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0A24E7D" w14:textId="4F4DB14A" w:rsidR="00BA6FA1" w:rsidRDefault="00C56C60">
      <w:pPr>
        <w:spacing w:line="360" w:lineRule="auto"/>
        <w:jc w:val="center"/>
        <w:rPr>
          <w:rFonts w:ascii="Arial" w:hAnsi="Arial" w:cs="Arial"/>
          <w:sz w:val="22"/>
          <w:szCs w:val="22"/>
          <w:lang w:val="es-VE" w:eastAsia="es-ES"/>
        </w:rPr>
      </w:pPr>
      <w:r>
        <w:rPr>
          <w:noProof/>
        </w:rPr>
        <w:drawing>
          <wp:inline distT="0" distB="0" distL="0" distR="0" wp14:anchorId="54D04A2A" wp14:editId="605D9266">
            <wp:extent cx="885494" cy="830580"/>
            <wp:effectExtent l="0" t="0" r="0" b="0"/>
            <wp:docPr id="14" name="Picture 14"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3586" cy="838170"/>
                    </a:xfrm>
                    <a:prstGeom prst="rect">
                      <a:avLst/>
                    </a:prstGeom>
                    <a:noFill/>
                    <a:ln>
                      <a:noFill/>
                    </a:ln>
                  </pic:spPr>
                </pic:pic>
              </a:graphicData>
            </a:graphic>
          </wp:inline>
        </w:drawing>
      </w:r>
    </w:p>
    <w:p w14:paraId="30A24E7E" w14:textId="77777777" w:rsidR="00BA6FA1" w:rsidRDefault="00BA6FA1">
      <w:pPr>
        <w:spacing w:line="360" w:lineRule="auto"/>
        <w:jc w:val="center"/>
        <w:rPr>
          <w:rFonts w:ascii="Arial" w:hAnsi="Arial" w:cs="Arial"/>
          <w:b/>
          <w:sz w:val="22"/>
          <w:szCs w:val="22"/>
        </w:rPr>
      </w:pPr>
    </w:p>
    <w:p w14:paraId="30A24E7F" w14:textId="77777777" w:rsidR="00BA6FA1" w:rsidRDefault="00BA6FA1">
      <w:pPr>
        <w:spacing w:line="360" w:lineRule="auto"/>
        <w:jc w:val="center"/>
        <w:rPr>
          <w:rFonts w:ascii="Arial" w:hAnsi="Arial" w:cs="Arial"/>
          <w:b/>
          <w:sz w:val="22"/>
          <w:szCs w:val="22"/>
        </w:rPr>
      </w:pPr>
    </w:p>
    <w:p w14:paraId="30A24E80" w14:textId="77777777" w:rsidR="00BA6FA1" w:rsidRDefault="00BA6FA1">
      <w:pPr>
        <w:spacing w:line="360" w:lineRule="auto"/>
        <w:jc w:val="center"/>
        <w:rPr>
          <w:rFonts w:ascii="Arial" w:hAnsi="Arial" w:cs="Arial"/>
          <w:b/>
          <w:sz w:val="22"/>
          <w:szCs w:val="22"/>
        </w:rPr>
      </w:pPr>
    </w:p>
    <w:p w14:paraId="30A24E81" w14:textId="77777777"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14:paraId="30A24E82" w14:textId="77777777"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14:paraId="30A24E83" w14:textId="77777777"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14:paraId="30A24E84" w14:textId="77777777"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14:paraId="30A24E85" w14:textId="77777777" w:rsidR="00BA6FA1" w:rsidRDefault="00BA6FA1">
      <w:pPr>
        <w:spacing w:line="360" w:lineRule="auto"/>
        <w:jc w:val="center"/>
        <w:rPr>
          <w:rFonts w:ascii="Arial" w:hAnsi="Arial" w:cs="Arial"/>
          <w:b/>
          <w:sz w:val="22"/>
          <w:szCs w:val="22"/>
        </w:rPr>
      </w:pPr>
    </w:p>
    <w:p w14:paraId="30A24E86" w14:textId="77777777" w:rsidR="00BA6FA1" w:rsidRDefault="00BA6FA1">
      <w:pPr>
        <w:spacing w:line="360" w:lineRule="auto"/>
        <w:jc w:val="both"/>
        <w:rPr>
          <w:rFonts w:ascii="Arial" w:hAnsi="Arial" w:cs="Arial"/>
          <w:b/>
          <w:sz w:val="22"/>
          <w:szCs w:val="22"/>
        </w:rPr>
      </w:pPr>
    </w:p>
    <w:p w14:paraId="30A24E87" w14:textId="77777777" w:rsidR="00BA6FA1" w:rsidRDefault="00BA6FA1">
      <w:pPr>
        <w:spacing w:line="360" w:lineRule="auto"/>
        <w:jc w:val="both"/>
        <w:rPr>
          <w:rFonts w:ascii="Arial" w:hAnsi="Arial" w:cs="Arial"/>
          <w:b/>
          <w:sz w:val="22"/>
          <w:szCs w:val="22"/>
        </w:rPr>
      </w:pPr>
    </w:p>
    <w:p w14:paraId="30A24E88" w14:textId="77777777" w:rsidR="00BA6FA1" w:rsidRDefault="00BA6FA1">
      <w:pPr>
        <w:spacing w:line="360" w:lineRule="auto"/>
        <w:jc w:val="both"/>
        <w:rPr>
          <w:rFonts w:ascii="Arial" w:hAnsi="Arial" w:cs="Arial"/>
          <w:b/>
          <w:sz w:val="22"/>
          <w:szCs w:val="22"/>
        </w:rPr>
      </w:pPr>
    </w:p>
    <w:p w14:paraId="30A24E8B" w14:textId="754791DE" w:rsidR="00BA6FA1" w:rsidRDefault="00353401">
      <w:pPr>
        <w:spacing w:line="360" w:lineRule="auto"/>
        <w:jc w:val="center"/>
        <w:rPr>
          <w:rFonts w:ascii="Arial" w:eastAsia="Arial" w:hAnsi="Arial" w:cs="Arial"/>
          <w:b/>
          <w:sz w:val="22"/>
          <w:szCs w:val="22"/>
        </w:rPr>
        <w:pPrChange w:id="0" w:author="Carlos Abaffy" w:date="2018-10-08T15:44:00Z">
          <w:pPr>
            <w:spacing w:line="360" w:lineRule="auto"/>
          </w:pPr>
        </w:pPrChange>
      </w:pPr>
      <w:r>
        <w:rPr>
          <w:rFonts w:ascii="Arial" w:hAnsi="Arial" w:cs="Arial"/>
          <w:b/>
          <w:szCs w:val="22"/>
          <w:lang w:val="es-VE"/>
        </w:rPr>
        <w:t>SISTEMA DE FORMULACION PRESUPUESTARIA (SIFORPRE) PARA LA GERENCIA DE PLANIFICACION DE MADERAS DEL ORINOCO, C.A.</w:t>
      </w:r>
    </w:p>
    <w:p w14:paraId="30A24E8C" w14:textId="77777777" w:rsidR="00BA6FA1" w:rsidRDefault="00BA6FA1">
      <w:pPr>
        <w:spacing w:line="360" w:lineRule="auto"/>
        <w:jc w:val="center"/>
        <w:rPr>
          <w:rFonts w:ascii="Arial" w:hAnsi="Arial" w:cs="Arial"/>
          <w:sz w:val="22"/>
          <w:szCs w:val="22"/>
          <w:lang w:val="es-VE"/>
        </w:rPr>
      </w:pPr>
      <w:r>
        <w:rPr>
          <w:rFonts w:ascii="Arial" w:eastAsia="Arial" w:hAnsi="Arial" w:cs="Arial"/>
          <w:b/>
          <w:sz w:val="22"/>
          <w:szCs w:val="22"/>
        </w:rPr>
        <w:t xml:space="preserve"> </w:t>
      </w:r>
    </w:p>
    <w:p w14:paraId="30A24E8D" w14:textId="77777777" w:rsidR="00BA6FA1" w:rsidRDefault="00BA6FA1">
      <w:pPr>
        <w:spacing w:line="360" w:lineRule="auto"/>
        <w:jc w:val="both"/>
        <w:rPr>
          <w:rFonts w:ascii="Arial" w:hAnsi="Arial" w:cs="Arial"/>
          <w:sz w:val="22"/>
          <w:szCs w:val="22"/>
          <w:lang w:val="es-VE"/>
        </w:rPr>
      </w:pPr>
    </w:p>
    <w:p w14:paraId="30A24E8E" w14:textId="77777777" w:rsidR="00BA6FA1" w:rsidRDefault="00BA6FA1">
      <w:pPr>
        <w:spacing w:line="360" w:lineRule="auto"/>
        <w:jc w:val="both"/>
        <w:rPr>
          <w:rFonts w:ascii="Arial" w:hAnsi="Arial" w:cs="Arial"/>
          <w:sz w:val="22"/>
          <w:szCs w:val="22"/>
          <w:lang w:val="es-VE"/>
        </w:rPr>
      </w:pPr>
    </w:p>
    <w:p w14:paraId="30A24E8F" w14:textId="77777777" w:rsidR="00BA6FA1" w:rsidRDefault="00BA6FA1">
      <w:pPr>
        <w:spacing w:line="360" w:lineRule="auto"/>
        <w:jc w:val="both"/>
        <w:rPr>
          <w:rFonts w:ascii="Arial" w:hAnsi="Arial" w:cs="Arial"/>
          <w:sz w:val="22"/>
          <w:szCs w:val="22"/>
          <w:lang w:val="es-VE"/>
        </w:rPr>
      </w:pPr>
    </w:p>
    <w:p w14:paraId="30A24E90" w14:textId="77777777" w:rsidR="00BA6FA1" w:rsidRDefault="00BA6FA1">
      <w:pPr>
        <w:spacing w:line="360" w:lineRule="auto"/>
        <w:jc w:val="both"/>
        <w:rPr>
          <w:rFonts w:ascii="Arial" w:hAnsi="Arial" w:cs="Arial"/>
          <w:sz w:val="22"/>
          <w:szCs w:val="22"/>
          <w:lang w:val="es-VE"/>
        </w:rPr>
      </w:pPr>
    </w:p>
    <w:p w14:paraId="30A24E91" w14:textId="77777777" w:rsidR="00BA6FA1" w:rsidRDefault="00BA6FA1">
      <w:pPr>
        <w:spacing w:line="360" w:lineRule="auto"/>
        <w:jc w:val="both"/>
        <w:rPr>
          <w:rFonts w:ascii="Arial" w:hAnsi="Arial" w:cs="Arial"/>
          <w:sz w:val="22"/>
          <w:szCs w:val="22"/>
          <w:lang w:val="es-VE"/>
        </w:rPr>
      </w:pPr>
    </w:p>
    <w:p w14:paraId="30A24E92" w14:textId="77777777" w:rsidR="00BA6FA1" w:rsidRDefault="00BA6FA1">
      <w:pPr>
        <w:spacing w:line="360" w:lineRule="auto"/>
        <w:jc w:val="right"/>
        <w:rPr>
          <w:rFonts w:ascii="Arial" w:hAnsi="Arial" w:cs="Arial"/>
          <w:sz w:val="22"/>
          <w:szCs w:val="22"/>
        </w:rPr>
      </w:pPr>
      <w:r>
        <w:rPr>
          <w:rFonts w:ascii="Arial" w:hAnsi="Arial" w:cs="Arial"/>
          <w:b/>
          <w:sz w:val="22"/>
          <w:szCs w:val="22"/>
        </w:rPr>
        <w:t xml:space="preserve">Elaborado por: </w:t>
      </w:r>
    </w:p>
    <w:p w14:paraId="30A24E93" w14:textId="77777777" w:rsidR="00BA6FA1" w:rsidRPr="008B1888" w:rsidRDefault="00353401">
      <w:pPr>
        <w:spacing w:line="360" w:lineRule="auto"/>
        <w:jc w:val="right"/>
        <w:rPr>
          <w:rFonts w:ascii="Arial" w:hAnsi="Arial" w:cs="Arial"/>
          <w:sz w:val="22"/>
          <w:szCs w:val="22"/>
        </w:rPr>
      </w:pPr>
      <w:r w:rsidRPr="008B1888">
        <w:rPr>
          <w:rFonts w:ascii="Arial" w:hAnsi="Arial" w:cs="Arial"/>
          <w:sz w:val="22"/>
          <w:szCs w:val="22"/>
        </w:rPr>
        <w:t>Br. Johans J Cedeño R.</w:t>
      </w:r>
    </w:p>
    <w:p w14:paraId="30A24E94" w14:textId="77777777" w:rsidR="00BA6FA1" w:rsidRDefault="00BA6FA1">
      <w:pPr>
        <w:spacing w:line="360" w:lineRule="auto"/>
        <w:jc w:val="right"/>
        <w:rPr>
          <w:rFonts w:ascii="Arial" w:hAnsi="Arial" w:cs="Arial"/>
          <w:sz w:val="22"/>
          <w:szCs w:val="22"/>
          <w:lang w:val="es-VE"/>
        </w:rPr>
      </w:pPr>
      <w:r>
        <w:rPr>
          <w:rFonts w:ascii="Arial" w:hAnsi="Arial" w:cs="Arial"/>
          <w:sz w:val="22"/>
          <w:szCs w:val="22"/>
        </w:rPr>
        <w:t xml:space="preserve">C.I. </w:t>
      </w:r>
      <w:r w:rsidR="00353401">
        <w:rPr>
          <w:rFonts w:ascii="Arial" w:hAnsi="Arial" w:cs="Arial"/>
          <w:sz w:val="22"/>
          <w:szCs w:val="22"/>
        </w:rPr>
        <w:t>25.083.548</w:t>
      </w:r>
      <w:r>
        <w:rPr>
          <w:rFonts w:ascii="Arial" w:hAnsi="Arial" w:cs="Arial"/>
          <w:sz w:val="22"/>
          <w:szCs w:val="22"/>
        </w:rPr>
        <w:t>.</w:t>
      </w:r>
    </w:p>
    <w:p w14:paraId="30A24E95" w14:textId="77777777" w:rsidR="00BA6FA1" w:rsidRDefault="00BA6FA1">
      <w:pPr>
        <w:spacing w:line="360" w:lineRule="auto"/>
        <w:jc w:val="both"/>
        <w:rPr>
          <w:rFonts w:ascii="Arial" w:hAnsi="Arial" w:cs="Arial"/>
          <w:sz w:val="22"/>
          <w:szCs w:val="22"/>
          <w:lang w:val="es-VE"/>
        </w:rPr>
      </w:pPr>
    </w:p>
    <w:p w14:paraId="30A24E96" w14:textId="77777777" w:rsidR="00BA6FA1" w:rsidRDefault="00BA6FA1">
      <w:pPr>
        <w:spacing w:line="360" w:lineRule="auto"/>
        <w:jc w:val="center"/>
        <w:rPr>
          <w:rFonts w:ascii="Arial" w:hAnsi="Arial" w:cs="Arial"/>
          <w:sz w:val="22"/>
          <w:szCs w:val="22"/>
        </w:rPr>
      </w:pPr>
    </w:p>
    <w:p w14:paraId="30A24E97" w14:textId="77777777" w:rsidR="00353401" w:rsidRDefault="00353401">
      <w:pPr>
        <w:spacing w:line="360" w:lineRule="auto"/>
        <w:jc w:val="center"/>
        <w:rPr>
          <w:rFonts w:ascii="Arial" w:hAnsi="Arial" w:cs="Arial"/>
          <w:sz w:val="22"/>
          <w:szCs w:val="22"/>
        </w:rPr>
      </w:pPr>
    </w:p>
    <w:p w14:paraId="30A24E98" w14:textId="77777777" w:rsidR="00BA6FA1" w:rsidRDefault="00BA6FA1">
      <w:pPr>
        <w:spacing w:line="360" w:lineRule="auto"/>
        <w:jc w:val="cente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14:paraId="30A24E99" w14:textId="77777777" w:rsidR="00353401" w:rsidRDefault="00353401">
      <w:pPr>
        <w:spacing w:line="360" w:lineRule="auto"/>
        <w:jc w:val="center"/>
        <w:rPr>
          <w:rFonts w:ascii="Arial" w:hAnsi="Arial" w:cs="Arial"/>
          <w:b/>
          <w:sz w:val="22"/>
          <w:szCs w:val="22"/>
          <w:lang w:eastAsia="es-ES"/>
        </w:rPr>
      </w:pPr>
    </w:p>
    <w:p w14:paraId="30A24E9A" w14:textId="6267E994" w:rsidR="00BA6FA1" w:rsidRDefault="00962E4C">
      <w:pPr>
        <w:spacing w:line="360" w:lineRule="auto"/>
        <w:jc w:val="center"/>
        <w:rPr>
          <w:rFonts w:ascii="Arial" w:hAnsi="Arial" w:cs="Arial"/>
          <w:b/>
          <w:sz w:val="22"/>
          <w:szCs w:val="22"/>
          <w:lang w:eastAsia="es-ES"/>
        </w:rPr>
      </w:pPr>
      <w:r>
        <w:rPr>
          <w:noProof/>
        </w:rPr>
        <w:lastRenderedPageBreak/>
        <w:drawing>
          <wp:inline distT="0" distB="0" distL="0" distR="0" wp14:anchorId="2B1093D4" wp14:editId="7E642A86">
            <wp:extent cx="982980" cy="922020"/>
            <wp:effectExtent l="0" t="0" r="0" b="0"/>
            <wp:docPr id="20" name="Picture 20" descr="https://lh6.googleusercontent.com/sWOMcyD2OBiW3jswZRE9WvkC6fkj3bDzfNjyHo-jrw4zt60CJBweroMM1GIqHJTWJNMrwcEpXpW4OaBPjXrvaxBNGCaRkcWf_QE-c-G6V2rQa8EL8a8N46EFyhSH5fagrCqThgGS3g_l22Q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WOMcyD2OBiW3jswZRE9WvkC6fkj3bDzfNjyHo-jrw4zt60CJBweroMM1GIqHJTWJNMrwcEpXpW4OaBPjXrvaxBNGCaRkcWf_QE-c-G6V2rQa8EL8a8N46EFyhSH5fagrCqThgGS3g_l22QK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2980" cy="922020"/>
                    </a:xfrm>
                    <a:prstGeom prst="rect">
                      <a:avLst/>
                    </a:prstGeom>
                    <a:noFill/>
                    <a:ln>
                      <a:noFill/>
                    </a:ln>
                  </pic:spPr>
                </pic:pic>
              </a:graphicData>
            </a:graphic>
          </wp:inline>
        </w:drawing>
      </w:r>
    </w:p>
    <w:p w14:paraId="30A24E9B" w14:textId="77777777" w:rsidR="00BA6FA1" w:rsidRDefault="00BA6FA1">
      <w:pPr>
        <w:spacing w:line="360" w:lineRule="auto"/>
        <w:jc w:val="center"/>
        <w:rPr>
          <w:rFonts w:ascii="Arial" w:hAnsi="Arial" w:cs="Arial"/>
          <w:b/>
          <w:sz w:val="22"/>
          <w:szCs w:val="22"/>
        </w:rPr>
      </w:pPr>
    </w:p>
    <w:p w14:paraId="30A24E9C" w14:textId="77777777" w:rsidR="00BA6FA1" w:rsidRDefault="00BA6FA1">
      <w:pPr>
        <w:spacing w:line="360" w:lineRule="auto"/>
        <w:jc w:val="center"/>
        <w:rPr>
          <w:rFonts w:ascii="Arial" w:hAnsi="Arial" w:cs="Arial"/>
          <w:b/>
          <w:sz w:val="22"/>
          <w:szCs w:val="22"/>
        </w:rPr>
      </w:pPr>
    </w:p>
    <w:p w14:paraId="30A24E9D" w14:textId="77777777" w:rsidR="00BA6FA1" w:rsidRDefault="00BA6FA1">
      <w:pPr>
        <w:spacing w:line="360" w:lineRule="auto"/>
        <w:jc w:val="center"/>
        <w:rPr>
          <w:rFonts w:ascii="Arial" w:hAnsi="Arial" w:cs="Arial"/>
          <w:b/>
          <w:sz w:val="22"/>
          <w:szCs w:val="22"/>
        </w:rPr>
      </w:pPr>
    </w:p>
    <w:p w14:paraId="30A24E9E" w14:textId="77777777"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14:paraId="30A24E9F" w14:textId="77777777"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14:paraId="30A24EA0" w14:textId="77777777"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14:paraId="30A24EA1" w14:textId="77777777" w:rsidR="00BA6FA1" w:rsidRDefault="00BA6FA1">
      <w:pPr>
        <w:spacing w:line="360" w:lineRule="auto"/>
        <w:jc w:val="center"/>
        <w:rPr>
          <w:rFonts w:ascii="Arial" w:hAnsi="Arial" w:cs="Arial"/>
          <w:b/>
          <w:sz w:val="22"/>
          <w:szCs w:val="22"/>
        </w:rPr>
      </w:pPr>
      <w:r>
        <w:rPr>
          <w:rFonts w:ascii="Arial" w:hAnsi="Arial" w:cs="Arial"/>
          <w:b/>
          <w:sz w:val="22"/>
          <w:szCs w:val="22"/>
        </w:rPr>
        <w:t xml:space="preserve">COORDINACIÓN DE </w:t>
      </w:r>
      <w:r w:rsidR="00353401">
        <w:rPr>
          <w:rFonts w:ascii="Arial" w:hAnsi="Arial" w:cs="Arial"/>
          <w:b/>
          <w:sz w:val="22"/>
          <w:szCs w:val="22"/>
        </w:rPr>
        <w:t>PASANTIAS</w:t>
      </w:r>
    </w:p>
    <w:p w14:paraId="30A24EA2" w14:textId="77777777" w:rsidR="00BA6FA1" w:rsidRDefault="00BA6FA1">
      <w:pPr>
        <w:spacing w:line="360" w:lineRule="auto"/>
        <w:jc w:val="center"/>
        <w:rPr>
          <w:rFonts w:ascii="Arial" w:hAnsi="Arial" w:cs="Arial"/>
          <w:b/>
          <w:sz w:val="22"/>
          <w:szCs w:val="22"/>
        </w:rPr>
      </w:pPr>
    </w:p>
    <w:p w14:paraId="30A24EA3" w14:textId="77777777" w:rsidR="00BA6FA1" w:rsidRDefault="00BA6FA1">
      <w:pPr>
        <w:spacing w:line="360" w:lineRule="auto"/>
        <w:jc w:val="both"/>
        <w:rPr>
          <w:rFonts w:ascii="Arial" w:hAnsi="Arial" w:cs="Arial"/>
          <w:b/>
          <w:sz w:val="22"/>
          <w:szCs w:val="22"/>
        </w:rPr>
      </w:pPr>
    </w:p>
    <w:p w14:paraId="30A24EA4" w14:textId="77777777" w:rsidR="00BA6FA1" w:rsidRDefault="00BA6FA1">
      <w:pPr>
        <w:spacing w:line="360" w:lineRule="auto"/>
        <w:jc w:val="both"/>
        <w:rPr>
          <w:rFonts w:ascii="Arial" w:hAnsi="Arial" w:cs="Arial"/>
          <w:b/>
          <w:sz w:val="22"/>
          <w:szCs w:val="22"/>
        </w:rPr>
      </w:pPr>
    </w:p>
    <w:p w14:paraId="30A24EA8" w14:textId="77777777" w:rsidR="00353401" w:rsidRDefault="00353401">
      <w:pPr>
        <w:spacing w:line="360" w:lineRule="auto"/>
        <w:jc w:val="center"/>
        <w:rPr>
          <w:rFonts w:ascii="Arial" w:eastAsia="Arial" w:hAnsi="Arial" w:cs="Arial"/>
          <w:b/>
          <w:sz w:val="22"/>
          <w:szCs w:val="22"/>
        </w:rPr>
        <w:pPrChange w:id="1" w:author="Carlos Abaffy" w:date="2018-10-08T15:44:00Z">
          <w:pPr>
            <w:spacing w:line="360" w:lineRule="auto"/>
          </w:pPr>
        </w:pPrChange>
      </w:pPr>
      <w:r>
        <w:rPr>
          <w:rFonts w:ascii="Arial" w:hAnsi="Arial" w:cs="Arial"/>
          <w:b/>
          <w:szCs w:val="22"/>
          <w:lang w:val="es-VE"/>
        </w:rPr>
        <w:t>SISTEMA DE FORMULACION PRESUPUESTARIA (SIFORPRE) PARA LA GERENCIA DE PLANIFICACION DE MADERAS DEL ORINOCO, C.A.</w:t>
      </w:r>
    </w:p>
    <w:p w14:paraId="30A24EA9" w14:textId="77777777" w:rsidR="00BA6FA1" w:rsidRDefault="00BA6FA1">
      <w:pPr>
        <w:spacing w:line="360" w:lineRule="auto"/>
        <w:jc w:val="center"/>
        <w:rPr>
          <w:rFonts w:ascii="Arial" w:hAnsi="Arial" w:cs="Arial"/>
          <w:sz w:val="22"/>
          <w:szCs w:val="22"/>
        </w:rPr>
      </w:pPr>
      <w:r>
        <w:rPr>
          <w:rFonts w:ascii="Arial" w:hAnsi="Arial" w:cs="Arial"/>
          <w:sz w:val="22"/>
        </w:rPr>
        <w:t>Informe de Pasantía, presentado como requisito que establece la Institución para optar por el Título de Ingeniero en Informática.</w:t>
      </w:r>
    </w:p>
    <w:p w14:paraId="30A24EAA" w14:textId="77777777" w:rsidR="00BA6FA1" w:rsidRDefault="00BA6FA1">
      <w:pPr>
        <w:spacing w:line="360" w:lineRule="auto"/>
        <w:jc w:val="both"/>
        <w:rPr>
          <w:rFonts w:ascii="Arial" w:hAnsi="Arial" w:cs="Arial"/>
          <w:sz w:val="22"/>
          <w:szCs w:val="22"/>
        </w:rPr>
      </w:pPr>
    </w:p>
    <w:p w14:paraId="30A24EAB" w14:textId="77777777" w:rsidR="00BA6FA1" w:rsidRDefault="00BA6FA1">
      <w:pPr>
        <w:spacing w:line="360" w:lineRule="auto"/>
        <w:jc w:val="both"/>
        <w:rPr>
          <w:rFonts w:ascii="Arial" w:hAnsi="Arial" w:cs="Arial"/>
          <w:sz w:val="22"/>
          <w:szCs w:val="22"/>
          <w:lang w:val="es-VE"/>
        </w:rPr>
      </w:pPr>
    </w:p>
    <w:p w14:paraId="30A24EAC" w14:textId="77777777" w:rsidR="00BA6FA1" w:rsidRDefault="00BA6FA1">
      <w:pPr>
        <w:spacing w:line="360" w:lineRule="auto"/>
        <w:jc w:val="both"/>
        <w:rPr>
          <w:rFonts w:ascii="Arial" w:hAnsi="Arial" w:cs="Arial"/>
          <w:sz w:val="22"/>
          <w:szCs w:val="22"/>
          <w:lang w:val="es-VE"/>
        </w:rPr>
      </w:pPr>
    </w:p>
    <w:p w14:paraId="30A24EAD" w14:textId="77777777" w:rsidR="00BA6FA1" w:rsidRDefault="00BA6FA1">
      <w:pPr>
        <w:spacing w:line="360" w:lineRule="auto"/>
        <w:jc w:val="both"/>
        <w:rPr>
          <w:rFonts w:ascii="Arial" w:hAnsi="Arial" w:cs="Arial"/>
          <w:sz w:val="22"/>
          <w:szCs w:val="22"/>
          <w:lang w:val="es-VE"/>
        </w:rPr>
      </w:pPr>
    </w:p>
    <w:p w14:paraId="30A24EAE" w14:textId="77777777" w:rsidR="00BA6FA1" w:rsidRDefault="00BA6FA1">
      <w:pPr>
        <w:spacing w:line="360" w:lineRule="auto"/>
        <w:jc w:val="both"/>
        <w:rPr>
          <w:rFonts w:ascii="Arial" w:hAnsi="Arial" w:cs="Arial"/>
          <w:sz w:val="22"/>
          <w:szCs w:val="22"/>
          <w:lang w:val="es-VE"/>
        </w:rPr>
      </w:pPr>
    </w:p>
    <w:p w14:paraId="30A24EAF" w14:textId="77777777" w:rsidR="00BA6FA1" w:rsidRDefault="00BA6FA1">
      <w:pPr>
        <w:spacing w:line="360" w:lineRule="auto"/>
        <w:jc w:val="both"/>
        <w:rPr>
          <w:rFonts w:ascii="Arial" w:hAnsi="Arial" w:cs="Arial"/>
          <w:sz w:val="22"/>
          <w:szCs w:val="22"/>
        </w:rPr>
      </w:pPr>
      <w:r>
        <w:rPr>
          <w:rFonts w:ascii="Arial" w:hAnsi="Arial" w:cs="Arial"/>
          <w:b/>
          <w:sz w:val="22"/>
          <w:szCs w:val="22"/>
        </w:rPr>
        <w:t xml:space="preserve">Tutor Académico:                                                                               Elaborado por: </w:t>
      </w:r>
    </w:p>
    <w:p w14:paraId="30A24EB0" w14:textId="1E2E5B3D" w:rsidR="00BA6FA1" w:rsidRDefault="00BA6FA1">
      <w:pPr>
        <w:spacing w:line="360" w:lineRule="auto"/>
        <w:jc w:val="both"/>
        <w:rPr>
          <w:rFonts w:ascii="Arial" w:hAnsi="Arial" w:cs="Arial"/>
          <w:sz w:val="22"/>
          <w:szCs w:val="22"/>
          <w:lang w:val="es-VE"/>
        </w:rPr>
      </w:pPr>
      <w:r>
        <w:rPr>
          <w:rFonts w:ascii="Arial" w:hAnsi="Arial" w:cs="Arial"/>
          <w:sz w:val="22"/>
          <w:szCs w:val="22"/>
        </w:rPr>
        <w:t>Ing.</w:t>
      </w:r>
      <w:r w:rsidR="00FE2F24">
        <w:rPr>
          <w:rFonts w:ascii="Arial" w:hAnsi="Arial" w:cs="Arial"/>
          <w:sz w:val="22"/>
          <w:szCs w:val="22"/>
        </w:rPr>
        <w:t xml:space="preserve"> Carlos Abaffy</w:t>
      </w:r>
      <w:r w:rsidR="00353401">
        <w:rPr>
          <w:rFonts w:ascii="Arial" w:hAnsi="Arial" w:cs="Arial"/>
          <w:sz w:val="22"/>
          <w:szCs w:val="22"/>
        </w:rPr>
        <w:tab/>
      </w:r>
      <w:r w:rsidR="00353401">
        <w:rPr>
          <w:rFonts w:ascii="Arial" w:hAnsi="Arial" w:cs="Arial"/>
          <w:sz w:val="22"/>
          <w:szCs w:val="22"/>
        </w:rPr>
        <w:tab/>
      </w:r>
      <w:r>
        <w:rPr>
          <w:rFonts w:ascii="Arial" w:hAnsi="Arial" w:cs="Arial"/>
          <w:sz w:val="22"/>
          <w:szCs w:val="22"/>
        </w:rPr>
        <w:t xml:space="preserve">                                                  </w:t>
      </w:r>
      <w:r w:rsidR="00353401">
        <w:rPr>
          <w:rFonts w:ascii="Arial" w:hAnsi="Arial" w:cs="Arial"/>
          <w:sz w:val="22"/>
          <w:szCs w:val="22"/>
        </w:rPr>
        <w:t>Br. Johans J Cedeño R.</w:t>
      </w:r>
    </w:p>
    <w:p w14:paraId="30A24EB1" w14:textId="77777777" w:rsidR="00BA6FA1" w:rsidRDefault="00BA6FA1">
      <w:pPr>
        <w:spacing w:line="360" w:lineRule="auto"/>
        <w:jc w:val="both"/>
        <w:rPr>
          <w:rFonts w:ascii="Arial" w:hAnsi="Arial" w:cs="Arial"/>
          <w:sz w:val="22"/>
          <w:szCs w:val="22"/>
          <w:lang w:val="es-VE"/>
        </w:rPr>
      </w:pPr>
    </w:p>
    <w:p w14:paraId="30A24EB2" w14:textId="77777777" w:rsidR="00BA6FA1" w:rsidRDefault="00BA6FA1">
      <w:pPr>
        <w:spacing w:line="360" w:lineRule="auto"/>
        <w:jc w:val="both"/>
        <w:rPr>
          <w:rFonts w:ascii="Arial" w:hAnsi="Arial" w:cs="Arial"/>
          <w:sz w:val="22"/>
          <w:szCs w:val="22"/>
          <w:lang w:val="es-VE"/>
        </w:rPr>
      </w:pPr>
      <w:r>
        <w:rPr>
          <w:rFonts w:ascii="Arial" w:hAnsi="Arial" w:cs="Arial"/>
          <w:b/>
          <w:sz w:val="22"/>
          <w:szCs w:val="22"/>
          <w:lang w:val="es-VE"/>
        </w:rPr>
        <w:t>Tutor Industrial:</w:t>
      </w:r>
    </w:p>
    <w:p w14:paraId="30A24EB3" w14:textId="77777777" w:rsidR="00BA6FA1" w:rsidRDefault="00BA6FA1">
      <w:pPr>
        <w:spacing w:line="360" w:lineRule="auto"/>
        <w:jc w:val="both"/>
        <w:rPr>
          <w:rFonts w:ascii="Arial" w:hAnsi="Arial" w:cs="Arial"/>
          <w:sz w:val="22"/>
          <w:szCs w:val="22"/>
        </w:rPr>
      </w:pPr>
      <w:r>
        <w:rPr>
          <w:rFonts w:ascii="Arial" w:hAnsi="Arial" w:cs="Arial"/>
          <w:sz w:val="22"/>
          <w:szCs w:val="22"/>
          <w:lang w:val="es-VE"/>
        </w:rPr>
        <w:t xml:space="preserve">Ing. </w:t>
      </w:r>
      <w:r w:rsidR="00353401">
        <w:rPr>
          <w:rFonts w:ascii="Arial" w:hAnsi="Arial" w:cs="Arial"/>
          <w:sz w:val="22"/>
          <w:szCs w:val="22"/>
          <w:lang w:val="es-VE"/>
        </w:rPr>
        <w:t>Desiree Brito</w:t>
      </w:r>
    </w:p>
    <w:p w14:paraId="30A24EB4" w14:textId="77777777" w:rsidR="00BA6FA1" w:rsidRDefault="00BA6FA1">
      <w:pPr>
        <w:spacing w:line="360" w:lineRule="auto"/>
        <w:jc w:val="center"/>
        <w:rPr>
          <w:rFonts w:ascii="Arial" w:hAnsi="Arial" w:cs="Arial"/>
          <w:sz w:val="22"/>
          <w:szCs w:val="22"/>
        </w:rPr>
      </w:pPr>
    </w:p>
    <w:p w14:paraId="30A24EB5" w14:textId="77777777"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w:t>
      </w:r>
      <w:r>
        <w:rPr>
          <w:rFonts w:ascii="Arial" w:hAnsi="Arial" w:cs="Arial"/>
          <w:b/>
          <w:sz w:val="22"/>
          <w:szCs w:val="22"/>
        </w:rPr>
        <w:t xml:space="preserve"> de 20</w:t>
      </w:r>
      <w:r w:rsidR="00353401">
        <w:rPr>
          <w:rFonts w:ascii="Arial" w:hAnsi="Arial" w:cs="Arial"/>
          <w:b/>
          <w:sz w:val="22"/>
          <w:szCs w:val="22"/>
        </w:rPr>
        <w:t>18.</w:t>
      </w:r>
    </w:p>
    <w:p w14:paraId="30A24EB6" w14:textId="77777777" w:rsidR="00BA6FA1" w:rsidRDefault="00BA6FA1">
      <w:pPr>
        <w:pStyle w:val="Sinespaciado"/>
        <w:spacing w:line="360" w:lineRule="auto"/>
        <w:jc w:val="center"/>
        <w:rPr>
          <w:rFonts w:ascii="Arial" w:hAnsi="Arial" w:cs="Arial"/>
          <w:b/>
        </w:rPr>
      </w:pPr>
    </w:p>
    <w:p w14:paraId="30A24EB7" w14:textId="77777777"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14:paraId="30A24EB8" w14:textId="77777777"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14:paraId="30A24EB9" w14:textId="77777777"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14:paraId="30A24EBA" w14:textId="77777777" w:rsidR="00BA6FA1" w:rsidRDefault="00BA6FA1">
      <w:pPr>
        <w:spacing w:line="360" w:lineRule="auto"/>
        <w:jc w:val="center"/>
        <w:rPr>
          <w:sz w:val="22"/>
          <w:szCs w:val="22"/>
        </w:rPr>
      </w:pPr>
      <w:r>
        <w:rPr>
          <w:rFonts w:ascii="Arial" w:hAnsi="Arial" w:cs="Arial"/>
          <w:b/>
          <w:sz w:val="22"/>
          <w:szCs w:val="22"/>
        </w:rPr>
        <w:t xml:space="preserve">COORDINACIÓN DE </w:t>
      </w:r>
      <w:r w:rsidR="00353401">
        <w:rPr>
          <w:rFonts w:ascii="Arial" w:hAnsi="Arial" w:cs="Arial"/>
          <w:b/>
          <w:sz w:val="22"/>
          <w:szCs w:val="22"/>
        </w:rPr>
        <w:t>PASANTIAS</w:t>
      </w:r>
    </w:p>
    <w:p w14:paraId="30A24EBB" w14:textId="77777777" w:rsidR="00BA6FA1" w:rsidRDefault="00BA6FA1">
      <w:pPr>
        <w:pStyle w:val="Ttulo1"/>
        <w:spacing w:before="0" w:after="0" w:line="360" w:lineRule="auto"/>
        <w:rPr>
          <w:sz w:val="22"/>
          <w:szCs w:val="22"/>
        </w:rPr>
      </w:pPr>
    </w:p>
    <w:p w14:paraId="30A24EBC" w14:textId="77777777" w:rsidR="00BA6FA1" w:rsidRDefault="00BA6FA1">
      <w:pPr>
        <w:spacing w:line="360" w:lineRule="auto"/>
        <w:rPr>
          <w:rFonts w:ascii="Arial" w:hAnsi="Arial" w:cs="Arial"/>
          <w:sz w:val="22"/>
          <w:szCs w:val="22"/>
          <w:lang w:eastAsia="es-ES"/>
        </w:rPr>
      </w:pPr>
    </w:p>
    <w:p w14:paraId="30A24EBD" w14:textId="77777777" w:rsidR="00BA6FA1" w:rsidRDefault="00BA6FA1">
      <w:pPr>
        <w:spacing w:line="360" w:lineRule="auto"/>
        <w:rPr>
          <w:rFonts w:ascii="Arial" w:hAnsi="Arial" w:cs="Arial"/>
          <w:sz w:val="22"/>
          <w:szCs w:val="22"/>
          <w:lang w:eastAsia="es-ES"/>
        </w:rPr>
      </w:pPr>
    </w:p>
    <w:p w14:paraId="30A24EBE" w14:textId="77777777" w:rsidR="00BA6FA1" w:rsidRDefault="00353401">
      <w:pPr>
        <w:pStyle w:val="Ttulo1"/>
        <w:tabs>
          <w:tab w:val="clear" w:pos="0"/>
        </w:tabs>
        <w:spacing w:before="0" w:after="0" w:line="360" w:lineRule="auto"/>
        <w:jc w:val="center"/>
        <w:rPr>
          <w:sz w:val="22"/>
          <w:szCs w:val="22"/>
          <w:lang w:eastAsia="es-ES"/>
        </w:rPr>
      </w:pPr>
      <w:bookmarkStart w:id="2" w:name="__RefHeading__1_1895054565"/>
      <w:bookmarkEnd w:id="2"/>
      <w:r>
        <w:rPr>
          <w:sz w:val="22"/>
          <w:szCs w:val="22"/>
        </w:rPr>
        <w:t>APROBACION DEL TUTOR ACADEMICO</w:t>
      </w:r>
    </w:p>
    <w:p w14:paraId="30A24EBF" w14:textId="77777777" w:rsidR="00BA6FA1" w:rsidRDefault="00BA6FA1">
      <w:pPr>
        <w:spacing w:line="360" w:lineRule="auto"/>
        <w:rPr>
          <w:rFonts w:ascii="Arial" w:hAnsi="Arial" w:cs="Arial"/>
          <w:sz w:val="22"/>
          <w:szCs w:val="22"/>
          <w:lang w:eastAsia="es-ES"/>
        </w:rPr>
      </w:pPr>
    </w:p>
    <w:p w14:paraId="30A24EC0" w14:textId="77777777" w:rsidR="00BA6FA1" w:rsidRDefault="00BA6FA1">
      <w:pPr>
        <w:spacing w:line="360" w:lineRule="auto"/>
        <w:rPr>
          <w:rFonts w:ascii="Arial" w:hAnsi="Arial" w:cs="Arial"/>
          <w:sz w:val="22"/>
          <w:szCs w:val="22"/>
          <w:lang w:eastAsia="es-ES"/>
        </w:rPr>
      </w:pPr>
    </w:p>
    <w:p w14:paraId="30A24EC1" w14:textId="77777777"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Académico, del Informe de Pasantía, presentado por </w:t>
      </w:r>
      <w:r w:rsidR="00353401">
        <w:rPr>
          <w:rFonts w:ascii="Arial" w:hAnsi="Arial" w:cs="Arial"/>
          <w:sz w:val="22"/>
          <w:szCs w:val="22"/>
        </w:rPr>
        <w:t>el</w:t>
      </w:r>
      <w:r>
        <w:rPr>
          <w:rFonts w:ascii="Arial" w:hAnsi="Arial" w:cs="Arial"/>
          <w:sz w:val="22"/>
          <w:szCs w:val="22"/>
        </w:rPr>
        <w:t xml:space="preserve"> </w:t>
      </w:r>
      <w:r w:rsidR="00353401">
        <w:rPr>
          <w:rFonts w:ascii="Arial" w:hAnsi="Arial" w:cs="Arial"/>
          <w:sz w:val="22"/>
          <w:szCs w:val="22"/>
        </w:rPr>
        <w:t>bachiller</w:t>
      </w:r>
      <w:r>
        <w:rPr>
          <w:rFonts w:ascii="Arial" w:hAnsi="Arial" w:cs="Arial"/>
          <w:sz w:val="22"/>
          <w:szCs w:val="22"/>
        </w:rPr>
        <w:t>:</w:t>
      </w:r>
      <w:r>
        <w:rPr>
          <w:rFonts w:ascii="Arial" w:hAnsi="Arial" w:cs="Arial"/>
          <w:sz w:val="22"/>
          <w:szCs w:val="22"/>
          <w:u w:val="single"/>
        </w:rPr>
        <w:t xml:space="preserve"> </w:t>
      </w:r>
      <w:r w:rsidR="00353401">
        <w:rPr>
          <w:rFonts w:ascii="Arial" w:hAnsi="Arial" w:cs="Arial"/>
          <w:b/>
          <w:i/>
          <w:sz w:val="22"/>
          <w:szCs w:val="22"/>
          <w:u w:val="single"/>
        </w:rPr>
        <w:t>Johans J Cedeño R</w:t>
      </w:r>
      <w:r>
        <w:rPr>
          <w:rFonts w:ascii="Arial" w:hAnsi="Arial" w:cs="Arial"/>
          <w:sz w:val="22"/>
          <w:szCs w:val="22"/>
        </w:rPr>
        <w:t xml:space="preserve">, titular de la Cédula de Identidad Nº </w:t>
      </w:r>
      <w:r>
        <w:rPr>
          <w:rFonts w:ascii="Arial" w:hAnsi="Arial" w:cs="Arial"/>
          <w:sz w:val="22"/>
          <w:szCs w:val="22"/>
          <w:u w:val="single"/>
        </w:rPr>
        <w:t xml:space="preserve"> </w:t>
      </w:r>
      <w:r w:rsidR="00353401">
        <w:rPr>
          <w:rFonts w:ascii="Arial" w:hAnsi="Arial" w:cs="Arial"/>
          <w:b/>
          <w:i/>
          <w:sz w:val="22"/>
          <w:szCs w:val="22"/>
          <w:u w:val="single"/>
        </w:rPr>
        <w:t>25.083.548</w:t>
      </w:r>
      <w:r>
        <w:rPr>
          <w:rFonts w:ascii="Arial" w:hAnsi="Arial" w:cs="Arial"/>
          <w:sz w:val="22"/>
          <w:szCs w:val="22"/>
        </w:rPr>
        <w:t xml:space="preserve">, para optar al Título de Ingeniero en Informática, correspondiente a la Fase de Ejecución de la pasantía profesional que se llevo a cabo en la empresa </w:t>
      </w:r>
      <w:r>
        <w:rPr>
          <w:rFonts w:ascii="Arial" w:hAnsi="Arial" w:cs="Arial"/>
          <w:b/>
          <w:i/>
          <w:sz w:val="22"/>
          <w:szCs w:val="22"/>
          <w:u w:val="single"/>
        </w:rPr>
        <w:t xml:space="preserve"> </w:t>
      </w:r>
      <w:r w:rsidR="00353401">
        <w:rPr>
          <w:rFonts w:ascii="Arial" w:hAnsi="Arial" w:cs="Arial"/>
          <w:b/>
          <w:i/>
          <w:sz w:val="22"/>
          <w:szCs w:val="22"/>
          <w:u w:val="single"/>
        </w:rPr>
        <w:t>MADERAS DEL ORINOCO, C.A</w:t>
      </w:r>
      <w:r>
        <w:rPr>
          <w:rFonts w:ascii="Arial" w:hAnsi="Arial" w:cs="Arial"/>
          <w:sz w:val="22"/>
          <w:szCs w:val="22"/>
        </w:rPr>
        <w:t xml:space="preserve"> considero que reúne los requisitos por reglamento respectivo, por lo que se da aprobación del mismo.  </w:t>
      </w:r>
    </w:p>
    <w:p w14:paraId="30A24EC2" w14:textId="77777777" w:rsidR="00BA6FA1" w:rsidRDefault="00BA6FA1">
      <w:pPr>
        <w:spacing w:line="360" w:lineRule="auto"/>
        <w:jc w:val="center"/>
        <w:rPr>
          <w:rFonts w:ascii="Arial" w:hAnsi="Arial" w:cs="Arial"/>
          <w:sz w:val="22"/>
          <w:szCs w:val="22"/>
        </w:rPr>
      </w:pPr>
    </w:p>
    <w:p w14:paraId="30A24EC3" w14:textId="77777777" w:rsidR="00BA6FA1" w:rsidRDefault="00BA6FA1">
      <w:pPr>
        <w:spacing w:line="360" w:lineRule="auto"/>
        <w:jc w:val="center"/>
        <w:rPr>
          <w:rFonts w:ascii="Arial" w:hAnsi="Arial" w:cs="Arial"/>
          <w:sz w:val="22"/>
          <w:szCs w:val="22"/>
        </w:rPr>
      </w:pPr>
    </w:p>
    <w:p w14:paraId="30A24EC4" w14:textId="77777777" w:rsidR="00BA6FA1" w:rsidRDefault="00BA6FA1">
      <w:pPr>
        <w:spacing w:line="360" w:lineRule="auto"/>
        <w:jc w:val="center"/>
        <w:rPr>
          <w:rFonts w:ascii="Arial" w:hAnsi="Arial" w:cs="Arial"/>
          <w:sz w:val="22"/>
          <w:szCs w:val="22"/>
        </w:rPr>
      </w:pPr>
    </w:p>
    <w:p w14:paraId="30A24EC5" w14:textId="77777777" w:rsidR="00BA6FA1" w:rsidRDefault="00BA6FA1">
      <w:pPr>
        <w:spacing w:line="360" w:lineRule="auto"/>
        <w:jc w:val="center"/>
        <w:rPr>
          <w:rFonts w:ascii="Arial" w:hAnsi="Arial" w:cs="Arial"/>
          <w:b/>
          <w:sz w:val="22"/>
          <w:szCs w:val="22"/>
        </w:rPr>
      </w:pPr>
      <w:r>
        <w:rPr>
          <w:rFonts w:ascii="Arial" w:hAnsi="Arial" w:cs="Arial"/>
          <w:sz w:val="22"/>
          <w:szCs w:val="22"/>
        </w:rPr>
        <w:t>Atentamente,</w:t>
      </w:r>
    </w:p>
    <w:p w14:paraId="30A24EC6" w14:textId="77777777" w:rsidR="00BA6FA1" w:rsidRDefault="00BA6FA1">
      <w:pPr>
        <w:spacing w:line="360" w:lineRule="auto"/>
        <w:jc w:val="center"/>
        <w:rPr>
          <w:rFonts w:ascii="Arial" w:hAnsi="Arial" w:cs="Arial"/>
          <w:b/>
          <w:sz w:val="22"/>
          <w:szCs w:val="22"/>
        </w:rPr>
      </w:pPr>
    </w:p>
    <w:p w14:paraId="30A24EC7" w14:textId="77777777" w:rsidR="00BA6FA1" w:rsidRDefault="00BA6FA1">
      <w:pPr>
        <w:spacing w:line="360" w:lineRule="auto"/>
        <w:jc w:val="center"/>
        <w:rPr>
          <w:rFonts w:ascii="Arial" w:hAnsi="Arial" w:cs="Arial"/>
          <w:b/>
          <w:sz w:val="22"/>
          <w:szCs w:val="22"/>
        </w:rPr>
      </w:pPr>
    </w:p>
    <w:p w14:paraId="30A24EC8" w14:textId="77777777" w:rsidR="00BA6FA1" w:rsidRDefault="00BA6FA1">
      <w:pPr>
        <w:spacing w:line="360" w:lineRule="auto"/>
        <w:jc w:val="center"/>
        <w:rPr>
          <w:rFonts w:ascii="Arial" w:hAnsi="Arial" w:cs="Arial"/>
          <w:b/>
          <w:sz w:val="22"/>
          <w:szCs w:val="22"/>
        </w:rPr>
      </w:pPr>
    </w:p>
    <w:tbl>
      <w:tblPr>
        <w:tblW w:w="0" w:type="auto"/>
        <w:tblLayout w:type="fixed"/>
        <w:tblLook w:val="0000" w:firstRow="0" w:lastRow="0" w:firstColumn="0" w:lastColumn="0" w:noHBand="0" w:noVBand="0"/>
      </w:tblPr>
      <w:tblGrid>
        <w:gridCol w:w="4205"/>
        <w:gridCol w:w="4206"/>
      </w:tblGrid>
      <w:tr w:rsidR="00BA6FA1" w14:paraId="30A24ED4" w14:textId="77777777">
        <w:tc>
          <w:tcPr>
            <w:tcW w:w="4205" w:type="dxa"/>
            <w:shd w:val="clear" w:color="auto" w:fill="auto"/>
          </w:tcPr>
          <w:p w14:paraId="30A24EC9" w14:textId="77777777" w:rsidR="00BA6FA1" w:rsidRDefault="00BA6FA1">
            <w:pPr>
              <w:spacing w:line="360" w:lineRule="auto"/>
              <w:jc w:val="center"/>
              <w:rPr>
                <w:rFonts w:ascii="Arial" w:hAnsi="Arial" w:cs="Arial"/>
                <w:b/>
                <w:sz w:val="22"/>
                <w:szCs w:val="22"/>
              </w:rPr>
            </w:pPr>
            <w:r>
              <w:rPr>
                <w:rFonts w:ascii="Arial" w:hAnsi="Arial" w:cs="Arial"/>
                <w:sz w:val="22"/>
                <w:szCs w:val="22"/>
              </w:rPr>
              <w:t>____________________</w:t>
            </w:r>
          </w:p>
          <w:p w14:paraId="30A24ECA" w14:textId="77777777"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14:paraId="30A24ECB" w14:textId="77777777" w:rsidR="00BA6FA1" w:rsidRDefault="00BA6FA1">
            <w:pPr>
              <w:spacing w:line="360" w:lineRule="auto"/>
              <w:jc w:val="center"/>
              <w:rPr>
                <w:rFonts w:ascii="Arial" w:hAnsi="Arial" w:cs="Arial"/>
                <w:sz w:val="22"/>
                <w:szCs w:val="22"/>
              </w:rPr>
            </w:pPr>
            <w:r>
              <w:rPr>
                <w:rFonts w:ascii="Arial" w:hAnsi="Arial" w:cs="Arial"/>
                <w:sz w:val="22"/>
                <w:szCs w:val="22"/>
              </w:rPr>
              <w:t>Tutor Académico</w:t>
            </w:r>
          </w:p>
          <w:p w14:paraId="30A24ECC" w14:textId="77777777" w:rsidR="00BA6FA1" w:rsidRDefault="00BA6FA1">
            <w:pPr>
              <w:spacing w:line="360" w:lineRule="auto"/>
              <w:jc w:val="center"/>
              <w:rPr>
                <w:rFonts w:ascii="Arial" w:hAnsi="Arial" w:cs="Arial"/>
                <w:sz w:val="22"/>
                <w:szCs w:val="22"/>
              </w:rPr>
            </w:pPr>
          </w:p>
          <w:p w14:paraId="30A24ECD" w14:textId="77777777" w:rsidR="00BA6FA1" w:rsidRDefault="00BA6FA1">
            <w:pPr>
              <w:spacing w:line="360" w:lineRule="auto"/>
              <w:jc w:val="center"/>
              <w:rPr>
                <w:rFonts w:ascii="Arial" w:hAnsi="Arial" w:cs="Arial"/>
                <w:sz w:val="22"/>
                <w:szCs w:val="22"/>
              </w:rPr>
            </w:pPr>
          </w:p>
        </w:tc>
        <w:tc>
          <w:tcPr>
            <w:tcW w:w="4206" w:type="dxa"/>
            <w:shd w:val="clear" w:color="auto" w:fill="auto"/>
          </w:tcPr>
          <w:p w14:paraId="30A24ECE" w14:textId="77777777" w:rsidR="00BA6FA1" w:rsidRDefault="00BA6FA1">
            <w:pPr>
              <w:spacing w:line="360" w:lineRule="auto"/>
              <w:jc w:val="center"/>
              <w:rPr>
                <w:rFonts w:ascii="Arial" w:hAnsi="Arial" w:cs="Arial"/>
                <w:b/>
                <w:sz w:val="22"/>
                <w:szCs w:val="22"/>
              </w:rPr>
            </w:pPr>
            <w:r>
              <w:rPr>
                <w:rFonts w:ascii="Arial" w:hAnsi="Arial" w:cs="Arial"/>
                <w:sz w:val="22"/>
                <w:szCs w:val="22"/>
              </w:rPr>
              <w:t>_____________________</w:t>
            </w:r>
          </w:p>
          <w:p w14:paraId="30A24ECF" w14:textId="77777777"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p>
          <w:p w14:paraId="30A24ED0" w14:textId="77777777" w:rsidR="00BA6FA1" w:rsidRDefault="00BA6FA1">
            <w:pPr>
              <w:spacing w:line="360" w:lineRule="auto"/>
              <w:jc w:val="center"/>
              <w:rPr>
                <w:rFonts w:ascii="Arial" w:hAnsi="Arial" w:cs="Arial"/>
                <w:sz w:val="22"/>
                <w:szCs w:val="22"/>
              </w:rPr>
            </w:pPr>
            <w:r>
              <w:rPr>
                <w:rFonts w:ascii="Arial" w:hAnsi="Arial" w:cs="Arial"/>
                <w:sz w:val="22"/>
                <w:szCs w:val="22"/>
              </w:rPr>
              <w:t>Jurado</w:t>
            </w:r>
          </w:p>
          <w:p w14:paraId="30A24ED1" w14:textId="77777777" w:rsidR="00BA6FA1" w:rsidRDefault="00BA6FA1">
            <w:pPr>
              <w:spacing w:line="360" w:lineRule="auto"/>
              <w:jc w:val="center"/>
              <w:rPr>
                <w:rFonts w:ascii="Arial" w:hAnsi="Arial" w:cs="Arial"/>
                <w:sz w:val="22"/>
                <w:szCs w:val="22"/>
              </w:rPr>
            </w:pPr>
          </w:p>
          <w:p w14:paraId="30A24ED2" w14:textId="77777777" w:rsidR="00BA6FA1" w:rsidRDefault="00BA6FA1">
            <w:pPr>
              <w:spacing w:line="360" w:lineRule="auto"/>
              <w:jc w:val="center"/>
              <w:rPr>
                <w:rFonts w:ascii="Arial" w:hAnsi="Arial" w:cs="Arial"/>
                <w:sz w:val="22"/>
                <w:szCs w:val="22"/>
              </w:rPr>
            </w:pPr>
          </w:p>
          <w:p w14:paraId="30A24ED3" w14:textId="77777777" w:rsidR="00BA6FA1" w:rsidRDefault="00BA6FA1">
            <w:pPr>
              <w:spacing w:line="360" w:lineRule="auto"/>
              <w:jc w:val="center"/>
              <w:rPr>
                <w:rFonts w:ascii="Arial" w:hAnsi="Arial" w:cs="Arial"/>
                <w:sz w:val="22"/>
                <w:szCs w:val="22"/>
              </w:rPr>
            </w:pPr>
          </w:p>
        </w:tc>
      </w:tr>
    </w:tbl>
    <w:p w14:paraId="30A24ED5" w14:textId="77777777" w:rsidR="00BA6FA1" w:rsidRDefault="00BA6FA1">
      <w:pPr>
        <w:spacing w:line="360" w:lineRule="auto"/>
        <w:jc w:val="center"/>
        <w:rPr>
          <w:rFonts w:ascii="Arial" w:hAnsi="Arial" w:cs="Arial"/>
          <w:b/>
        </w:rPr>
      </w:pPr>
      <w:r>
        <w:rPr>
          <w:rFonts w:ascii="Arial" w:hAnsi="Arial" w:cs="Arial"/>
          <w:b/>
          <w:sz w:val="22"/>
          <w:szCs w:val="22"/>
        </w:rPr>
        <w:t xml:space="preserve">Ciudad Guayana, </w:t>
      </w:r>
      <w:r w:rsidR="00353401">
        <w:rPr>
          <w:rFonts w:ascii="Arial" w:hAnsi="Arial" w:cs="Arial"/>
          <w:b/>
          <w:sz w:val="22"/>
          <w:szCs w:val="22"/>
        </w:rPr>
        <w:t>Julio de 2018</w:t>
      </w:r>
      <w:r>
        <w:rPr>
          <w:rFonts w:ascii="Arial" w:hAnsi="Arial" w:cs="Arial"/>
          <w:b/>
          <w:sz w:val="22"/>
          <w:szCs w:val="22"/>
        </w:rPr>
        <w:t>.</w:t>
      </w:r>
    </w:p>
    <w:p w14:paraId="30A24ED6" w14:textId="77777777" w:rsidR="00BA6FA1" w:rsidRDefault="00BA6FA1">
      <w:pPr>
        <w:pStyle w:val="Sinespaciado"/>
        <w:spacing w:line="360" w:lineRule="auto"/>
        <w:jc w:val="center"/>
        <w:rPr>
          <w:rFonts w:ascii="Arial" w:hAnsi="Arial" w:cs="Arial"/>
          <w:b/>
        </w:rPr>
      </w:pPr>
    </w:p>
    <w:p w14:paraId="30A24ED7" w14:textId="77777777" w:rsidR="00BA6FA1" w:rsidRDefault="00BA6FA1">
      <w:pPr>
        <w:spacing w:line="360" w:lineRule="auto"/>
        <w:jc w:val="center"/>
        <w:rPr>
          <w:rFonts w:ascii="Arial" w:hAnsi="Arial" w:cs="Arial"/>
          <w:b/>
          <w:sz w:val="22"/>
          <w:szCs w:val="22"/>
        </w:rPr>
      </w:pPr>
      <w:r>
        <w:rPr>
          <w:rFonts w:ascii="Arial" w:hAnsi="Arial" w:cs="Arial"/>
          <w:b/>
          <w:sz w:val="22"/>
          <w:szCs w:val="22"/>
        </w:rPr>
        <w:t>UNIVERSIDAD NACIONAL EXPERIMENTAL DE GUAYANA</w:t>
      </w:r>
    </w:p>
    <w:p w14:paraId="30A24ED8" w14:textId="77777777" w:rsidR="00BA6FA1" w:rsidRDefault="00BA6FA1">
      <w:pPr>
        <w:spacing w:line="360" w:lineRule="auto"/>
        <w:jc w:val="center"/>
        <w:rPr>
          <w:rFonts w:ascii="Arial" w:hAnsi="Arial" w:cs="Arial"/>
          <w:b/>
          <w:sz w:val="22"/>
          <w:szCs w:val="22"/>
        </w:rPr>
      </w:pPr>
      <w:r>
        <w:rPr>
          <w:rFonts w:ascii="Arial" w:hAnsi="Arial" w:cs="Arial"/>
          <w:b/>
          <w:sz w:val="22"/>
          <w:szCs w:val="22"/>
        </w:rPr>
        <w:t>VICERRECTORADO ACADÉMICO</w:t>
      </w:r>
    </w:p>
    <w:p w14:paraId="30A24ED9" w14:textId="77777777" w:rsidR="00BA6FA1" w:rsidRDefault="00BA6FA1">
      <w:pPr>
        <w:spacing w:line="360" w:lineRule="auto"/>
        <w:jc w:val="center"/>
        <w:rPr>
          <w:rFonts w:ascii="Arial" w:hAnsi="Arial" w:cs="Arial"/>
          <w:b/>
          <w:sz w:val="22"/>
          <w:szCs w:val="22"/>
        </w:rPr>
      </w:pPr>
      <w:r>
        <w:rPr>
          <w:rFonts w:ascii="Arial" w:hAnsi="Arial" w:cs="Arial"/>
          <w:b/>
          <w:sz w:val="22"/>
          <w:szCs w:val="22"/>
        </w:rPr>
        <w:t>COORDINACIÓN GENERAL DE PREGRADO</w:t>
      </w:r>
    </w:p>
    <w:p w14:paraId="30A24EDA" w14:textId="77777777" w:rsidR="00BA6FA1" w:rsidRDefault="00BA6FA1">
      <w:pPr>
        <w:spacing w:line="360" w:lineRule="auto"/>
        <w:jc w:val="center"/>
        <w:rPr>
          <w:sz w:val="22"/>
          <w:szCs w:val="22"/>
        </w:rPr>
      </w:pPr>
      <w:r>
        <w:rPr>
          <w:rFonts w:ascii="Arial" w:hAnsi="Arial" w:cs="Arial"/>
          <w:b/>
          <w:sz w:val="22"/>
          <w:szCs w:val="22"/>
        </w:rPr>
        <w:t>COORDINACIÓN DE INGENIERÍA INFORMÁTICA</w:t>
      </w:r>
    </w:p>
    <w:p w14:paraId="30A24EDB" w14:textId="77777777" w:rsidR="00BA6FA1" w:rsidRDefault="00BA6FA1">
      <w:pPr>
        <w:pStyle w:val="Ttulo1"/>
        <w:spacing w:before="0" w:after="0" w:line="360" w:lineRule="auto"/>
        <w:rPr>
          <w:sz w:val="22"/>
          <w:szCs w:val="22"/>
        </w:rPr>
      </w:pPr>
    </w:p>
    <w:p w14:paraId="30A24EDC" w14:textId="77777777" w:rsidR="00BA6FA1" w:rsidRDefault="00BA6FA1">
      <w:pPr>
        <w:pStyle w:val="Ttulo1"/>
        <w:spacing w:before="0" w:after="0" w:line="360" w:lineRule="auto"/>
        <w:rPr>
          <w:sz w:val="22"/>
          <w:szCs w:val="22"/>
        </w:rPr>
      </w:pPr>
    </w:p>
    <w:p w14:paraId="30A24EDD" w14:textId="77777777" w:rsidR="00BA6FA1" w:rsidRDefault="00BA6FA1"/>
    <w:p w14:paraId="30A24EDE" w14:textId="77777777" w:rsidR="00BA6FA1" w:rsidRDefault="0073362A">
      <w:pPr>
        <w:pStyle w:val="Ttulo1"/>
        <w:spacing w:before="0" w:after="0" w:line="360" w:lineRule="auto"/>
        <w:jc w:val="center"/>
        <w:rPr>
          <w:sz w:val="22"/>
          <w:szCs w:val="22"/>
          <w:lang w:eastAsia="es-ES"/>
        </w:rPr>
      </w:pPr>
      <w:bookmarkStart w:id="3" w:name="__RefHeading__3_1895054565"/>
      <w:bookmarkEnd w:id="3"/>
      <w:r>
        <w:rPr>
          <w:sz w:val="22"/>
          <w:szCs w:val="22"/>
        </w:rPr>
        <w:t>APROBACION DEL TUTOR INDUSTRIAL</w:t>
      </w:r>
    </w:p>
    <w:p w14:paraId="30A24EDF" w14:textId="77777777" w:rsidR="00BA6FA1" w:rsidRDefault="00BA6FA1">
      <w:pPr>
        <w:spacing w:line="360" w:lineRule="auto"/>
        <w:rPr>
          <w:rFonts w:ascii="Arial" w:hAnsi="Arial" w:cs="Arial"/>
          <w:sz w:val="22"/>
          <w:szCs w:val="22"/>
          <w:lang w:eastAsia="es-ES"/>
        </w:rPr>
      </w:pPr>
    </w:p>
    <w:p w14:paraId="30A24EE0" w14:textId="77777777" w:rsidR="00BA6FA1" w:rsidRDefault="00BA6FA1">
      <w:pPr>
        <w:spacing w:line="360" w:lineRule="auto"/>
        <w:rPr>
          <w:rFonts w:ascii="Arial" w:hAnsi="Arial" w:cs="Arial"/>
          <w:sz w:val="22"/>
          <w:szCs w:val="22"/>
          <w:lang w:eastAsia="es-ES"/>
        </w:rPr>
      </w:pPr>
    </w:p>
    <w:p w14:paraId="30A24EE1" w14:textId="77777777" w:rsidR="00BA6FA1" w:rsidRDefault="00BA6FA1">
      <w:pPr>
        <w:spacing w:line="360" w:lineRule="auto"/>
        <w:jc w:val="both"/>
        <w:rPr>
          <w:rFonts w:ascii="Arial" w:hAnsi="Arial" w:cs="Arial"/>
          <w:sz w:val="22"/>
          <w:szCs w:val="22"/>
        </w:rPr>
      </w:pPr>
      <w:r>
        <w:rPr>
          <w:rFonts w:ascii="Arial" w:hAnsi="Arial" w:cs="Arial"/>
          <w:sz w:val="22"/>
          <w:szCs w:val="22"/>
        </w:rPr>
        <w:t xml:space="preserve">En mi carácter de Tutor Industrial, del Informe de Pasantía, presentado por </w:t>
      </w:r>
      <w:r w:rsidR="0073362A">
        <w:rPr>
          <w:rFonts w:ascii="Arial" w:hAnsi="Arial" w:cs="Arial"/>
          <w:sz w:val="22"/>
          <w:szCs w:val="22"/>
        </w:rPr>
        <w:t>el</w:t>
      </w:r>
      <w:r>
        <w:rPr>
          <w:rFonts w:ascii="Arial" w:hAnsi="Arial" w:cs="Arial"/>
          <w:sz w:val="22"/>
          <w:szCs w:val="22"/>
        </w:rPr>
        <w:t xml:space="preserve"> </w:t>
      </w:r>
      <w:r w:rsidR="0073362A">
        <w:rPr>
          <w:rFonts w:ascii="Arial" w:hAnsi="Arial" w:cs="Arial"/>
          <w:sz w:val="22"/>
          <w:szCs w:val="22"/>
        </w:rPr>
        <w:t>bachiller:</w:t>
      </w:r>
      <w:r>
        <w:rPr>
          <w:rFonts w:ascii="Arial" w:hAnsi="Arial" w:cs="Arial"/>
          <w:sz w:val="22"/>
          <w:szCs w:val="22"/>
          <w:u w:val="single"/>
        </w:rPr>
        <w:t xml:space="preserve"> </w:t>
      </w:r>
      <w:r w:rsidR="0073362A">
        <w:rPr>
          <w:rFonts w:ascii="Arial" w:hAnsi="Arial" w:cs="Arial"/>
          <w:b/>
          <w:i/>
          <w:sz w:val="22"/>
          <w:szCs w:val="22"/>
          <w:u w:val="single"/>
        </w:rPr>
        <w:t>Johans J Cedeño R</w:t>
      </w:r>
      <w:r>
        <w:rPr>
          <w:rFonts w:ascii="Arial" w:hAnsi="Arial" w:cs="Arial"/>
          <w:sz w:val="22"/>
          <w:szCs w:val="22"/>
        </w:rPr>
        <w:t xml:space="preserve">, titular de la Cédula de Identidad Nº </w:t>
      </w:r>
      <w:r>
        <w:rPr>
          <w:rFonts w:ascii="Arial" w:hAnsi="Arial" w:cs="Arial"/>
          <w:sz w:val="22"/>
          <w:szCs w:val="22"/>
          <w:u w:val="single"/>
        </w:rPr>
        <w:t xml:space="preserve"> </w:t>
      </w:r>
      <w:r w:rsidR="0073362A">
        <w:rPr>
          <w:rFonts w:ascii="Arial" w:hAnsi="Arial" w:cs="Arial"/>
          <w:b/>
          <w:i/>
          <w:sz w:val="22"/>
          <w:szCs w:val="22"/>
          <w:u w:val="single"/>
        </w:rPr>
        <w:t>25.083.548</w:t>
      </w:r>
      <w:r>
        <w:rPr>
          <w:rFonts w:ascii="Arial" w:hAnsi="Arial" w:cs="Arial"/>
          <w:b/>
          <w:i/>
          <w:sz w:val="22"/>
          <w:szCs w:val="22"/>
          <w:u w:val="single"/>
        </w:rPr>
        <w:t xml:space="preserve"> </w:t>
      </w:r>
      <w:r>
        <w:rPr>
          <w:rFonts w:ascii="Arial" w:hAnsi="Arial" w:cs="Arial"/>
          <w:sz w:val="22"/>
          <w:szCs w:val="22"/>
        </w:rPr>
        <w:t xml:space="preserve">, para optar al Título de Ingeniero en Informática, correspondiente a la Fase de Ejecución de la pasantía profesional que se llevo a cabo en la empresa </w:t>
      </w:r>
      <w:r>
        <w:rPr>
          <w:rFonts w:ascii="Arial" w:hAnsi="Arial" w:cs="Arial"/>
          <w:b/>
          <w:i/>
          <w:sz w:val="22"/>
          <w:szCs w:val="22"/>
          <w:u w:val="single"/>
        </w:rPr>
        <w:t xml:space="preserve"> </w:t>
      </w:r>
      <w:r w:rsidR="0073362A">
        <w:rPr>
          <w:rFonts w:ascii="Arial" w:hAnsi="Arial" w:cs="Arial"/>
          <w:b/>
          <w:i/>
          <w:sz w:val="22"/>
          <w:szCs w:val="22"/>
          <w:u w:val="single"/>
        </w:rPr>
        <w:t>MADERAS DEL ORINOCO, C.A</w:t>
      </w:r>
      <w:r>
        <w:rPr>
          <w:rFonts w:ascii="Arial" w:hAnsi="Arial" w:cs="Arial"/>
          <w:b/>
          <w:i/>
          <w:sz w:val="22"/>
          <w:szCs w:val="22"/>
          <w:u w:val="single"/>
        </w:rPr>
        <w:t xml:space="preserve"> </w:t>
      </w:r>
      <w:r>
        <w:rPr>
          <w:rFonts w:ascii="Arial" w:hAnsi="Arial" w:cs="Arial"/>
          <w:sz w:val="22"/>
          <w:szCs w:val="22"/>
        </w:rPr>
        <w:t xml:space="preserve">, considero que reúne los requisitos por reglamento respectivo, por lo que se da aprobación del mismo.  </w:t>
      </w:r>
    </w:p>
    <w:p w14:paraId="30A24EE2" w14:textId="77777777" w:rsidR="00BA6FA1" w:rsidRDefault="00BA6FA1">
      <w:pPr>
        <w:spacing w:line="360" w:lineRule="auto"/>
        <w:jc w:val="center"/>
        <w:rPr>
          <w:rFonts w:ascii="Arial" w:hAnsi="Arial" w:cs="Arial"/>
          <w:sz w:val="22"/>
          <w:szCs w:val="22"/>
        </w:rPr>
      </w:pPr>
    </w:p>
    <w:p w14:paraId="30A24EE3" w14:textId="77777777" w:rsidR="00BA6FA1" w:rsidRDefault="00BA6FA1">
      <w:pPr>
        <w:spacing w:line="360" w:lineRule="auto"/>
        <w:jc w:val="center"/>
        <w:rPr>
          <w:rFonts w:ascii="Arial" w:hAnsi="Arial" w:cs="Arial"/>
          <w:sz w:val="22"/>
          <w:szCs w:val="22"/>
        </w:rPr>
      </w:pPr>
    </w:p>
    <w:p w14:paraId="30A24EE4" w14:textId="77777777" w:rsidR="00BA6FA1" w:rsidRDefault="00BA6FA1">
      <w:pPr>
        <w:spacing w:line="360" w:lineRule="auto"/>
        <w:jc w:val="center"/>
        <w:rPr>
          <w:rFonts w:ascii="Arial" w:hAnsi="Arial" w:cs="Arial"/>
          <w:sz w:val="22"/>
          <w:szCs w:val="22"/>
        </w:rPr>
      </w:pPr>
    </w:p>
    <w:p w14:paraId="30A24EE5" w14:textId="77777777" w:rsidR="00BA6FA1" w:rsidRDefault="00BA6FA1">
      <w:pPr>
        <w:spacing w:line="360" w:lineRule="auto"/>
        <w:jc w:val="center"/>
        <w:rPr>
          <w:rFonts w:ascii="Arial" w:hAnsi="Arial" w:cs="Arial"/>
          <w:b/>
          <w:sz w:val="22"/>
          <w:szCs w:val="22"/>
        </w:rPr>
      </w:pPr>
      <w:r>
        <w:rPr>
          <w:rFonts w:ascii="Arial" w:hAnsi="Arial" w:cs="Arial"/>
          <w:sz w:val="22"/>
          <w:szCs w:val="22"/>
        </w:rPr>
        <w:t>Atentamente,</w:t>
      </w:r>
    </w:p>
    <w:p w14:paraId="30A24EE6" w14:textId="77777777" w:rsidR="00BA6FA1" w:rsidRDefault="00BA6FA1">
      <w:pPr>
        <w:spacing w:line="360" w:lineRule="auto"/>
        <w:jc w:val="center"/>
        <w:rPr>
          <w:rFonts w:ascii="Arial" w:hAnsi="Arial" w:cs="Arial"/>
          <w:b/>
          <w:sz w:val="22"/>
          <w:szCs w:val="22"/>
        </w:rPr>
      </w:pPr>
    </w:p>
    <w:p w14:paraId="30A24EE7" w14:textId="77777777" w:rsidR="00BA6FA1" w:rsidRDefault="00BA6FA1">
      <w:pPr>
        <w:spacing w:line="360" w:lineRule="auto"/>
        <w:jc w:val="center"/>
        <w:rPr>
          <w:rFonts w:ascii="Arial" w:hAnsi="Arial" w:cs="Arial"/>
          <w:b/>
          <w:sz w:val="22"/>
          <w:szCs w:val="22"/>
        </w:rPr>
      </w:pPr>
    </w:p>
    <w:p w14:paraId="30A24EE8" w14:textId="77777777" w:rsidR="00BA6FA1" w:rsidRDefault="00BA6FA1">
      <w:pPr>
        <w:spacing w:line="360" w:lineRule="auto"/>
        <w:jc w:val="center"/>
        <w:rPr>
          <w:rFonts w:ascii="Arial" w:hAnsi="Arial" w:cs="Arial"/>
          <w:b/>
          <w:sz w:val="22"/>
          <w:szCs w:val="22"/>
        </w:rPr>
      </w:pPr>
    </w:p>
    <w:p w14:paraId="30A24EE9" w14:textId="77777777" w:rsidR="00BA6FA1" w:rsidRDefault="00BA6FA1">
      <w:pPr>
        <w:spacing w:line="360" w:lineRule="auto"/>
        <w:jc w:val="center"/>
        <w:rPr>
          <w:rFonts w:ascii="Arial" w:hAnsi="Arial" w:cs="Arial"/>
          <w:b/>
          <w:sz w:val="22"/>
          <w:szCs w:val="22"/>
        </w:rPr>
      </w:pPr>
      <w:r>
        <w:rPr>
          <w:rFonts w:ascii="Arial" w:hAnsi="Arial" w:cs="Arial"/>
          <w:sz w:val="22"/>
          <w:szCs w:val="22"/>
        </w:rPr>
        <w:t>___________________________</w:t>
      </w:r>
    </w:p>
    <w:p w14:paraId="30A24EEA" w14:textId="77777777" w:rsidR="00BA6FA1" w:rsidRDefault="00BA6FA1">
      <w:pPr>
        <w:spacing w:line="360" w:lineRule="auto"/>
        <w:jc w:val="center"/>
        <w:rPr>
          <w:rFonts w:ascii="Arial" w:hAnsi="Arial" w:cs="Arial"/>
          <w:sz w:val="22"/>
          <w:szCs w:val="22"/>
        </w:rPr>
      </w:pPr>
      <w:r>
        <w:rPr>
          <w:rFonts w:ascii="Arial" w:hAnsi="Arial" w:cs="Arial"/>
          <w:b/>
          <w:sz w:val="22"/>
          <w:szCs w:val="22"/>
        </w:rPr>
        <w:t xml:space="preserve">Ing. </w:t>
      </w:r>
      <w:r w:rsidR="0073362A">
        <w:rPr>
          <w:rFonts w:ascii="Arial" w:hAnsi="Arial" w:cs="Arial"/>
          <w:b/>
          <w:sz w:val="22"/>
          <w:szCs w:val="22"/>
        </w:rPr>
        <w:t>Desiree Brito</w:t>
      </w:r>
    </w:p>
    <w:p w14:paraId="30A24EEB" w14:textId="77777777" w:rsidR="00BA6FA1" w:rsidRDefault="00BA6FA1">
      <w:pPr>
        <w:spacing w:line="360" w:lineRule="auto"/>
        <w:jc w:val="center"/>
        <w:rPr>
          <w:rFonts w:ascii="Arial" w:hAnsi="Arial" w:cs="Arial"/>
          <w:b/>
          <w:sz w:val="22"/>
          <w:szCs w:val="22"/>
        </w:rPr>
      </w:pPr>
      <w:r>
        <w:rPr>
          <w:rFonts w:ascii="Arial" w:hAnsi="Arial" w:cs="Arial"/>
          <w:sz w:val="22"/>
          <w:szCs w:val="22"/>
        </w:rPr>
        <w:t>Tutor Industrial</w:t>
      </w:r>
    </w:p>
    <w:p w14:paraId="30A24EEC" w14:textId="77777777" w:rsidR="00BA6FA1" w:rsidRDefault="00BA6FA1">
      <w:pPr>
        <w:spacing w:line="360" w:lineRule="auto"/>
        <w:jc w:val="center"/>
        <w:rPr>
          <w:rFonts w:ascii="Arial" w:hAnsi="Arial" w:cs="Arial"/>
          <w:b/>
          <w:sz w:val="22"/>
          <w:szCs w:val="22"/>
        </w:rPr>
      </w:pPr>
    </w:p>
    <w:p w14:paraId="30A24EED" w14:textId="77777777" w:rsidR="00BA6FA1" w:rsidRDefault="00BA6FA1">
      <w:pPr>
        <w:spacing w:line="360" w:lineRule="auto"/>
        <w:jc w:val="center"/>
        <w:rPr>
          <w:rFonts w:ascii="Arial" w:hAnsi="Arial" w:cs="Arial"/>
          <w:b/>
          <w:sz w:val="22"/>
          <w:szCs w:val="22"/>
        </w:rPr>
      </w:pPr>
    </w:p>
    <w:p w14:paraId="30A24EEE" w14:textId="77777777" w:rsidR="00BA6FA1" w:rsidRDefault="00BA6FA1">
      <w:pPr>
        <w:spacing w:line="360" w:lineRule="auto"/>
        <w:jc w:val="center"/>
        <w:rPr>
          <w:rFonts w:ascii="Arial" w:hAnsi="Arial" w:cs="Arial"/>
          <w:b/>
          <w:sz w:val="22"/>
          <w:szCs w:val="22"/>
        </w:rPr>
      </w:pPr>
    </w:p>
    <w:p w14:paraId="30A24EEF" w14:textId="77777777" w:rsidR="00BA6FA1" w:rsidRDefault="00BA6FA1">
      <w:pPr>
        <w:spacing w:line="360" w:lineRule="auto"/>
        <w:jc w:val="center"/>
        <w:rPr>
          <w:rFonts w:ascii="Arial" w:hAnsi="Arial" w:cs="Arial"/>
          <w:b/>
          <w:bCs/>
          <w:sz w:val="22"/>
          <w:szCs w:val="22"/>
        </w:rPr>
      </w:pPr>
      <w:r>
        <w:rPr>
          <w:rFonts w:ascii="Arial" w:hAnsi="Arial" w:cs="Arial"/>
          <w:b/>
          <w:sz w:val="22"/>
          <w:szCs w:val="22"/>
        </w:rPr>
        <w:t xml:space="preserve">Ciudad Guayana, </w:t>
      </w:r>
      <w:r w:rsidR="0073362A">
        <w:rPr>
          <w:rFonts w:ascii="Arial" w:hAnsi="Arial" w:cs="Arial"/>
          <w:b/>
          <w:sz w:val="22"/>
          <w:szCs w:val="22"/>
        </w:rPr>
        <w:t>Julio de 2018.</w:t>
      </w:r>
    </w:p>
    <w:p w14:paraId="30A24EF0" w14:textId="77777777" w:rsidR="0073362A" w:rsidRDefault="0073362A">
      <w:pPr>
        <w:spacing w:line="360" w:lineRule="auto"/>
        <w:jc w:val="center"/>
        <w:rPr>
          <w:rFonts w:ascii="Arial" w:hAnsi="Arial" w:cs="Arial"/>
          <w:b/>
          <w:bCs/>
          <w:sz w:val="22"/>
          <w:szCs w:val="22"/>
        </w:rPr>
      </w:pPr>
    </w:p>
    <w:p w14:paraId="30A24EF1" w14:textId="77777777" w:rsidR="00BA6FA1" w:rsidRDefault="00BA6FA1">
      <w:pPr>
        <w:spacing w:line="360" w:lineRule="auto"/>
        <w:jc w:val="center"/>
        <w:rPr>
          <w:rFonts w:ascii="Arial" w:hAnsi="Arial" w:cs="Arial"/>
          <w:b/>
          <w:bCs/>
          <w:sz w:val="22"/>
          <w:szCs w:val="22"/>
        </w:rPr>
      </w:pPr>
      <w:r>
        <w:rPr>
          <w:rFonts w:ascii="Arial" w:hAnsi="Arial" w:cs="Arial"/>
          <w:b/>
          <w:bCs/>
          <w:sz w:val="22"/>
          <w:szCs w:val="22"/>
        </w:rPr>
        <w:t>ÍNDICE</w:t>
      </w:r>
    </w:p>
    <w:p w14:paraId="30A24EF2" w14:textId="77777777" w:rsidR="00BA6FA1" w:rsidRDefault="00BA6FA1">
      <w:pPr>
        <w:spacing w:line="360" w:lineRule="auto"/>
        <w:jc w:val="center"/>
        <w:rPr>
          <w:rFonts w:ascii="Arial" w:hAnsi="Arial" w:cs="Arial"/>
          <w:b/>
          <w:bCs/>
          <w:sz w:val="22"/>
          <w:szCs w:val="22"/>
        </w:rPr>
      </w:pPr>
    </w:p>
    <w:p w14:paraId="30A24EF3" w14:textId="77777777" w:rsidR="00BA6FA1" w:rsidRDefault="00BA6FA1">
      <w:pPr>
        <w:sectPr w:rsidR="00BA6FA1">
          <w:headerReference w:type="default" r:id="rId9"/>
          <w:footerReference w:type="default" r:id="rId10"/>
          <w:pgSz w:w="12240" w:h="15840"/>
          <w:pgMar w:top="2268" w:right="1701" w:bottom="1701" w:left="2268" w:header="1140" w:footer="720" w:gutter="0"/>
          <w:cols w:space="720"/>
          <w:docGrid w:linePitch="360"/>
        </w:sectPr>
      </w:pPr>
    </w:p>
    <w:p w14:paraId="30A24EF6" w14:textId="5A5B3150" w:rsidR="00BA6FA1" w:rsidRPr="007549A6" w:rsidRDefault="00560AEA">
      <w:pPr>
        <w:pStyle w:val="TDC1"/>
        <w:tabs>
          <w:tab w:val="right" w:leader="dot" w:pos="8271"/>
        </w:tabs>
        <w:rPr>
          <w:rStyle w:val="Enlacedelndice"/>
          <w:rFonts w:ascii="Arial" w:hAnsi="Arial" w:cs="Arial"/>
          <w:sz w:val="22"/>
          <w:szCs w:val="22"/>
        </w:rPr>
      </w:pPr>
      <w:hyperlink w:anchor="__RefHeading__5_1895054565" w:history="1">
        <w:r w:rsidR="00BA6FA1" w:rsidRPr="007549A6">
          <w:rPr>
            <w:rStyle w:val="Enlacedelndice"/>
            <w:rFonts w:ascii="Arial" w:hAnsi="Arial" w:cs="Arial"/>
            <w:sz w:val="22"/>
            <w:szCs w:val="22"/>
          </w:rPr>
          <w:t>INTRODUCCION</w:t>
        </w:r>
        <w:r w:rsidR="00EE5BC2" w:rsidRPr="007549A6">
          <w:rPr>
            <w:rStyle w:val="Enlacedelndice"/>
            <w:rFonts w:ascii="Arial" w:hAnsi="Arial" w:cs="Arial"/>
            <w:sz w:val="22"/>
            <w:szCs w:val="22"/>
          </w:rPr>
          <w:t>…………………………………………………………………</w:t>
        </w:r>
        <w:r w:rsidR="00C80787">
          <w:rPr>
            <w:rStyle w:val="Enlacedelndice"/>
            <w:rFonts w:ascii="Arial" w:hAnsi="Arial" w:cs="Arial"/>
            <w:sz w:val="22"/>
            <w:szCs w:val="22"/>
          </w:rPr>
          <w:t>…………</w:t>
        </w:r>
        <w:r w:rsidR="00BA6FA1" w:rsidRPr="007549A6">
          <w:rPr>
            <w:rStyle w:val="Enlacedelndice"/>
            <w:rFonts w:ascii="Arial" w:hAnsi="Arial" w:cs="Arial"/>
            <w:sz w:val="22"/>
            <w:szCs w:val="22"/>
          </w:rPr>
          <w:t>6</w:t>
        </w:r>
      </w:hyperlink>
    </w:p>
    <w:p w14:paraId="49EA532E" w14:textId="77777777" w:rsidR="00EE5BC2" w:rsidRPr="007549A6" w:rsidRDefault="00EE5BC2" w:rsidP="00EE5BC2">
      <w:pPr>
        <w:rPr>
          <w:rFonts w:ascii="Arial" w:hAnsi="Arial" w:cs="Arial"/>
          <w:sz w:val="22"/>
          <w:szCs w:val="22"/>
        </w:rPr>
      </w:pPr>
    </w:p>
    <w:p w14:paraId="284BFF30" w14:textId="4AE5F3ED" w:rsidR="00EE5BC2" w:rsidRPr="007549A6" w:rsidRDefault="00EE5BC2" w:rsidP="00EE5BC2">
      <w:pPr>
        <w:rPr>
          <w:rFonts w:ascii="Arial" w:hAnsi="Arial" w:cs="Arial"/>
          <w:sz w:val="22"/>
          <w:szCs w:val="22"/>
        </w:rPr>
      </w:pPr>
      <w:r w:rsidRPr="007549A6">
        <w:rPr>
          <w:rFonts w:ascii="Arial" w:hAnsi="Arial" w:cs="Arial"/>
          <w:sz w:val="22"/>
          <w:szCs w:val="22"/>
        </w:rPr>
        <w:t>DESCRIPCION DE LA INSTITUCION…………………………………………</w:t>
      </w:r>
      <w:r w:rsidR="00C80787">
        <w:rPr>
          <w:rFonts w:ascii="Arial" w:hAnsi="Arial" w:cs="Arial"/>
          <w:sz w:val="22"/>
          <w:szCs w:val="22"/>
        </w:rPr>
        <w:t>………...</w:t>
      </w:r>
      <w:r w:rsidRPr="007549A6">
        <w:rPr>
          <w:rFonts w:ascii="Arial" w:hAnsi="Arial" w:cs="Arial"/>
          <w:sz w:val="22"/>
          <w:szCs w:val="22"/>
        </w:rPr>
        <w:t>.8</w:t>
      </w:r>
    </w:p>
    <w:p w14:paraId="530977CF" w14:textId="4BFAFBF4" w:rsidR="00EE5BC2" w:rsidRPr="007549A6" w:rsidRDefault="00EE5BC2" w:rsidP="00EE5BC2">
      <w:pPr>
        <w:rPr>
          <w:rFonts w:ascii="Arial" w:hAnsi="Arial" w:cs="Arial"/>
          <w:sz w:val="22"/>
          <w:szCs w:val="22"/>
        </w:rPr>
      </w:pPr>
    </w:p>
    <w:p w14:paraId="76A0B02E" w14:textId="4A4C187C" w:rsidR="00454566" w:rsidRPr="007549A6" w:rsidRDefault="00454566" w:rsidP="00EE5BC2">
      <w:pPr>
        <w:rPr>
          <w:rFonts w:ascii="Arial" w:hAnsi="Arial" w:cs="Arial"/>
          <w:sz w:val="22"/>
          <w:szCs w:val="22"/>
        </w:rPr>
      </w:pPr>
      <w:r w:rsidRPr="007549A6">
        <w:rPr>
          <w:rFonts w:ascii="Arial" w:hAnsi="Arial" w:cs="Arial"/>
          <w:sz w:val="22"/>
          <w:szCs w:val="22"/>
        </w:rPr>
        <w:tab/>
        <w:t>Misión………………………………………………………………………</w:t>
      </w:r>
      <w:r w:rsidR="00C80787">
        <w:rPr>
          <w:rFonts w:ascii="Arial" w:hAnsi="Arial" w:cs="Arial"/>
          <w:sz w:val="22"/>
          <w:szCs w:val="22"/>
        </w:rPr>
        <w:t>……….</w:t>
      </w:r>
      <w:r w:rsidRPr="007549A6">
        <w:rPr>
          <w:rFonts w:ascii="Arial" w:hAnsi="Arial" w:cs="Arial"/>
          <w:sz w:val="22"/>
          <w:szCs w:val="22"/>
        </w:rPr>
        <w:t>12</w:t>
      </w:r>
    </w:p>
    <w:p w14:paraId="2A8144FE" w14:textId="77777777" w:rsidR="009917E2" w:rsidRPr="007549A6" w:rsidRDefault="009917E2" w:rsidP="00EE5BC2">
      <w:pPr>
        <w:rPr>
          <w:rFonts w:ascii="Arial" w:hAnsi="Arial" w:cs="Arial"/>
          <w:sz w:val="22"/>
          <w:szCs w:val="22"/>
        </w:rPr>
      </w:pPr>
    </w:p>
    <w:p w14:paraId="6B29925E" w14:textId="25A3D8CB" w:rsidR="00454566" w:rsidRPr="007549A6" w:rsidRDefault="00454566" w:rsidP="00EE5BC2">
      <w:pPr>
        <w:rPr>
          <w:rFonts w:ascii="Arial" w:hAnsi="Arial" w:cs="Arial"/>
          <w:sz w:val="22"/>
          <w:szCs w:val="22"/>
        </w:rPr>
      </w:pPr>
      <w:r w:rsidRPr="007549A6">
        <w:rPr>
          <w:rFonts w:ascii="Arial" w:hAnsi="Arial" w:cs="Arial"/>
          <w:sz w:val="22"/>
          <w:szCs w:val="22"/>
        </w:rPr>
        <w:tab/>
        <w:t>Visión………………………………………………………………………</w:t>
      </w:r>
      <w:r w:rsidR="00C80787">
        <w:rPr>
          <w:rFonts w:ascii="Arial" w:hAnsi="Arial" w:cs="Arial"/>
          <w:sz w:val="22"/>
          <w:szCs w:val="22"/>
        </w:rPr>
        <w:t>……….</w:t>
      </w:r>
      <w:r w:rsidRPr="007549A6">
        <w:rPr>
          <w:rFonts w:ascii="Arial" w:hAnsi="Arial" w:cs="Arial"/>
          <w:sz w:val="22"/>
          <w:szCs w:val="22"/>
        </w:rPr>
        <w:t>12</w:t>
      </w:r>
    </w:p>
    <w:p w14:paraId="115E457E" w14:textId="689CAFB0" w:rsidR="009917E2" w:rsidRPr="007549A6" w:rsidRDefault="009917E2" w:rsidP="00EE5BC2">
      <w:pPr>
        <w:rPr>
          <w:rFonts w:ascii="Arial" w:hAnsi="Arial" w:cs="Arial"/>
          <w:sz w:val="22"/>
          <w:szCs w:val="22"/>
        </w:rPr>
      </w:pPr>
    </w:p>
    <w:p w14:paraId="5E0CE6A0" w14:textId="7B1D0D2C" w:rsidR="009917E2" w:rsidRPr="007549A6" w:rsidRDefault="009917E2" w:rsidP="00EE5BC2">
      <w:pPr>
        <w:rPr>
          <w:rFonts w:ascii="Arial" w:hAnsi="Arial" w:cs="Arial"/>
          <w:sz w:val="22"/>
          <w:szCs w:val="22"/>
        </w:rPr>
      </w:pPr>
      <w:r w:rsidRPr="007549A6">
        <w:rPr>
          <w:rFonts w:ascii="Arial" w:hAnsi="Arial" w:cs="Arial"/>
          <w:sz w:val="22"/>
          <w:szCs w:val="22"/>
        </w:rPr>
        <w:tab/>
        <w:t>Objetivo……………………………………………………………………</w:t>
      </w:r>
      <w:r w:rsidR="00C80787">
        <w:rPr>
          <w:rFonts w:ascii="Arial" w:hAnsi="Arial" w:cs="Arial"/>
          <w:sz w:val="22"/>
          <w:szCs w:val="22"/>
        </w:rPr>
        <w:t>………..</w:t>
      </w:r>
      <w:r w:rsidRPr="007549A6">
        <w:rPr>
          <w:rFonts w:ascii="Arial" w:hAnsi="Arial" w:cs="Arial"/>
          <w:sz w:val="22"/>
          <w:szCs w:val="22"/>
        </w:rPr>
        <w:t>12</w:t>
      </w:r>
    </w:p>
    <w:p w14:paraId="365D9FD7" w14:textId="40C9BFAA" w:rsidR="00AF2231" w:rsidRPr="007549A6" w:rsidRDefault="00AF2231" w:rsidP="00EE5BC2">
      <w:pPr>
        <w:rPr>
          <w:rFonts w:ascii="Arial" w:hAnsi="Arial" w:cs="Arial"/>
          <w:sz w:val="22"/>
          <w:szCs w:val="22"/>
        </w:rPr>
      </w:pPr>
    </w:p>
    <w:p w14:paraId="16CABE51" w14:textId="53F01AAE" w:rsidR="00AF2231" w:rsidRPr="007549A6" w:rsidRDefault="00AF2231" w:rsidP="00EE5BC2">
      <w:pPr>
        <w:rPr>
          <w:rFonts w:ascii="Arial" w:hAnsi="Arial" w:cs="Arial"/>
          <w:sz w:val="22"/>
          <w:szCs w:val="22"/>
        </w:rPr>
      </w:pPr>
      <w:r w:rsidRPr="007549A6">
        <w:rPr>
          <w:rFonts w:ascii="Arial" w:hAnsi="Arial" w:cs="Arial"/>
          <w:sz w:val="22"/>
          <w:szCs w:val="22"/>
        </w:rPr>
        <w:t>PLANTEAMIENTO DEL PROBLEMA…………………………………………...</w:t>
      </w:r>
      <w:r w:rsidR="00C80787">
        <w:rPr>
          <w:rFonts w:ascii="Arial" w:hAnsi="Arial" w:cs="Arial"/>
          <w:sz w:val="22"/>
          <w:szCs w:val="22"/>
        </w:rPr>
        <w:t>...........</w:t>
      </w:r>
      <w:r w:rsidRPr="007549A6">
        <w:rPr>
          <w:rFonts w:ascii="Arial" w:hAnsi="Arial" w:cs="Arial"/>
          <w:sz w:val="22"/>
          <w:szCs w:val="22"/>
        </w:rPr>
        <w:t>13</w:t>
      </w:r>
    </w:p>
    <w:p w14:paraId="36B63E85" w14:textId="0889338F" w:rsidR="00D126E2" w:rsidRPr="007549A6" w:rsidRDefault="00D126E2" w:rsidP="00EE5BC2">
      <w:pPr>
        <w:rPr>
          <w:rFonts w:ascii="Arial" w:hAnsi="Arial" w:cs="Arial"/>
          <w:sz w:val="22"/>
          <w:szCs w:val="22"/>
        </w:rPr>
      </w:pPr>
    </w:p>
    <w:p w14:paraId="128BB41E" w14:textId="4C7B3F6C" w:rsidR="00D126E2" w:rsidRPr="007549A6" w:rsidRDefault="00D126E2" w:rsidP="00EE5BC2">
      <w:pPr>
        <w:rPr>
          <w:rFonts w:ascii="Arial" w:hAnsi="Arial" w:cs="Arial"/>
          <w:sz w:val="22"/>
          <w:szCs w:val="22"/>
        </w:rPr>
      </w:pPr>
      <w:r w:rsidRPr="007549A6">
        <w:rPr>
          <w:rFonts w:ascii="Arial" w:hAnsi="Arial" w:cs="Arial"/>
          <w:sz w:val="22"/>
          <w:szCs w:val="22"/>
        </w:rPr>
        <w:tab/>
        <w:t>Justificación………………………………………………………………</w:t>
      </w:r>
      <w:r w:rsidR="009571D8" w:rsidRPr="007549A6">
        <w:rPr>
          <w:rFonts w:ascii="Arial" w:hAnsi="Arial" w:cs="Arial"/>
          <w:sz w:val="22"/>
          <w:szCs w:val="22"/>
        </w:rPr>
        <w:t>..</w:t>
      </w:r>
      <w:r w:rsidR="00C80787">
        <w:rPr>
          <w:rFonts w:ascii="Arial" w:hAnsi="Arial" w:cs="Arial"/>
          <w:sz w:val="22"/>
          <w:szCs w:val="22"/>
        </w:rPr>
        <w:t>..........</w:t>
      </w:r>
      <w:r w:rsidR="009571D8" w:rsidRPr="007549A6">
        <w:rPr>
          <w:rFonts w:ascii="Arial" w:hAnsi="Arial" w:cs="Arial"/>
          <w:sz w:val="22"/>
          <w:szCs w:val="22"/>
        </w:rPr>
        <w:t>.1</w:t>
      </w:r>
      <w:r w:rsidRPr="007549A6">
        <w:rPr>
          <w:rFonts w:ascii="Arial" w:hAnsi="Arial" w:cs="Arial"/>
          <w:sz w:val="22"/>
          <w:szCs w:val="22"/>
        </w:rPr>
        <w:t>5</w:t>
      </w:r>
    </w:p>
    <w:p w14:paraId="3CF93286" w14:textId="75D7E1DB" w:rsidR="00D126E2" w:rsidRPr="007549A6" w:rsidRDefault="00D126E2" w:rsidP="00EE5BC2">
      <w:pPr>
        <w:rPr>
          <w:rFonts w:ascii="Arial" w:hAnsi="Arial" w:cs="Arial"/>
          <w:sz w:val="22"/>
          <w:szCs w:val="22"/>
        </w:rPr>
      </w:pPr>
    </w:p>
    <w:p w14:paraId="76008757" w14:textId="174DA173" w:rsidR="00D126E2" w:rsidRPr="007549A6" w:rsidRDefault="00D126E2" w:rsidP="00EE5BC2">
      <w:pPr>
        <w:rPr>
          <w:rFonts w:ascii="Arial" w:hAnsi="Arial" w:cs="Arial"/>
          <w:sz w:val="22"/>
          <w:szCs w:val="22"/>
        </w:rPr>
      </w:pPr>
      <w:r w:rsidRPr="007549A6">
        <w:rPr>
          <w:rFonts w:ascii="Arial" w:hAnsi="Arial" w:cs="Arial"/>
          <w:sz w:val="22"/>
          <w:szCs w:val="22"/>
        </w:rPr>
        <w:tab/>
        <w:t xml:space="preserve">Alcance </w:t>
      </w:r>
      <w:r w:rsidR="009571D8" w:rsidRPr="007549A6">
        <w:rPr>
          <w:rFonts w:ascii="Arial" w:hAnsi="Arial" w:cs="Arial"/>
          <w:sz w:val="22"/>
          <w:szCs w:val="22"/>
        </w:rPr>
        <w:t>…..</w:t>
      </w:r>
      <w:r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15</w:t>
      </w:r>
    </w:p>
    <w:p w14:paraId="74E3531F" w14:textId="4FF8BE74" w:rsidR="00C722CC" w:rsidRPr="007549A6" w:rsidRDefault="00C722CC" w:rsidP="00EE5BC2">
      <w:pPr>
        <w:rPr>
          <w:rFonts w:ascii="Arial" w:hAnsi="Arial" w:cs="Arial"/>
          <w:sz w:val="22"/>
          <w:szCs w:val="22"/>
        </w:rPr>
      </w:pPr>
    </w:p>
    <w:p w14:paraId="14AF3B17" w14:textId="37BA9F39" w:rsidR="00C722CC" w:rsidRPr="007549A6" w:rsidRDefault="00C722CC" w:rsidP="00EE5BC2">
      <w:pPr>
        <w:rPr>
          <w:rFonts w:ascii="Arial" w:hAnsi="Arial" w:cs="Arial"/>
          <w:sz w:val="22"/>
          <w:szCs w:val="22"/>
        </w:rPr>
      </w:pPr>
      <w:r w:rsidRPr="007549A6">
        <w:rPr>
          <w:rFonts w:ascii="Arial" w:hAnsi="Arial" w:cs="Arial"/>
          <w:sz w:val="22"/>
          <w:szCs w:val="22"/>
        </w:rPr>
        <w:t>OBJETIVOS</w:t>
      </w:r>
    </w:p>
    <w:p w14:paraId="0D7B1471" w14:textId="3D097BAD" w:rsidR="00C722CC" w:rsidRPr="007549A6" w:rsidRDefault="00C722CC" w:rsidP="00EE5BC2">
      <w:pPr>
        <w:rPr>
          <w:rFonts w:ascii="Arial" w:hAnsi="Arial" w:cs="Arial"/>
          <w:sz w:val="22"/>
          <w:szCs w:val="22"/>
        </w:rPr>
      </w:pPr>
      <w:r w:rsidRPr="007549A6">
        <w:rPr>
          <w:rFonts w:ascii="Arial" w:hAnsi="Arial" w:cs="Arial"/>
          <w:sz w:val="22"/>
          <w:szCs w:val="22"/>
        </w:rPr>
        <w:tab/>
      </w:r>
    </w:p>
    <w:p w14:paraId="2FDA7DA1" w14:textId="2A24FBF3" w:rsidR="00C722CC" w:rsidRPr="007549A6" w:rsidRDefault="00C722CC" w:rsidP="00EE5BC2">
      <w:pPr>
        <w:rPr>
          <w:rFonts w:ascii="Arial" w:hAnsi="Arial" w:cs="Arial"/>
          <w:sz w:val="22"/>
          <w:szCs w:val="22"/>
        </w:rPr>
      </w:pPr>
      <w:r w:rsidRPr="007549A6">
        <w:rPr>
          <w:rFonts w:ascii="Arial" w:hAnsi="Arial" w:cs="Arial"/>
          <w:sz w:val="22"/>
          <w:szCs w:val="22"/>
        </w:rPr>
        <w:tab/>
        <w:t>Objetivos generales ………………………………………………………</w:t>
      </w:r>
      <w:r w:rsidR="00C80787">
        <w:rPr>
          <w:rFonts w:ascii="Arial" w:hAnsi="Arial" w:cs="Arial"/>
          <w:sz w:val="22"/>
          <w:szCs w:val="22"/>
        </w:rPr>
        <w:t>………</w:t>
      </w:r>
      <w:r w:rsidRPr="007549A6">
        <w:rPr>
          <w:rFonts w:ascii="Arial" w:hAnsi="Arial" w:cs="Arial"/>
          <w:sz w:val="22"/>
          <w:szCs w:val="22"/>
        </w:rPr>
        <w:t>16</w:t>
      </w:r>
    </w:p>
    <w:p w14:paraId="35A4121B" w14:textId="72576CF3" w:rsidR="00C722CC" w:rsidRPr="007549A6" w:rsidRDefault="00C722CC" w:rsidP="00EE5BC2">
      <w:pPr>
        <w:rPr>
          <w:rFonts w:ascii="Arial" w:hAnsi="Arial" w:cs="Arial"/>
          <w:sz w:val="22"/>
          <w:szCs w:val="22"/>
        </w:rPr>
      </w:pPr>
    </w:p>
    <w:p w14:paraId="1EFB89A2" w14:textId="6FE9CFE9" w:rsidR="00C722CC" w:rsidRDefault="00C722CC" w:rsidP="00EE5BC2">
      <w:pPr>
        <w:rPr>
          <w:rFonts w:ascii="Arial" w:hAnsi="Arial" w:cs="Arial"/>
          <w:sz w:val="22"/>
          <w:szCs w:val="22"/>
        </w:rPr>
      </w:pPr>
      <w:r w:rsidRPr="007549A6">
        <w:rPr>
          <w:rFonts w:ascii="Arial" w:hAnsi="Arial" w:cs="Arial"/>
          <w:sz w:val="22"/>
          <w:szCs w:val="22"/>
        </w:rPr>
        <w:tab/>
        <w:t xml:space="preserve">Objetivos específicos </w:t>
      </w:r>
      <w:r w:rsidR="007549A6" w:rsidRPr="007549A6">
        <w:rPr>
          <w:rFonts w:ascii="Arial" w:hAnsi="Arial" w:cs="Arial"/>
          <w:sz w:val="22"/>
          <w:szCs w:val="22"/>
        </w:rPr>
        <w:t>……………………………………………………</w:t>
      </w:r>
      <w:r w:rsidR="00C80787">
        <w:rPr>
          <w:rFonts w:ascii="Arial" w:hAnsi="Arial" w:cs="Arial"/>
          <w:sz w:val="22"/>
          <w:szCs w:val="22"/>
        </w:rPr>
        <w:t>……….</w:t>
      </w:r>
      <w:r w:rsidRPr="007549A6">
        <w:rPr>
          <w:rFonts w:ascii="Arial" w:hAnsi="Arial" w:cs="Arial"/>
          <w:sz w:val="22"/>
          <w:szCs w:val="22"/>
        </w:rPr>
        <w:t>16</w:t>
      </w:r>
    </w:p>
    <w:p w14:paraId="2C1DCFFC" w14:textId="0EC0C24D" w:rsidR="00C57ED7" w:rsidRDefault="00C57ED7" w:rsidP="00EE5BC2">
      <w:pPr>
        <w:rPr>
          <w:rFonts w:ascii="Arial" w:hAnsi="Arial" w:cs="Arial"/>
          <w:sz w:val="22"/>
          <w:szCs w:val="22"/>
        </w:rPr>
      </w:pPr>
    </w:p>
    <w:p w14:paraId="13EACFF4" w14:textId="61108D7E" w:rsidR="00C57ED7" w:rsidRPr="007549A6" w:rsidRDefault="00C57ED7" w:rsidP="00EE5BC2">
      <w:pPr>
        <w:rPr>
          <w:rFonts w:ascii="Arial" w:hAnsi="Arial" w:cs="Arial"/>
          <w:sz w:val="22"/>
          <w:szCs w:val="22"/>
        </w:rPr>
      </w:pPr>
      <w:r>
        <w:rPr>
          <w:rFonts w:ascii="Arial" w:hAnsi="Arial" w:cs="Arial"/>
          <w:sz w:val="22"/>
          <w:szCs w:val="22"/>
        </w:rPr>
        <w:t xml:space="preserve">DESARROLLO DE ACTIVIDADES </w:t>
      </w:r>
      <w:r w:rsidR="00D0018B">
        <w:rPr>
          <w:rFonts w:ascii="Arial" w:hAnsi="Arial" w:cs="Arial"/>
          <w:sz w:val="22"/>
          <w:szCs w:val="22"/>
        </w:rPr>
        <w:t>………………………………………………</w:t>
      </w:r>
      <w:r w:rsidR="00C80787">
        <w:rPr>
          <w:rFonts w:ascii="Arial" w:hAnsi="Arial" w:cs="Arial"/>
          <w:sz w:val="22"/>
          <w:szCs w:val="22"/>
        </w:rPr>
        <w:t>……..</w:t>
      </w:r>
      <w:r w:rsidR="00D0018B">
        <w:rPr>
          <w:rFonts w:ascii="Arial" w:hAnsi="Arial" w:cs="Arial"/>
          <w:sz w:val="22"/>
          <w:szCs w:val="22"/>
        </w:rPr>
        <w:t>17</w:t>
      </w:r>
    </w:p>
    <w:p w14:paraId="30A24EF7" w14:textId="3CB405FC" w:rsidR="00BA6FA1" w:rsidRDefault="00BA6FA1">
      <w:pPr>
        <w:tabs>
          <w:tab w:val="right" w:leader="dot" w:pos="8261"/>
        </w:tabs>
        <w:spacing w:line="360" w:lineRule="auto"/>
        <w:jc w:val="center"/>
        <w:rPr>
          <w:rFonts w:ascii="Arial" w:hAnsi="Arial" w:cs="Arial"/>
          <w:b/>
          <w:sz w:val="22"/>
          <w:szCs w:val="22"/>
        </w:rPr>
      </w:pPr>
    </w:p>
    <w:p w14:paraId="298B2721" w14:textId="3949475D" w:rsidR="00D0018B" w:rsidRPr="00C80787" w:rsidRDefault="00C57ED7">
      <w:pPr>
        <w:suppressAutoHyphens w:val="0"/>
        <w:rPr>
          <w:rFonts w:ascii="Arial" w:hAnsi="Arial" w:cs="Arial"/>
          <w:bCs/>
          <w:sz w:val="22"/>
          <w:szCs w:val="22"/>
        </w:rPr>
      </w:pPr>
      <w:bookmarkStart w:id="4" w:name="__RefHeading__5_1895054565"/>
      <w:bookmarkEnd w:id="4"/>
      <w:r w:rsidRPr="00C80787">
        <w:rPr>
          <w:rFonts w:ascii="Arial" w:hAnsi="Arial" w:cs="Arial"/>
          <w:bCs/>
          <w:sz w:val="22"/>
          <w:szCs w:val="22"/>
        </w:rPr>
        <w:t>METODOLOGIA APLICADA ……………………………………………………</w:t>
      </w:r>
      <w:r w:rsidR="00C80787">
        <w:rPr>
          <w:rFonts w:ascii="Arial" w:hAnsi="Arial" w:cs="Arial"/>
          <w:bCs/>
          <w:sz w:val="22"/>
          <w:szCs w:val="22"/>
        </w:rPr>
        <w:t>……….</w:t>
      </w:r>
      <w:r w:rsidRPr="00C80787">
        <w:rPr>
          <w:rFonts w:ascii="Arial" w:hAnsi="Arial" w:cs="Arial"/>
          <w:bCs/>
          <w:sz w:val="22"/>
          <w:szCs w:val="22"/>
        </w:rPr>
        <w:t>19</w:t>
      </w:r>
    </w:p>
    <w:p w14:paraId="068D234E" w14:textId="77777777" w:rsidR="00D0018B" w:rsidRPr="00C80787" w:rsidRDefault="00D0018B">
      <w:pPr>
        <w:suppressAutoHyphens w:val="0"/>
        <w:rPr>
          <w:rFonts w:ascii="Arial" w:hAnsi="Arial" w:cs="Arial"/>
          <w:bCs/>
          <w:sz w:val="22"/>
          <w:szCs w:val="22"/>
        </w:rPr>
      </w:pPr>
    </w:p>
    <w:p w14:paraId="6BFE82FF" w14:textId="12643AB6" w:rsidR="0066764F" w:rsidRPr="00C80787" w:rsidRDefault="00D0018B">
      <w:pPr>
        <w:suppressAutoHyphens w:val="0"/>
        <w:rPr>
          <w:rFonts w:ascii="Arial" w:hAnsi="Arial" w:cs="Arial"/>
          <w:bCs/>
          <w:sz w:val="22"/>
          <w:szCs w:val="22"/>
        </w:rPr>
      </w:pPr>
      <w:r w:rsidRPr="00C80787">
        <w:rPr>
          <w:rFonts w:ascii="Arial" w:hAnsi="Arial" w:cs="Arial"/>
          <w:bCs/>
          <w:sz w:val="22"/>
          <w:szCs w:val="22"/>
        </w:rPr>
        <w:t>DESCRIPCIÓN CONCEPTUAL DEL SISTEMA ………………………………</w:t>
      </w:r>
      <w:r w:rsidR="00C80787">
        <w:rPr>
          <w:rFonts w:ascii="Arial" w:hAnsi="Arial" w:cs="Arial"/>
          <w:bCs/>
          <w:sz w:val="22"/>
          <w:szCs w:val="22"/>
        </w:rPr>
        <w:t>………</w:t>
      </w:r>
      <w:r w:rsidRPr="00C80787">
        <w:rPr>
          <w:rFonts w:ascii="Arial" w:hAnsi="Arial" w:cs="Arial"/>
          <w:bCs/>
          <w:sz w:val="22"/>
          <w:szCs w:val="22"/>
        </w:rPr>
        <w:t>25</w:t>
      </w:r>
    </w:p>
    <w:p w14:paraId="44BF43AE" w14:textId="77777777" w:rsidR="0066764F" w:rsidRPr="00C80787" w:rsidRDefault="0066764F">
      <w:pPr>
        <w:suppressAutoHyphens w:val="0"/>
        <w:rPr>
          <w:rFonts w:ascii="Arial" w:hAnsi="Arial" w:cs="Arial"/>
          <w:bCs/>
          <w:sz w:val="22"/>
          <w:szCs w:val="22"/>
        </w:rPr>
      </w:pPr>
    </w:p>
    <w:p w14:paraId="26B413D4" w14:textId="408C81F9" w:rsidR="0066764F" w:rsidRPr="00C80787" w:rsidRDefault="0066764F">
      <w:pPr>
        <w:suppressAutoHyphens w:val="0"/>
        <w:rPr>
          <w:rFonts w:ascii="Arial" w:hAnsi="Arial" w:cs="Arial"/>
          <w:bCs/>
          <w:sz w:val="22"/>
          <w:szCs w:val="22"/>
        </w:rPr>
      </w:pPr>
      <w:r w:rsidRPr="00C80787">
        <w:rPr>
          <w:rFonts w:ascii="Arial" w:hAnsi="Arial" w:cs="Arial"/>
          <w:bCs/>
          <w:sz w:val="22"/>
          <w:szCs w:val="22"/>
        </w:rPr>
        <w:t>DISEÑO DEL SISTEMA …………………………………………………………</w:t>
      </w:r>
      <w:r w:rsidR="00C80787">
        <w:rPr>
          <w:rFonts w:ascii="Arial" w:hAnsi="Arial" w:cs="Arial"/>
          <w:bCs/>
          <w:sz w:val="22"/>
          <w:szCs w:val="22"/>
        </w:rPr>
        <w:t>…….</w:t>
      </w:r>
      <w:r w:rsidRPr="00C80787">
        <w:rPr>
          <w:rFonts w:ascii="Arial" w:hAnsi="Arial" w:cs="Arial"/>
          <w:bCs/>
          <w:sz w:val="22"/>
          <w:szCs w:val="22"/>
        </w:rPr>
        <w:t>…26</w:t>
      </w:r>
    </w:p>
    <w:p w14:paraId="1C1B95EA" w14:textId="77777777" w:rsidR="0066764F" w:rsidRPr="00C80787" w:rsidRDefault="0066764F">
      <w:pPr>
        <w:suppressAutoHyphens w:val="0"/>
        <w:rPr>
          <w:rFonts w:ascii="Arial" w:hAnsi="Arial" w:cs="Arial"/>
          <w:bCs/>
          <w:sz w:val="22"/>
          <w:szCs w:val="22"/>
        </w:rPr>
      </w:pPr>
    </w:p>
    <w:p w14:paraId="11C2AA9E" w14:textId="0A6A81B3" w:rsidR="0066764F" w:rsidRPr="00C80787" w:rsidRDefault="0066764F">
      <w:pPr>
        <w:suppressAutoHyphens w:val="0"/>
        <w:rPr>
          <w:rFonts w:ascii="Arial" w:hAnsi="Arial" w:cs="Arial"/>
          <w:bCs/>
          <w:sz w:val="22"/>
          <w:szCs w:val="22"/>
        </w:rPr>
      </w:pPr>
      <w:r w:rsidRPr="00C80787">
        <w:rPr>
          <w:rFonts w:ascii="Arial" w:hAnsi="Arial" w:cs="Arial"/>
          <w:bCs/>
          <w:sz w:val="22"/>
          <w:szCs w:val="22"/>
        </w:rPr>
        <w:t>CONOCIMIENTOS ADQUIRIDOS………………………………………………</w:t>
      </w:r>
      <w:r w:rsidR="00C80787">
        <w:rPr>
          <w:rFonts w:ascii="Arial" w:hAnsi="Arial" w:cs="Arial"/>
          <w:bCs/>
          <w:sz w:val="22"/>
          <w:szCs w:val="22"/>
        </w:rPr>
        <w:t>……</w:t>
      </w:r>
      <w:r w:rsidRPr="00C80787">
        <w:rPr>
          <w:rFonts w:ascii="Arial" w:hAnsi="Arial" w:cs="Arial"/>
          <w:bCs/>
          <w:sz w:val="22"/>
          <w:szCs w:val="22"/>
        </w:rPr>
        <w:t>…45</w:t>
      </w:r>
    </w:p>
    <w:p w14:paraId="6CDCC239" w14:textId="176B53B0"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14:paraId="0B7633AC" w14:textId="27184FD7" w:rsidR="0066764F" w:rsidRPr="00C80787" w:rsidRDefault="0066764F">
      <w:pPr>
        <w:suppressAutoHyphens w:val="0"/>
        <w:rPr>
          <w:rFonts w:ascii="Arial" w:hAnsi="Arial" w:cs="Arial"/>
          <w:bCs/>
          <w:sz w:val="22"/>
          <w:szCs w:val="22"/>
        </w:rPr>
      </w:pPr>
      <w:r w:rsidRPr="00C80787">
        <w:rPr>
          <w:rFonts w:ascii="Arial" w:hAnsi="Arial" w:cs="Arial"/>
          <w:bCs/>
          <w:sz w:val="22"/>
          <w:szCs w:val="22"/>
        </w:rPr>
        <w:tab/>
        <w:t>Facilidades……………………………………………………………………</w:t>
      </w:r>
      <w:r w:rsidR="00C80787">
        <w:rPr>
          <w:rFonts w:ascii="Arial" w:hAnsi="Arial" w:cs="Arial"/>
          <w:bCs/>
          <w:sz w:val="22"/>
          <w:szCs w:val="22"/>
        </w:rPr>
        <w:t>…...</w:t>
      </w:r>
      <w:r w:rsidRPr="00C80787">
        <w:rPr>
          <w:rFonts w:ascii="Arial" w:hAnsi="Arial" w:cs="Arial"/>
          <w:bCs/>
          <w:sz w:val="22"/>
          <w:szCs w:val="22"/>
        </w:rPr>
        <w:t>45</w:t>
      </w:r>
    </w:p>
    <w:p w14:paraId="68E1633B" w14:textId="470CEE70" w:rsidR="0066764F" w:rsidRPr="00C80787" w:rsidRDefault="0066764F">
      <w:pPr>
        <w:suppressAutoHyphens w:val="0"/>
        <w:rPr>
          <w:rFonts w:ascii="Arial" w:hAnsi="Arial" w:cs="Arial"/>
          <w:bCs/>
          <w:sz w:val="22"/>
          <w:szCs w:val="22"/>
        </w:rPr>
      </w:pPr>
      <w:r w:rsidRPr="00C80787">
        <w:rPr>
          <w:rFonts w:ascii="Arial" w:hAnsi="Arial" w:cs="Arial"/>
          <w:bCs/>
          <w:sz w:val="22"/>
          <w:szCs w:val="22"/>
        </w:rPr>
        <w:tab/>
      </w:r>
    </w:p>
    <w:p w14:paraId="56241082" w14:textId="252C8FF3" w:rsidR="0066764F" w:rsidRPr="00C80787" w:rsidRDefault="0066764F">
      <w:pPr>
        <w:suppressAutoHyphens w:val="0"/>
        <w:rPr>
          <w:rFonts w:ascii="Arial" w:hAnsi="Arial" w:cs="Arial"/>
          <w:bCs/>
          <w:sz w:val="22"/>
          <w:szCs w:val="22"/>
        </w:rPr>
      </w:pPr>
      <w:r w:rsidRPr="00C80787">
        <w:rPr>
          <w:rFonts w:ascii="Arial" w:hAnsi="Arial" w:cs="Arial"/>
          <w:bCs/>
          <w:sz w:val="22"/>
          <w:szCs w:val="22"/>
        </w:rPr>
        <w:tab/>
        <w:t>Dificultades…………………………………………………………………</w:t>
      </w:r>
      <w:r w:rsidR="00C80787">
        <w:rPr>
          <w:rFonts w:ascii="Arial" w:hAnsi="Arial" w:cs="Arial"/>
          <w:bCs/>
          <w:sz w:val="22"/>
          <w:szCs w:val="22"/>
        </w:rPr>
        <w:t>…..…</w:t>
      </w:r>
      <w:r w:rsidRPr="00C80787">
        <w:rPr>
          <w:rFonts w:ascii="Arial" w:hAnsi="Arial" w:cs="Arial"/>
          <w:bCs/>
          <w:sz w:val="22"/>
          <w:szCs w:val="22"/>
        </w:rPr>
        <w:t>45</w:t>
      </w:r>
    </w:p>
    <w:p w14:paraId="5C77A320" w14:textId="77777777" w:rsidR="0066764F" w:rsidRPr="00C80787" w:rsidRDefault="0066764F">
      <w:pPr>
        <w:suppressAutoHyphens w:val="0"/>
        <w:rPr>
          <w:rFonts w:ascii="Arial" w:hAnsi="Arial" w:cs="Arial"/>
          <w:bCs/>
          <w:sz w:val="22"/>
          <w:szCs w:val="22"/>
        </w:rPr>
      </w:pPr>
    </w:p>
    <w:p w14:paraId="42735F8F" w14:textId="54398F03" w:rsidR="0066764F" w:rsidRPr="00C80787" w:rsidRDefault="0066764F">
      <w:pPr>
        <w:suppressAutoHyphens w:val="0"/>
        <w:rPr>
          <w:rFonts w:ascii="Arial" w:hAnsi="Arial" w:cs="Arial"/>
          <w:bCs/>
          <w:sz w:val="22"/>
          <w:szCs w:val="22"/>
        </w:rPr>
      </w:pPr>
      <w:r w:rsidRPr="00C80787">
        <w:rPr>
          <w:rFonts w:ascii="Arial" w:hAnsi="Arial" w:cs="Arial"/>
          <w:bCs/>
          <w:sz w:val="22"/>
          <w:szCs w:val="22"/>
        </w:rPr>
        <w:t>CONCLUSIONES …………………………………………………………………</w:t>
      </w:r>
      <w:r w:rsidR="00C80787">
        <w:rPr>
          <w:rFonts w:ascii="Arial" w:hAnsi="Arial" w:cs="Arial"/>
          <w:bCs/>
          <w:sz w:val="22"/>
          <w:szCs w:val="22"/>
        </w:rPr>
        <w:t>……..</w:t>
      </w:r>
      <w:r w:rsidRPr="00C80787">
        <w:rPr>
          <w:rFonts w:ascii="Arial" w:hAnsi="Arial" w:cs="Arial"/>
          <w:bCs/>
          <w:sz w:val="22"/>
          <w:szCs w:val="22"/>
        </w:rPr>
        <w:t>46</w:t>
      </w:r>
    </w:p>
    <w:p w14:paraId="48DB8DCE" w14:textId="77777777" w:rsidR="0066764F" w:rsidRPr="00C80787" w:rsidRDefault="0066764F">
      <w:pPr>
        <w:suppressAutoHyphens w:val="0"/>
        <w:rPr>
          <w:rFonts w:ascii="Arial" w:hAnsi="Arial" w:cs="Arial"/>
          <w:bCs/>
          <w:sz w:val="22"/>
          <w:szCs w:val="22"/>
        </w:rPr>
      </w:pPr>
    </w:p>
    <w:p w14:paraId="30A24EF8" w14:textId="3ED30C05" w:rsidR="0073362A" w:rsidRDefault="0066764F">
      <w:pPr>
        <w:suppressAutoHyphens w:val="0"/>
        <w:rPr>
          <w:rFonts w:ascii="Arial" w:hAnsi="Arial" w:cs="Arial"/>
          <w:b/>
          <w:kern w:val="1"/>
          <w:sz w:val="22"/>
          <w:szCs w:val="22"/>
        </w:rPr>
      </w:pPr>
      <w:r w:rsidRPr="00C80787">
        <w:rPr>
          <w:rFonts w:ascii="Arial" w:hAnsi="Arial" w:cs="Arial"/>
          <w:bCs/>
          <w:sz w:val="22"/>
          <w:szCs w:val="22"/>
        </w:rPr>
        <w:t>ANEXOS …</w:t>
      </w:r>
      <w:r w:rsidR="00C80787" w:rsidRPr="00C80787">
        <w:rPr>
          <w:rFonts w:ascii="Arial" w:hAnsi="Arial" w:cs="Arial"/>
          <w:bCs/>
          <w:sz w:val="22"/>
          <w:szCs w:val="22"/>
        </w:rPr>
        <w:t>…………………………………………………………………………</w:t>
      </w:r>
      <w:r w:rsidR="00C80787">
        <w:rPr>
          <w:rFonts w:ascii="Arial" w:hAnsi="Arial" w:cs="Arial"/>
          <w:bCs/>
          <w:sz w:val="22"/>
          <w:szCs w:val="22"/>
        </w:rPr>
        <w:t>……..</w:t>
      </w:r>
      <w:r w:rsidR="00C80787" w:rsidRPr="00C80787">
        <w:rPr>
          <w:rFonts w:ascii="Arial" w:hAnsi="Arial" w:cs="Arial"/>
          <w:bCs/>
          <w:sz w:val="22"/>
          <w:szCs w:val="22"/>
        </w:rPr>
        <w:t>47</w:t>
      </w:r>
      <w:r w:rsidR="0073362A">
        <w:rPr>
          <w:bCs/>
          <w:sz w:val="22"/>
          <w:szCs w:val="22"/>
        </w:rPr>
        <w:br w:type="page"/>
      </w:r>
    </w:p>
    <w:p w14:paraId="30A24EF9" w14:textId="77777777" w:rsidR="00BA6FA1" w:rsidRDefault="00BA6FA1">
      <w:pPr>
        <w:pStyle w:val="Ttulo1"/>
        <w:spacing w:before="0" w:after="0" w:line="360" w:lineRule="auto"/>
        <w:jc w:val="center"/>
        <w:rPr>
          <w:sz w:val="22"/>
          <w:szCs w:val="22"/>
        </w:rPr>
      </w:pPr>
      <w:r>
        <w:rPr>
          <w:bCs w:val="0"/>
          <w:sz w:val="22"/>
          <w:szCs w:val="22"/>
        </w:rPr>
        <w:lastRenderedPageBreak/>
        <w:t>INTRODUCCION</w:t>
      </w:r>
    </w:p>
    <w:p w14:paraId="30A24EFB" w14:textId="25D7176B" w:rsidR="0073362A" w:rsidRDefault="0073362A" w:rsidP="00695954">
      <w:pPr>
        <w:spacing w:line="360" w:lineRule="auto"/>
        <w:ind w:firstLine="708"/>
        <w:jc w:val="both"/>
        <w:rPr>
          <w:rFonts w:ascii="Arial" w:hAnsi="Arial" w:cs="Arial"/>
          <w:bCs/>
          <w:color w:val="000000"/>
          <w:sz w:val="22"/>
          <w:szCs w:val="22"/>
        </w:rPr>
      </w:pPr>
      <w:r w:rsidRPr="0073362A">
        <w:rPr>
          <w:rFonts w:ascii="Arial" w:hAnsi="Arial" w:cs="Arial"/>
          <w:bCs/>
          <w:color w:val="000000"/>
          <w:sz w:val="22"/>
          <w:szCs w:val="22"/>
        </w:rPr>
        <w:t>Maderas del Orinoco, C.A</w:t>
      </w:r>
      <w:r w:rsidR="00F77259" w:rsidRPr="0073362A">
        <w:rPr>
          <w:rFonts w:ascii="Arial" w:hAnsi="Arial" w:cs="Arial"/>
          <w:bCs/>
          <w:color w:val="000000"/>
          <w:sz w:val="22"/>
          <w:szCs w:val="22"/>
        </w:rPr>
        <w:t>, es</w:t>
      </w:r>
      <w:r w:rsidRPr="0073362A">
        <w:rPr>
          <w:rFonts w:ascii="Arial" w:hAnsi="Arial" w:cs="Arial"/>
          <w:bCs/>
          <w:color w:val="000000"/>
          <w:sz w:val="22"/>
          <w:szCs w:val="22"/>
        </w:rPr>
        <w:t xml:space="preserve"> la mayor empresa del sector forestal de Venezuela, quien se encuentra bajo la tutela del Ministerio de Industrias Básicas y Minería. Se localiza al sur de los estados Anzoátegui y Monagas y está conformada por un grupo calificado de profesionales y técnicos. Maderas del Orinoco se orienta a la calidad y ofrece acompañamiento a las comunidades aledañas a sus áreas de influencia en procura de una mejor calidad de vida, asegurando bienestar a las generaciones futuras. </w:t>
      </w:r>
    </w:p>
    <w:p w14:paraId="30A24EFC" w14:textId="77777777" w:rsidR="00042FDD" w:rsidRDefault="00042FDD" w:rsidP="0073362A">
      <w:pPr>
        <w:spacing w:line="360" w:lineRule="auto"/>
        <w:ind w:firstLine="709"/>
        <w:jc w:val="both"/>
        <w:rPr>
          <w:rFonts w:ascii="Arial" w:hAnsi="Arial" w:cs="Arial"/>
          <w:bCs/>
          <w:color w:val="000000"/>
          <w:sz w:val="22"/>
          <w:szCs w:val="22"/>
        </w:rPr>
      </w:pPr>
    </w:p>
    <w:p w14:paraId="30A24EFD" w14:textId="77777777"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la actualidad la empresa cuenta con más de 410 mil hectáreas de bosques de Pino Caribe (Pinus Caribaea, var. Hondurensis), la concentración forestal más grande del mundo y se aspira promover su crecimiento hacia la consolidación de proyectos que hagan más rentable y competitiva la actividad forestal, aunando esfuerzos hacia su crecimiento productivo. </w:t>
      </w:r>
    </w:p>
    <w:p w14:paraId="30A24EFE" w14:textId="77777777" w:rsidR="00042FDD" w:rsidRPr="0073362A" w:rsidRDefault="00042FDD" w:rsidP="0073362A">
      <w:pPr>
        <w:spacing w:line="360" w:lineRule="auto"/>
        <w:ind w:firstLine="709"/>
        <w:jc w:val="both"/>
        <w:rPr>
          <w:rFonts w:ascii="Arial" w:hAnsi="Arial" w:cs="Arial"/>
          <w:bCs/>
          <w:color w:val="000000"/>
          <w:sz w:val="22"/>
          <w:szCs w:val="22"/>
        </w:rPr>
      </w:pPr>
    </w:p>
    <w:p w14:paraId="30A24EFF" w14:textId="7708E2EA"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área </w:t>
      </w:r>
      <w:r w:rsidR="00FE2F24" w:rsidRPr="0073362A">
        <w:rPr>
          <w:rFonts w:ascii="Arial" w:hAnsi="Arial" w:cs="Arial"/>
          <w:bCs/>
          <w:color w:val="000000"/>
          <w:sz w:val="22"/>
          <w:szCs w:val="22"/>
        </w:rPr>
        <w:t>administrativa entre</w:t>
      </w:r>
      <w:r w:rsidRPr="0073362A">
        <w:rPr>
          <w:rFonts w:ascii="Arial" w:hAnsi="Arial" w:cs="Arial"/>
          <w:bCs/>
          <w:color w:val="000000"/>
          <w:sz w:val="22"/>
          <w:szCs w:val="22"/>
        </w:rPr>
        <w:t xml:space="preserve"> los meses julio y agosto de cada año se lleva a cabo el proceso de formulación presupuestaria de gasto; el cual consiste en una agrupación de elementos internos y externos que darían los inicios a la asignación de recursos por cada una de las unidades administrativas para poder cumplir sus metas planteadas.</w:t>
      </w:r>
    </w:p>
    <w:p w14:paraId="30A24F00" w14:textId="77777777" w:rsidR="00042FDD" w:rsidRPr="0073362A" w:rsidRDefault="00042FDD" w:rsidP="0073362A">
      <w:pPr>
        <w:spacing w:line="360" w:lineRule="auto"/>
        <w:ind w:firstLine="709"/>
        <w:jc w:val="both"/>
        <w:rPr>
          <w:rFonts w:ascii="Arial" w:hAnsi="Arial" w:cs="Arial"/>
          <w:bCs/>
          <w:color w:val="000000"/>
          <w:sz w:val="22"/>
          <w:szCs w:val="22"/>
        </w:rPr>
      </w:pPr>
    </w:p>
    <w:p w14:paraId="30A24F01" w14:textId="75145C0A"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Cada </w:t>
      </w:r>
      <w:ins w:id="5" w:author="Carlos Abaffy" w:date="2018-10-08T15:45:00Z">
        <w:r w:rsidR="004D34CC">
          <w:rPr>
            <w:rFonts w:ascii="Arial" w:hAnsi="Arial" w:cs="Arial"/>
            <w:bCs/>
            <w:color w:val="000000"/>
            <w:sz w:val="22"/>
            <w:szCs w:val="22"/>
          </w:rPr>
          <w:t xml:space="preserve">una </w:t>
        </w:r>
      </w:ins>
      <w:r w:rsidRPr="0073362A">
        <w:rPr>
          <w:rFonts w:ascii="Arial" w:hAnsi="Arial" w:cs="Arial"/>
          <w:bCs/>
          <w:color w:val="000000"/>
          <w:sz w:val="22"/>
          <w:szCs w:val="22"/>
        </w:rPr>
        <w:t xml:space="preserve">de las unidades administrativas de la empresa se establecen sus metas para un año determinado; lo que se denomina el Plan Operativo Anual (POA); estas metas están alineadas a cincos niveles que define la empresa las cuales son: Proyectos y/o acciones centralizadas, centro de costo, acciones </w:t>
      </w:r>
      <w:r w:rsidR="00267042" w:rsidRPr="0073362A">
        <w:rPr>
          <w:rFonts w:ascii="Arial" w:hAnsi="Arial" w:cs="Arial"/>
          <w:bCs/>
          <w:color w:val="000000"/>
          <w:sz w:val="22"/>
          <w:szCs w:val="22"/>
        </w:rPr>
        <w:t>específicas</w:t>
      </w:r>
      <w:r w:rsidRPr="0073362A">
        <w:rPr>
          <w:rFonts w:ascii="Arial" w:hAnsi="Arial" w:cs="Arial"/>
          <w:bCs/>
          <w:color w:val="000000"/>
          <w:sz w:val="22"/>
          <w:szCs w:val="22"/>
        </w:rPr>
        <w:t>, actividades y la procedencia o fuente de financiamiento.</w:t>
      </w:r>
    </w:p>
    <w:p w14:paraId="30A24F02" w14:textId="77777777" w:rsidR="00042FDD" w:rsidRPr="0073362A" w:rsidRDefault="00042FDD" w:rsidP="0073362A">
      <w:pPr>
        <w:spacing w:line="360" w:lineRule="auto"/>
        <w:ind w:firstLine="709"/>
        <w:jc w:val="both"/>
        <w:rPr>
          <w:rFonts w:ascii="Arial" w:hAnsi="Arial" w:cs="Arial"/>
          <w:bCs/>
          <w:color w:val="000000"/>
          <w:sz w:val="22"/>
          <w:szCs w:val="22"/>
        </w:rPr>
      </w:pPr>
    </w:p>
    <w:p w14:paraId="30A24F03" w14:textId="77777777"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Una vez definida cada actividad de la unidad administrativa se proceden a incluirles los recursos que se utilizaran para cumplir con cada actividad indicada; cada uno de estos recursos contiene un costo; y el conjunto de recursos por cada actividad </w:t>
      </w:r>
      <w:r w:rsidR="00042FDD" w:rsidRPr="0073362A">
        <w:rPr>
          <w:rFonts w:ascii="Arial" w:hAnsi="Arial" w:cs="Arial"/>
          <w:bCs/>
          <w:color w:val="000000"/>
          <w:sz w:val="22"/>
          <w:szCs w:val="22"/>
        </w:rPr>
        <w:t>conformarían</w:t>
      </w:r>
      <w:r w:rsidRPr="0073362A">
        <w:rPr>
          <w:rFonts w:ascii="Arial" w:hAnsi="Arial" w:cs="Arial"/>
          <w:bCs/>
          <w:color w:val="000000"/>
          <w:sz w:val="22"/>
          <w:szCs w:val="22"/>
        </w:rPr>
        <w:t xml:space="preserve"> lo que es la formulación presupuestaria de la unidad.</w:t>
      </w:r>
    </w:p>
    <w:p w14:paraId="30A24F04" w14:textId="77777777" w:rsidR="00042FDD" w:rsidRPr="0073362A" w:rsidRDefault="00042FDD" w:rsidP="0073362A">
      <w:pPr>
        <w:spacing w:line="360" w:lineRule="auto"/>
        <w:ind w:firstLine="709"/>
        <w:jc w:val="both"/>
        <w:rPr>
          <w:rFonts w:ascii="Arial" w:hAnsi="Arial" w:cs="Arial"/>
          <w:bCs/>
          <w:color w:val="000000"/>
          <w:sz w:val="22"/>
          <w:szCs w:val="22"/>
        </w:rPr>
      </w:pPr>
    </w:p>
    <w:p w14:paraId="30A24F05" w14:textId="77777777"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Para todos estos procesos de la formulación presupuestaria la Gerencia de Planificación qu</w:t>
      </w:r>
      <w:r w:rsidR="00267042">
        <w:rPr>
          <w:rFonts w:ascii="Arial" w:hAnsi="Arial" w:cs="Arial"/>
          <w:bCs/>
          <w:color w:val="000000"/>
          <w:sz w:val="22"/>
          <w:szCs w:val="22"/>
        </w:rPr>
        <w:t>i</w:t>
      </w:r>
      <w:r w:rsidRPr="0073362A">
        <w:rPr>
          <w:rFonts w:ascii="Arial" w:hAnsi="Arial" w:cs="Arial"/>
          <w:bCs/>
          <w:color w:val="000000"/>
          <w:sz w:val="22"/>
          <w:szCs w:val="22"/>
        </w:rPr>
        <w:t>e</w:t>
      </w:r>
      <w:r w:rsidR="00267042">
        <w:rPr>
          <w:rFonts w:ascii="Arial" w:hAnsi="Arial" w:cs="Arial"/>
          <w:bCs/>
          <w:color w:val="000000"/>
          <w:sz w:val="22"/>
          <w:szCs w:val="22"/>
        </w:rPr>
        <w:t>n</w:t>
      </w:r>
      <w:r w:rsidRPr="0073362A">
        <w:rPr>
          <w:rFonts w:ascii="Arial" w:hAnsi="Arial" w:cs="Arial"/>
          <w:bCs/>
          <w:color w:val="000000"/>
          <w:sz w:val="22"/>
          <w:szCs w:val="22"/>
        </w:rPr>
        <w:t xml:space="preserve"> es la encargada de la elaboración</w:t>
      </w:r>
      <w:r w:rsidR="00267042">
        <w:rPr>
          <w:rFonts w:ascii="Arial" w:hAnsi="Arial" w:cs="Arial"/>
          <w:bCs/>
          <w:color w:val="000000"/>
          <w:sz w:val="22"/>
          <w:szCs w:val="22"/>
        </w:rPr>
        <w:t xml:space="preserve"> del Presupuesto de la Empresa;</w:t>
      </w:r>
      <w:r w:rsidRPr="0073362A">
        <w:rPr>
          <w:rFonts w:ascii="Arial" w:hAnsi="Arial" w:cs="Arial"/>
          <w:bCs/>
          <w:color w:val="000000"/>
          <w:sz w:val="22"/>
          <w:szCs w:val="22"/>
        </w:rPr>
        <w:t xml:space="preserve"> no cuenta con un sistema que le permita realizar de una manera eficiente este proceso de formulación presupuestaria solo poseen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con una estructura mensualizada donde asignan el monto en bolívares de cada actividad que posee la unidad administrativa.</w:t>
      </w:r>
    </w:p>
    <w:p w14:paraId="30A24F06" w14:textId="77777777" w:rsidR="00042FDD" w:rsidRPr="0073362A" w:rsidRDefault="00042FDD" w:rsidP="0073362A">
      <w:pPr>
        <w:spacing w:line="360" w:lineRule="auto"/>
        <w:ind w:firstLine="709"/>
        <w:jc w:val="both"/>
        <w:rPr>
          <w:rFonts w:ascii="Arial" w:hAnsi="Arial" w:cs="Arial"/>
          <w:bCs/>
          <w:color w:val="000000"/>
          <w:sz w:val="22"/>
          <w:szCs w:val="22"/>
        </w:rPr>
      </w:pPr>
    </w:p>
    <w:p w14:paraId="30A24F07" w14:textId="77777777"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En el proceso de formulación presupuestaria se designa a una persona responsable por cada unidad administrativa; a esta persona la Gerencia de Planificación le entrega una hoja de </w:t>
      </w:r>
      <w:r w:rsidR="002F29EF" w:rsidRPr="0073362A">
        <w:rPr>
          <w:rFonts w:ascii="Arial" w:hAnsi="Arial" w:cs="Arial"/>
          <w:bCs/>
          <w:color w:val="000000"/>
          <w:sz w:val="22"/>
          <w:szCs w:val="22"/>
        </w:rPr>
        <w:t>cálculo</w:t>
      </w:r>
      <w:r w:rsidRPr="0073362A">
        <w:rPr>
          <w:rFonts w:ascii="Arial" w:hAnsi="Arial" w:cs="Arial"/>
          <w:bCs/>
          <w:color w:val="000000"/>
          <w:sz w:val="22"/>
          <w:szCs w:val="22"/>
        </w:rPr>
        <w:t xml:space="preserve"> donde están todos los recursos; a su vez; la persona encargada asignará mensualmente la cantidad de recurso que utilizará su unidad.</w:t>
      </w:r>
    </w:p>
    <w:p w14:paraId="30A24F08" w14:textId="77777777" w:rsidR="00042FDD" w:rsidRPr="0073362A" w:rsidRDefault="00042FDD" w:rsidP="0073362A">
      <w:pPr>
        <w:spacing w:line="360" w:lineRule="auto"/>
        <w:ind w:firstLine="709"/>
        <w:jc w:val="both"/>
        <w:rPr>
          <w:rFonts w:ascii="Arial" w:hAnsi="Arial" w:cs="Arial"/>
          <w:bCs/>
          <w:color w:val="000000"/>
          <w:sz w:val="22"/>
          <w:szCs w:val="22"/>
        </w:rPr>
      </w:pPr>
    </w:p>
    <w:p w14:paraId="30A24F09" w14:textId="652D3BEA"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Hasta finales del año 2011 este proceso de formulación presupuestaria se llevaba a cabo con un sistema computarizado implementado por el Departamento de Sistemas y Procesos de Maderas del Orinoco, C.A, departamento encargado de desarrollar los sistemas informáticos necesarios para el desarrollo de las actividades diarias de la empresa y las actualizaciones de las plataformas tecnológicas usadas. El mismo fue desarrollado en Visual Basic Versión 5.6 y </w:t>
      </w:r>
      <w:r w:rsidR="008A0CE9" w:rsidRPr="0073362A">
        <w:rPr>
          <w:rFonts w:ascii="Arial" w:hAnsi="Arial" w:cs="Arial"/>
          <w:bCs/>
          <w:color w:val="000000"/>
          <w:sz w:val="22"/>
          <w:szCs w:val="22"/>
        </w:rPr>
        <w:t>SQL</w:t>
      </w:r>
      <w:r w:rsidR="008A0CE9">
        <w:rPr>
          <w:rFonts w:ascii="Arial" w:hAnsi="Arial" w:cs="Arial"/>
          <w:bCs/>
          <w:color w:val="000000"/>
          <w:sz w:val="22"/>
          <w:szCs w:val="22"/>
        </w:rPr>
        <w:t xml:space="preserve"> </w:t>
      </w:r>
      <w:r w:rsidR="008A0CE9" w:rsidRPr="0073362A">
        <w:rPr>
          <w:rFonts w:ascii="Arial" w:hAnsi="Arial" w:cs="Arial"/>
          <w:bCs/>
          <w:color w:val="000000"/>
          <w:sz w:val="22"/>
          <w:szCs w:val="22"/>
        </w:rPr>
        <w:t>Server</w:t>
      </w:r>
      <w:r w:rsidRPr="0073362A">
        <w:rPr>
          <w:rFonts w:ascii="Arial" w:hAnsi="Arial" w:cs="Arial"/>
          <w:bCs/>
          <w:color w:val="000000"/>
          <w:sz w:val="22"/>
          <w:szCs w:val="22"/>
        </w:rPr>
        <w:t xml:space="preserve"> versión 7.0.</w:t>
      </w:r>
    </w:p>
    <w:p w14:paraId="30A24F0A" w14:textId="77777777" w:rsidR="00042FDD" w:rsidRPr="0073362A" w:rsidRDefault="00042FDD" w:rsidP="0073362A">
      <w:pPr>
        <w:spacing w:line="360" w:lineRule="auto"/>
        <w:ind w:firstLine="709"/>
        <w:jc w:val="both"/>
        <w:rPr>
          <w:rFonts w:ascii="Arial" w:hAnsi="Arial" w:cs="Arial"/>
          <w:bCs/>
          <w:color w:val="000000"/>
          <w:sz w:val="22"/>
          <w:szCs w:val="22"/>
        </w:rPr>
      </w:pPr>
    </w:p>
    <w:p w14:paraId="30A24F0B" w14:textId="2117E604" w:rsid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A partir de enero del año 2012 la empresa Maderas del Orinoco decide migrar hacia el desarrollo de Software Libre </w:t>
      </w:r>
      <w:r w:rsidR="00617E67" w:rsidRPr="0073362A">
        <w:rPr>
          <w:rFonts w:ascii="Arial" w:hAnsi="Arial" w:cs="Arial"/>
          <w:bCs/>
          <w:color w:val="000000"/>
          <w:sz w:val="22"/>
          <w:szCs w:val="22"/>
        </w:rPr>
        <w:t>e instala</w:t>
      </w:r>
      <w:r w:rsidRPr="0073362A">
        <w:rPr>
          <w:rFonts w:ascii="Arial" w:hAnsi="Arial" w:cs="Arial"/>
          <w:bCs/>
          <w:color w:val="000000"/>
          <w:sz w:val="22"/>
          <w:szCs w:val="22"/>
        </w:rPr>
        <w:t xml:space="preserve"> un Sistema Integrado de </w:t>
      </w:r>
      <w:r w:rsidR="008A0CE9" w:rsidRPr="0073362A">
        <w:rPr>
          <w:rFonts w:ascii="Arial" w:hAnsi="Arial" w:cs="Arial"/>
          <w:bCs/>
          <w:color w:val="000000"/>
          <w:sz w:val="22"/>
          <w:szCs w:val="22"/>
        </w:rPr>
        <w:t>Gestión Administrativa</w:t>
      </w:r>
      <w:r w:rsidRPr="0073362A">
        <w:rPr>
          <w:rFonts w:ascii="Arial" w:hAnsi="Arial" w:cs="Arial"/>
          <w:bCs/>
          <w:color w:val="000000"/>
          <w:sz w:val="22"/>
          <w:szCs w:val="22"/>
        </w:rPr>
        <w:t xml:space="preserve">; pero, este no contempla el sistema de Formulación Presupuestaria; donde ya a partir de ese mismo año sus </w:t>
      </w:r>
      <w:r w:rsidR="002F29EF"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es PHP versión 5.2 y Postgre</w:t>
      </w:r>
      <w:r w:rsidR="00617E67">
        <w:rPr>
          <w:rFonts w:ascii="Arial" w:hAnsi="Arial" w:cs="Arial"/>
          <w:bCs/>
          <w:color w:val="000000"/>
          <w:sz w:val="22"/>
          <w:szCs w:val="22"/>
        </w:rPr>
        <w:t>SQL</w:t>
      </w:r>
      <w:r w:rsidRPr="0073362A">
        <w:rPr>
          <w:rFonts w:ascii="Arial" w:hAnsi="Arial" w:cs="Arial"/>
          <w:bCs/>
          <w:color w:val="000000"/>
          <w:sz w:val="22"/>
          <w:szCs w:val="22"/>
        </w:rPr>
        <w:t xml:space="preserve"> versión 8.4.</w:t>
      </w:r>
    </w:p>
    <w:p w14:paraId="30A24F0C" w14:textId="77777777" w:rsidR="00042FDD" w:rsidRPr="0073362A" w:rsidRDefault="00042FDD" w:rsidP="0073362A">
      <w:pPr>
        <w:spacing w:line="360" w:lineRule="auto"/>
        <w:ind w:firstLine="709"/>
        <w:jc w:val="both"/>
        <w:rPr>
          <w:rFonts w:ascii="Arial" w:hAnsi="Arial" w:cs="Arial"/>
          <w:bCs/>
          <w:color w:val="000000"/>
          <w:sz w:val="22"/>
          <w:szCs w:val="22"/>
        </w:rPr>
      </w:pPr>
    </w:p>
    <w:p w14:paraId="30A24F0D" w14:textId="12EA7A99" w:rsidR="0073362A" w:rsidRPr="0073362A" w:rsidRDefault="0073362A" w:rsidP="0073362A">
      <w:pPr>
        <w:spacing w:line="360" w:lineRule="auto"/>
        <w:ind w:firstLine="709"/>
        <w:jc w:val="both"/>
        <w:rPr>
          <w:rFonts w:ascii="Arial" w:hAnsi="Arial" w:cs="Arial"/>
          <w:bCs/>
          <w:color w:val="000000"/>
          <w:sz w:val="22"/>
          <w:szCs w:val="22"/>
        </w:rPr>
      </w:pPr>
      <w:r w:rsidRPr="0073362A">
        <w:rPr>
          <w:rFonts w:ascii="Arial" w:hAnsi="Arial" w:cs="Arial"/>
          <w:bCs/>
          <w:color w:val="000000"/>
          <w:sz w:val="22"/>
          <w:szCs w:val="22"/>
        </w:rPr>
        <w:t xml:space="preserve">Es por ello que Maderas del Orinoco requiere de la necesidad del análisis, diseño, desarrollo e implementación de un Sistema Automatizado que le permita el mejor registro y control del gran volumen de información como lo es la formulación </w:t>
      </w:r>
      <w:r w:rsidRPr="0073362A">
        <w:rPr>
          <w:rFonts w:ascii="Arial" w:hAnsi="Arial" w:cs="Arial"/>
          <w:bCs/>
          <w:color w:val="000000"/>
          <w:sz w:val="22"/>
          <w:szCs w:val="22"/>
        </w:rPr>
        <w:lastRenderedPageBreak/>
        <w:t xml:space="preserve">presupuestaria. Como único requisito es la utilización de </w:t>
      </w:r>
      <w:ins w:id="6" w:author="Carlos Abaffy" w:date="2018-10-08T15:47:00Z">
        <w:r w:rsidR="004D34CC">
          <w:rPr>
            <w:rFonts w:ascii="Arial" w:hAnsi="Arial" w:cs="Arial"/>
            <w:bCs/>
            <w:color w:val="000000"/>
            <w:sz w:val="22"/>
            <w:szCs w:val="22"/>
          </w:rPr>
          <w:t xml:space="preserve">los </w:t>
        </w:r>
      </w:ins>
      <w:r w:rsidRPr="0073362A">
        <w:rPr>
          <w:rFonts w:ascii="Arial" w:hAnsi="Arial" w:cs="Arial"/>
          <w:bCs/>
          <w:color w:val="000000"/>
          <w:sz w:val="22"/>
          <w:szCs w:val="22"/>
        </w:rPr>
        <w:t xml:space="preserve">nuevos </w:t>
      </w:r>
      <w:r w:rsidR="00BD70AD" w:rsidRPr="0073362A">
        <w:rPr>
          <w:rFonts w:ascii="Arial" w:hAnsi="Arial" w:cs="Arial"/>
          <w:bCs/>
          <w:color w:val="000000"/>
          <w:sz w:val="22"/>
          <w:szCs w:val="22"/>
        </w:rPr>
        <w:t>estándares</w:t>
      </w:r>
      <w:r w:rsidRPr="0073362A">
        <w:rPr>
          <w:rFonts w:ascii="Arial" w:hAnsi="Arial" w:cs="Arial"/>
          <w:bCs/>
          <w:color w:val="000000"/>
          <w:sz w:val="22"/>
          <w:szCs w:val="22"/>
        </w:rPr>
        <w:t xml:space="preserve"> de desarrollo bajo software libre.</w:t>
      </w:r>
    </w:p>
    <w:p w14:paraId="30A24F0E" w14:textId="218580E2" w:rsidR="00BD70AD" w:rsidRDefault="00BD70AD" w:rsidP="00BD70AD">
      <w:pPr>
        <w:suppressAutoHyphens w:val="0"/>
        <w:jc w:val="both"/>
        <w:rPr>
          <w:rFonts w:ascii="Arial" w:hAnsi="Arial" w:cs="Arial"/>
          <w:sz w:val="22"/>
          <w:szCs w:val="22"/>
        </w:rPr>
      </w:pPr>
    </w:p>
    <w:p w14:paraId="45B16EC4" w14:textId="77777777" w:rsidR="00E203F4" w:rsidRDefault="00E203F4" w:rsidP="00E203F4">
      <w:pPr>
        <w:spacing w:line="360" w:lineRule="auto"/>
        <w:rPr>
          <w:rFonts w:ascii="Arial" w:hAnsi="Arial" w:cs="Arial"/>
          <w:b/>
          <w:bCs/>
          <w:sz w:val="22"/>
          <w:szCs w:val="22"/>
        </w:rPr>
      </w:pPr>
    </w:p>
    <w:p w14:paraId="42F32C0C" w14:textId="77777777" w:rsidR="00E203F4" w:rsidRDefault="00E203F4" w:rsidP="00E203F4">
      <w:pPr>
        <w:spacing w:line="360" w:lineRule="auto"/>
        <w:jc w:val="center"/>
        <w:rPr>
          <w:rFonts w:ascii="Arial" w:hAnsi="Arial" w:cs="Arial"/>
          <w:b/>
          <w:bCs/>
          <w:sz w:val="22"/>
          <w:szCs w:val="22"/>
        </w:rPr>
      </w:pPr>
      <w:r>
        <w:rPr>
          <w:rFonts w:ascii="Arial" w:hAnsi="Arial" w:cs="Arial"/>
          <w:b/>
          <w:bCs/>
          <w:sz w:val="22"/>
          <w:szCs w:val="22"/>
        </w:rPr>
        <w:t>DESCRIPCION DE LA INSTITUCION.</w:t>
      </w:r>
    </w:p>
    <w:p w14:paraId="05ED8FD8" w14:textId="77777777" w:rsidR="00E203F4" w:rsidRPr="00BD70AD" w:rsidRDefault="00E203F4" w:rsidP="00C80787">
      <w:pPr>
        <w:pStyle w:val="Prrafodelista"/>
        <w:keepNext/>
        <w:numPr>
          <w:ilvl w:val="0"/>
          <w:numId w:val="25"/>
        </w:numPr>
        <w:spacing w:line="360" w:lineRule="auto"/>
        <w:outlineLvl w:val="1"/>
        <w:rPr>
          <w:rFonts w:ascii="Arial" w:hAnsi="Arial" w:cs="Arial"/>
          <w:b/>
          <w:bCs/>
          <w:i/>
          <w:iCs/>
          <w:vanish/>
          <w:color w:val="000000"/>
          <w:sz w:val="22"/>
          <w:szCs w:val="22"/>
          <w:u w:val="single"/>
        </w:rPr>
      </w:pPr>
    </w:p>
    <w:p w14:paraId="05B40FE3" w14:textId="77777777"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14:paraId="67D236B4" w14:textId="77777777"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14:paraId="06897CEC" w14:textId="77777777"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14:paraId="638A21EE" w14:textId="77777777"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14:paraId="45448A24" w14:textId="77777777" w:rsidR="00E203F4" w:rsidRPr="00BD70AD" w:rsidRDefault="00E203F4" w:rsidP="00C80787">
      <w:pPr>
        <w:pStyle w:val="Prrafodelista"/>
        <w:keepNext/>
        <w:numPr>
          <w:ilvl w:val="1"/>
          <w:numId w:val="25"/>
        </w:numPr>
        <w:spacing w:line="360" w:lineRule="auto"/>
        <w:outlineLvl w:val="1"/>
        <w:rPr>
          <w:rFonts w:ascii="Arial" w:hAnsi="Arial" w:cs="Arial"/>
          <w:b/>
          <w:bCs/>
          <w:i/>
          <w:iCs/>
          <w:vanish/>
          <w:color w:val="000000"/>
          <w:sz w:val="22"/>
          <w:szCs w:val="22"/>
          <w:u w:val="single"/>
        </w:rPr>
      </w:pPr>
    </w:p>
    <w:p w14:paraId="71746962" w14:textId="77777777" w:rsidR="00E203F4" w:rsidRPr="00BD70AD" w:rsidRDefault="00E203F4" w:rsidP="00C80787">
      <w:pPr>
        <w:pStyle w:val="Prrafodelista"/>
        <w:keepNext/>
        <w:numPr>
          <w:ilvl w:val="0"/>
          <w:numId w:val="14"/>
        </w:numPr>
        <w:spacing w:line="360" w:lineRule="auto"/>
        <w:outlineLvl w:val="1"/>
        <w:rPr>
          <w:rFonts w:ascii="Arial" w:hAnsi="Arial" w:cs="Arial"/>
          <w:b/>
          <w:bCs/>
          <w:i/>
          <w:iCs/>
          <w:vanish/>
          <w:color w:val="000000"/>
          <w:sz w:val="22"/>
          <w:szCs w:val="22"/>
          <w:u w:val="single"/>
        </w:rPr>
      </w:pPr>
    </w:p>
    <w:p w14:paraId="19FBBA6F" w14:textId="77777777" w:rsidR="00E203F4" w:rsidRPr="00A449D4" w:rsidRDefault="00E203F4" w:rsidP="00E203F4">
      <w:pPr>
        <w:pStyle w:val="Prrafodelista"/>
        <w:keepNext/>
        <w:spacing w:line="360" w:lineRule="auto"/>
        <w:ind w:left="360"/>
        <w:jc w:val="both"/>
        <w:outlineLvl w:val="1"/>
        <w:rPr>
          <w:rFonts w:ascii="Arial" w:hAnsi="Arial" w:cs="Arial"/>
          <w:bCs/>
          <w:color w:val="000000"/>
          <w:sz w:val="22"/>
          <w:szCs w:val="22"/>
        </w:rPr>
      </w:pPr>
    </w:p>
    <w:p w14:paraId="692BE21A" w14:textId="77777777"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A través de los experimentos con plantaciones de pino Caribe entre los años 1.961 y 1965, en la localidad de Cachipo, al norte Monagas, se da inicio al camino de lo que es hoy Maderas del Orinoco. La idea inicial era determinar la factibilidad forestal de las llanuras del sur de los estados Monagas y Anzoátegui, hasta que en 1.969, la Corporación Venezolana de Guayana inicia un programa de desarrollo forestal de la población de Uverito (sur Monagas).</w:t>
      </w:r>
    </w:p>
    <w:p w14:paraId="538DFEF9" w14:textId="77777777"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Gracias al éxito obtenido, en 1.972 se realiza la segunda plantación en la sabana, bajo la responsabilidad del desaparecido Ministerio de Agricultura y Cría. La expansión exitosa de la especie continua, y en agosto de 1975 nace la Compañía Nacional de Reforestación (Conare), organismo que asumió la responsabilidad sobre las plantaciones que siguió dando crecimiento a los bosques en las zonas de Coloradito, Centella y Mesa de los Hachos (sur Anzoátegui) en 1.979.</w:t>
      </w:r>
    </w:p>
    <w:p w14:paraId="097B7625" w14:textId="77777777"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Por disposición del Gobierno Nacional, en febrero de 1.988 es constituida C.V.G. Productos Forestales de Oriente, C.A. (CVG PROFORCA), con la Corporación Venezolana de Guayana y Conare como accionistas (85 % y 15 % del total, respectivamente). Durante el gobierno del presidente Hugo Chávez la empresa es transferida de manera estratégica al Ministerio del Poder Popular para la Agricultura y Tierras en el año 2010, con la intención de impulsar políticas agroforestales enmarcadas en el Plan Socialista Forestal Nacional.</w:t>
      </w:r>
    </w:p>
    <w:p w14:paraId="60701B31" w14:textId="1B73241D" w:rsidR="00E203F4"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br/>
      </w:r>
      <w:r w:rsidRPr="00E1427B">
        <w:rPr>
          <w:rFonts w:ascii="Arial" w:hAnsi="Arial" w:cs="Arial"/>
          <w:bCs/>
          <w:color w:val="000000"/>
          <w:sz w:val="22"/>
          <w:szCs w:val="22"/>
        </w:rPr>
        <w:tab/>
        <w:t xml:space="preserve">La dinámica de cambio y su orientación revolucionaria-socialista, enfocada al crecimiento sostenido de las comunidades y la industria maderera nacional, da un nuevo vuelco para lograr que el 2 de noviembre 2.012, por disposición del </w:t>
      </w:r>
      <w:r w:rsidRPr="00E1427B">
        <w:rPr>
          <w:rFonts w:ascii="Arial" w:hAnsi="Arial" w:cs="Arial"/>
          <w:bCs/>
          <w:color w:val="000000"/>
          <w:sz w:val="22"/>
          <w:szCs w:val="22"/>
        </w:rPr>
        <w:lastRenderedPageBreak/>
        <w:t>presidente Chávez y su equipo de gobierno, se publique en Gaceta Oficial número 40.042, el cambio de denominación de la Sociedad Mercantil CVG Productos Forestales de Oriente, C.A. (PROFORCA) a MADERAS DEL ORINOCO, C.A., empresa tutelada por el Ministerio del Poder Popular para Industrias.</w:t>
      </w:r>
    </w:p>
    <w:p w14:paraId="373E30B2" w14:textId="77777777" w:rsidR="00BB10FE" w:rsidRDefault="00BB10FE" w:rsidP="00BB10FE">
      <w:pPr>
        <w:pStyle w:val="Ttulo2"/>
        <w:tabs>
          <w:tab w:val="clear" w:pos="0"/>
        </w:tabs>
        <w:spacing w:before="0" w:after="0" w:line="360" w:lineRule="auto"/>
        <w:rPr>
          <w:i w:val="0"/>
          <w:iCs w:val="0"/>
          <w:color w:val="000000"/>
          <w:sz w:val="22"/>
          <w:szCs w:val="22"/>
        </w:rPr>
      </w:pPr>
    </w:p>
    <w:p w14:paraId="65CDBB8F" w14:textId="35707B7D" w:rsidR="00BB10FE" w:rsidRPr="00BB10FE" w:rsidRDefault="00BB10FE" w:rsidP="00BB10FE">
      <w:pPr>
        <w:pStyle w:val="Ttulo2"/>
        <w:tabs>
          <w:tab w:val="clear" w:pos="0"/>
        </w:tabs>
        <w:spacing w:before="0" w:after="0" w:line="360" w:lineRule="auto"/>
        <w:rPr>
          <w:i w:val="0"/>
          <w:color w:val="000000"/>
          <w:sz w:val="22"/>
          <w:szCs w:val="22"/>
        </w:rPr>
      </w:pPr>
      <w:r w:rsidRPr="00BB10FE">
        <w:rPr>
          <w:i w:val="0"/>
          <w:iCs w:val="0"/>
          <w:color w:val="000000"/>
          <w:sz w:val="22"/>
          <w:szCs w:val="22"/>
        </w:rPr>
        <w:t>Proceso productivo de la empresa</w:t>
      </w:r>
      <w:r w:rsidRPr="00BB10FE">
        <w:rPr>
          <w:bCs w:val="0"/>
          <w:i w:val="0"/>
          <w:color w:val="000000"/>
          <w:sz w:val="22"/>
          <w:szCs w:val="22"/>
        </w:rPr>
        <w:t>.</w:t>
      </w:r>
    </w:p>
    <w:p w14:paraId="20A15D4E" w14:textId="77777777" w:rsidR="00BB10FE" w:rsidRDefault="00BB10FE" w:rsidP="00BB10FE">
      <w:pPr>
        <w:spacing w:line="360" w:lineRule="auto"/>
        <w:jc w:val="both"/>
        <w:rPr>
          <w:rFonts w:ascii="Arial" w:hAnsi="Arial" w:cs="Arial"/>
          <w:color w:val="000000"/>
          <w:sz w:val="22"/>
          <w:szCs w:val="22"/>
        </w:rPr>
      </w:pPr>
    </w:p>
    <w:p w14:paraId="69853294" w14:textId="77777777" w:rsidR="00BB10FE" w:rsidRDefault="00BB10FE" w:rsidP="00BB10FE">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En Maderas del Orinoco, C.A;</w:t>
      </w:r>
      <w:r>
        <w:rPr>
          <w:rFonts w:ascii="Arial" w:hAnsi="Arial" w:cs="Arial"/>
          <w:color w:val="000000"/>
          <w:sz w:val="22"/>
          <w:szCs w:val="22"/>
        </w:rPr>
        <w:t xml:space="preserve"> </w:t>
      </w:r>
      <w:r>
        <w:rPr>
          <w:rFonts w:ascii="Arial" w:hAnsi="Arial" w:cs="Arial"/>
          <w:color w:val="000000"/>
          <w:sz w:val="22"/>
          <w:szCs w:val="22"/>
          <w:lang w:val="es-MX"/>
        </w:rPr>
        <w:t>se han identificados 15 procesos, los cuales se presentan a continuación:</w:t>
      </w:r>
    </w:p>
    <w:p w14:paraId="35F24F47" w14:textId="77777777" w:rsidR="00BB10FE" w:rsidRDefault="00BB10FE" w:rsidP="00BB10FE">
      <w:pPr>
        <w:spacing w:line="360" w:lineRule="auto"/>
        <w:jc w:val="both"/>
        <w:rPr>
          <w:rFonts w:ascii="Arial" w:hAnsi="Arial" w:cs="Arial"/>
          <w:b/>
          <w:bCs/>
          <w:color w:val="000000"/>
          <w:sz w:val="22"/>
          <w:szCs w:val="22"/>
        </w:rPr>
      </w:pPr>
    </w:p>
    <w:p w14:paraId="2BD825C5" w14:textId="47E4F3F9"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Producción Forestal</w:t>
      </w:r>
      <w:r>
        <w:rPr>
          <w:rFonts w:ascii="Arial" w:hAnsi="Arial" w:cs="Arial"/>
          <w:i/>
          <w:color w:val="000000"/>
          <w:sz w:val="22"/>
          <w:szCs w:val="22"/>
        </w:rPr>
        <w:t>:</w:t>
      </w:r>
      <w:r>
        <w:rPr>
          <w:rFonts w:ascii="Arial" w:hAnsi="Arial" w:cs="Arial"/>
          <w:color w:val="000000"/>
          <w:sz w:val="22"/>
          <w:szCs w:val="22"/>
        </w:rPr>
        <w:t xml:space="preserve"> se encuentra en Anzoátegui y en Monagas, en este proceso </w:t>
      </w:r>
      <w:r>
        <w:rPr>
          <w:rFonts w:ascii="Arial" w:hAnsi="Arial" w:cs="Arial"/>
          <w:color w:val="000000"/>
          <w:sz w:val="22"/>
          <w:szCs w:val="22"/>
          <w:lang w:val="es-MX"/>
        </w:rPr>
        <w:t xml:space="preserve">se establece el manejo forestal a partir de la producción de semillas, producción de plantas, establecimiento de plantas, manejo y aprovechamiento de plantaciones, que permitan garantizar la materia prima bajo los estándares requeridos por los clientes, dicho producto va dirigido al Proceso Comercialización y Desarrollo de Mercados. En la Gerencia se encuentran los siguientes Departamentos: </w:t>
      </w:r>
    </w:p>
    <w:p w14:paraId="1E2DBB47" w14:textId="77777777"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Semillas.</w:t>
      </w:r>
    </w:p>
    <w:p w14:paraId="5B765BEC" w14:textId="77777777" w:rsidR="00BB10FE" w:rsidRDefault="00BB10FE" w:rsidP="00C80787">
      <w:pPr>
        <w:numPr>
          <w:ilvl w:val="0"/>
          <w:numId w:val="6"/>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Producción de Plantas.</w:t>
      </w:r>
    </w:p>
    <w:p w14:paraId="66B1515C" w14:textId="77777777" w:rsidR="00BB10FE" w:rsidRPr="00DE18AE" w:rsidRDefault="00BB10FE" w:rsidP="00C80787">
      <w:pPr>
        <w:numPr>
          <w:ilvl w:val="0"/>
          <w:numId w:val="6"/>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Producción de Plantación.</w:t>
      </w:r>
    </w:p>
    <w:p w14:paraId="3B8B3474" w14:textId="77777777"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Comercialización y Desarrollo de Mercados</w:t>
      </w:r>
      <w:r>
        <w:rPr>
          <w:rFonts w:ascii="Arial" w:hAnsi="Arial" w:cs="Arial"/>
          <w:i/>
          <w:color w:val="000000"/>
          <w:sz w:val="22"/>
          <w:szCs w:val="22"/>
        </w:rPr>
        <w:t>:</w:t>
      </w:r>
      <w:r>
        <w:rPr>
          <w:rFonts w:ascii="Arial" w:hAnsi="Arial" w:cs="Arial"/>
          <w:color w:val="000000"/>
          <w:sz w:val="22"/>
          <w:szCs w:val="22"/>
        </w:rPr>
        <w:t xml:space="preserve"> </w:t>
      </w:r>
      <w:r>
        <w:rPr>
          <w:rFonts w:ascii="Arial" w:hAnsi="Arial" w:cs="Arial"/>
          <w:color w:val="000000"/>
          <w:sz w:val="22"/>
          <w:szCs w:val="22"/>
          <w:lang w:val="es-MX"/>
        </w:rPr>
        <w:t>comercializa y desarrolla nuevos mercados en materia prima y productos derivados del Pino Caribe u otras especies de aprovechamiento forestal, en aquellos mercados considerados convenientes para la organización.</w:t>
      </w:r>
    </w:p>
    <w:p w14:paraId="66680D8C" w14:textId="77777777"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Administración y Finanzas</w:t>
      </w:r>
      <w:r>
        <w:rPr>
          <w:rFonts w:ascii="Arial" w:hAnsi="Arial" w:cs="Arial"/>
          <w:i/>
          <w:color w:val="000000"/>
          <w:sz w:val="22"/>
          <w:szCs w:val="22"/>
        </w:rPr>
        <w:t>:</w:t>
      </w:r>
      <w:r>
        <w:rPr>
          <w:rFonts w:ascii="Arial" w:hAnsi="Arial" w:cs="Arial"/>
          <w:color w:val="000000"/>
          <w:sz w:val="22"/>
          <w:szCs w:val="22"/>
        </w:rPr>
        <w:t xml:space="preserve"> administra </w:t>
      </w:r>
      <w:r>
        <w:rPr>
          <w:rFonts w:ascii="Arial" w:hAnsi="Arial" w:cs="Arial"/>
          <w:color w:val="000000"/>
          <w:sz w:val="22"/>
          <w:szCs w:val="22"/>
          <w:lang w:val="es-MX"/>
        </w:rPr>
        <w:t xml:space="preserve">los recursos económicos financieros, determinando las fuentes y usos óptimos, reduciendo el riesgo e incrementando la rentabilidad de Maderas del Orinoco, </w:t>
      </w:r>
      <w:r>
        <w:rPr>
          <w:rFonts w:ascii="Arial" w:hAnsi="Arial" w:cs="Arial"/>
          <w:color w:val="000000"/>
          <w:sz w:val="22"/>
          <w:szCs w:val="22"/>
        </w:rPr>
        <w:t xml:space="preserve">a fin de garantizar la disponibilidad de recursos a toda la organización. </w:t>
      </w:r>
      <w:r>
        <w:rPr>
          <w:rFonts w:ascii="Arial" w:hAnsi="Arial" w:cs="Arial"/>
          <w:color w:val="000000"/>
          <w:sz w:val="22"/>
          <w:szCs w:val="22"/>
          <w:lang w:val="es-MX"/>
        </w:rPr>
        <w:t xml:space="preserve">En la Gerencia se encuentran los siguientes Departamentos: </w:t>
      </w:r>
    </w:p>
    <w:p w14:paraId="40DC91AB" w14:textId="77777777"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Administración y Finanzas.</w:t>
      </w:r>
    </w:p>
    <w:p w14:paraId="68CD36D8" w14:textId="77777777"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Contabilidad.</w:t>
      </w:r>
    </w:p>
    <w:p w14:paraId="23BDE1A0" w14:textId="77777777" w:rsidR="00BB10FE" w:rsidRDefault="00BB10FE" w:rsidP="00C80787">
      <w:pPr>
        <w:numPr>
          <w:ilvl w:val="0"/>
          <w:numId w:val="18"/>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lastRenderedPageBreak/>
        <w:t>Departamento de Ejecución Presupuestaria.</w:t>
      </w:r>
    </w:p>
    <w:p w14:paraId="468572D8" w14:textId="77777777" w:rsidR="00BB10FE" w:rsidRPr="00DE18AE" w:rsidRDefault="00BB10FE" w:rsidP="00C80787">
      <w:pPr>
        <w:numPr>
          <w:ilvl w:val="0"/>
          <w:numId w:val="18"/>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Compras.</w:t>
      </w:r>
    </w:p>
    <w:p w14:paraId="08939965" w14:textId="77777777"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Manejo y Protección:</w:t>
      </w:r>
      <w:r>
        <w:rPr>
          <w:rFonts w:ascii="Arial" w:hAnsi="Arial" w:cs="Arial"/>
          <w:color w:val="000000"/>
          <w:sz w:val="22"/>
          <w:szCs w:val="22"/>
        </w:rPr>
        <w:t xml:space="preserve"> tiene el propósito de </w:t>
      </w:r>
      <w:r>
        <w:rPr>
          <w:rFonts w:ascii="Arial" w:eastAsia="Arial" w:hAnsi="Arial" w:cs="Arial"/>
          <w:color w:val="000000"/>
          <w:sz w:val="22"/>
          <w:szCs w:val="22"/>
        </w:rPr>
        <w:t xml:space="preserve">Coordinar y ejecutar las actividades relacionadas con el manejo y protección de las plantaciones forestales de Maderas del Orinoco; y la supervisión y control del aprovechamiento forestal. </w:t>
      </w:r>
      <w:r>
        <w:rPr>
          <w:rFonts w:ascii="Arial" w:hAnsi="Arial" w:cs="Arial"/>
          <w:color w:val="000000"/>
          <w:sz w:val="22"/>
          <w:szCs w:val="22"/>
          <w:lang w:val="es-MX"/>
        </w:rPr>
        <w:t>En la Gerencia se encuentran los siguientes Departamentos:</w:t>
      </w:r>
    </w:p>
    <w:p w14:paraId="217071C3" w14:textId="77777777"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Manejo Forestal.</w:t>
      </w:r>
    </w:p>
    <w:p w14:paraId="71C916E9" w14:textId="77777777" w:rsidR="00BB10FE" w:rsidRDefault="00BB10FE" w:rsidP="00C80787">
      <w:pPr>
        <w:numPr>
          <w:ilvl w:val="0"/>
          <w:numId w:val="9"/>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Aprovechamiento Forestal.</w:t>
      </w:r>
    </w:p>
    <w:p w14:paraId="4A80D703" w14:textId="77777777" w:rsidR="00BB10FE" w:rsidRPr="00DE18AE" w:rsidRDefault="00BB10FE" w:rsidP="00C80787">
      <w:pPr>
        <w:numPr>
          <w:ilvl w:val="0"/>
          <w:numId w:val="9"/>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Protección Forestal.</w:t>
      </w:r>
    </w:p>
    <w:p w14:paraId="4BC57D5C" w14:textId="77777777"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Seguridad</w:t>
      </w:r>
      <w:r>
        <w:rPr>
          <w:rFonts w:ascii="Arial" w:hAnsi="Arial" w:cs="Arial"/>
          <w:i/>
          <w:color w:val="000000"/>
          <w:sz w:val="22"/>
          <w:szCs w:val="22"/>
        </w:rPr>
        <w:t>:</w:t>
      </w:r>
      <w:r>
        <w:rPr>
          <w:rFonts w:ascii="Arial" w:hAnsi="Arial" w:cs="Arial"/>
          <w:color w:val="000000"/>
          <w:sz w:val="22"/>
          <w:szCs w:val="22"/>
        </w:rPr>
        <w:t xml:space="preserve"> </w:t>
      </w:r>
      <w:r>
        <w:rPr>
          <w:rFonts w:ascii="Arial" w:hAnsi="Arial" w:cs="Arial"/>
          <w:color w:val="000000"/>
          <w:sz w:val="22"/>
          <w:szCs w:val="22"/>
          <w:lang w:val="es-MX"/>
        </w:rPr>
        <w:t xml:space="preserve">resguarda el patrimonio de la empresa y la integridad del capital humano </w:t>
      </w:r>
      <w:r>
        <w:rPr>
          <w:rFonts w:ascii="Arial" w:hAnsi="Arial" w:cs="Arial"/>
          <w:color w:val="000000"/>
          <w:sz w:val="22"/>
          <w:szCs w:val="22"/>
        </w:rPr>
        <w:t>de toda la organización.</w:t>
      </w:r>
    </w:p>
    <w:p w14:paraId="72670225" w14:textId="77777777"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Personal:</w:t>
      </w:r>
      <w:r>
        <w:rPr>
          <w:rFonts w:ascii="Arial" w:hAnsi="Arial" w:cs="Arial"/>
          <w:i/>
          <w:color w:val="000000"/>
          <w:sz w:val="22"/>
          <w:szCs w:val="22"/>
        </w:rPr>
        <w:t xml:space="preserve"> </w:t>
      </w:r>
      <w:r>
        <w:rPr>
          <w:rFonts w:ascii="Arial" w:hAnsi="Arial" w:cs="Arial"/>
          <w:color w:val="000000"/>
          <w:sz w:val="22"/>
          <w:szCs w:val="22"/>
          <w:lang w:val="es-MX"/>
        </w:rPr>
        <w:t>garantiza</w:t>
      </w:r>
      <w:r>
        <w:rPr>
          <w:rFonts w:ascii="Arial" w:hAnsi="Arial" w:cs="Arial"/>
          <w:color w:val="000000"/>
          <w:sz w:val="22"/>
          <w:szCs w:val="22"/>
        </w:rPr>
        <w:t xml:space="preserve"> a </w:t>
      </w:r>
      <w:r>
        <w:rPr>
          <w:rFonts w:ascii="Arial" w:hAnsi="Arial" w:cs="Arial"/>
          <w:color w:val="000000"/>
          <w:sz w:val="22"/>
          <w:szCs w:val="22"/>
          <w:lang w:val="es-MX"/>
        </w:rPr>
        <w:t>la organización la existencia de recursos humanos competentes y motivados con niveles de autoridad y responsabilidad definidos, bajo un clima organizacional que asegure el mantenimiento de la paz laboral</w:t>
      </w:r>
      <w:r>
        <w:rPr>
          <w:rFonts w:ascii="Arial" w:hAnsi="Arial" w:cs="Arial"/>
          <w:color w:val="000000"/>
          <w:sz w:val="22"/>
          <w:szCs w:val="22"/>
        </w:rPr>
        <w:t xml:space="preserve">. </w:t>
      </w:r>
      <w:r>
        <w:rPr>
          <w:rFonts w:ascii="Arial" w:hAnsi="Arial" w:cs="Arial"/>
          <w:color w:val="000000"/>
          <w:sz w:val="22"/>
          <w:szCs w:val="22"/>
          <w:lang w:val="es-MX"/>
        </w:rPr>
        <w:t xml:space="preserve">En la Gerencia se encuentran los siguientes Departamentos: </w:t>
      </w:r>
    </w:p>
    <w:p w14:paraId="74CA2978" w14:textId="77777777" w:rsidR="00BB10FE" w:rsidRDefault="00BB10FE" w:rsidP="00C80787">
      <w:pPr>
        <w:numPr>
          <w:ilvl w:val="0"/>
          <w:numId w:val="11"/>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Recursos Humanos.</w:t>
      </w:r>
    </w:p>
    <w:p w14:paraId="0AA5CD51" w14:textId="77777777" w:rsidR="00BB10FE" w:rsidRPr="00DE18AE" w:rsidRDefault="00BB10FE" w:rsidP="00C80787">
      <w:pPr>
        <w:numPr>
          <w:ilvl w:val="0"/>
          <w:numId w:val="11"/>
        </w:numPr>
        <w:tabs>
          <w:tab w:val="left" w:pos="993"/>
        </w:tabs>
        <w:spacing w:line="360" w:lineRule="auto"/>
        <w:ind w:left="709" w:firstLine="0"/>
        <w:jc w:val="both"/>
        <w:rPr>
          <w:rFonts w:ascii="Arial" w:hAnsi="Arial" w:cs="Arial"/>
          <w:b/>
          <w:bCs/>
          <w:color w:val="000000"/>
          <w:sz w:val="22"/>
          <w:szCs w:val="22"/>
        </w:rPr>
      </w:pPr>
      <w:r>
        <w:rPr>
          <w:rFonts w:ascii="Arial" w:hAnsi="Arial" w:cs="Arial"/>
          <w:color w:val="000000"/>
          <w:sz w:val="22"/>
          <w:szCs w:val="22"/>
          <w:lang w:val="es-MX"/>
        </w:rPr>
        <w:t>Departamento de Relaciones Industriales.</w:t>
      </w:r>
    </w:p>
    <w:p w14:paraId="15C2657C" w14:textId="77777777"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Ambiente</w:t>
      </w:r>
      <w:r>
        <w:rPr>
          <w:rFonts w:ascii="Arial" w:hAnsi="Arial" w:cs="Arial"/>
          <w:i/>
          <w:color w:val="000000"/>
          <w:sz w:val="22"/>
          <w:szCs w:val="22"/>
        </w:rPr>
        <w:t>:</w:t>
      </w:r>
      <w:r>
        <w:rPr>
          <w:rFonts w:ascii="Arial" w:hAnsi="Arial" w:cs="Arial"/>
          <w:color w:val="000000"/>
          <w:sz w:val="22"/>
          <w:szCs w:val="22"/>
        </w:rPr>
        <w:t xml:space="preserve"> promueve </w:t>
      </w:r>
      <w:r>
        <w:rPr>
          <w:rFonts w:ascii="Arial" w:hAnsi="Arial" w:cs="Arial"/>
          <w:color w:val="000000"/>
          <w:sz w:val="22"/>
          <w:szCs w:val="22"/>
          <w:lang w:val="es-MX"/>
        </w:rPr>
        <w:t>la gestión ambiental orientada al uso racional de los recursos naturales, la preservación y conservación del ambiente</w:t>
      </w:r>
      <w:r>
        <w:rPr>
          <w:rFonts w:ascii="Arial" w:hAnsi="Arial" w:cs="Arial"/>
          <w:color w:val="000000"/>
          <w:sz w:val="22"/>
          <w:szCs w:val="22"/>
        </w:rPr>
        <w:t xml:space="preserve"> en toda la organización.</w:t>
      </w:r>
    </w:p>
    <w:p w14:paraId="5DBBFD58" w14:textId="77777777"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Relaciones Institucionales:</w:t>
      </w:r>
      <w:r>
        <w:rPr>
          <w:rFonts w:ascii="Arial" w:hAnsi="Arial" w:cs="Arial"/>
          <w:color w:val="000000"/>
          <w:sz w:val="22"/>
          <w:szCs w:val="22"/>
        </w:rPr>
        <w:t xml:space="preserve"> tiene como finalidad p</w:t>
      </w:r>
      <w:r>
        <w:rPr>
          <w:rFonts w:ascii="Arial" w:eastAsia="Arial" w:hAnsi="Arial" w:cs="Arial"/>
          <w:color w:val="000000"/>
          <w:sz w:val="22"/>
          <w:szCs w:val="22"/>
        </w:rPr>
        <w:t>romocionar a Maderas del Orinoco en su ámbito interno y externo y fortalecer la relación trabajador-empresa.</w:t>
      </w:r>
    </w:p>
    <w:p w14:paraId="0FF2F4C2" w14:textId="77777777" w:rsidR="00BB10FE" w:rsidRPr="00DE18A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Auditoría interna:</w:t>
      </w:r>
      <w:r>
        <w:rPr>
          <w:rFonts w:ascii="Arial" w:hAnsi="Arial" w:cs="Arial"/>
          <w:color w:val="000000"/>
          <w:sz w:val="22"/>
          <w:szCs w:val="22"/>
        </w:rPr>
        <w:t xml:space="preserve"> controla, vigila y fiscaliza el patrimonio de la empresa.</w:t>
      </w:r>
    </w:p>
    <w:p w14:paraId="76A47D81" w14:textId="77777777"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Investigación y Desarrollo</w:t>
      </w:r>
      <w:r>
        <w:rPr>
          <w:rFonts w:ascii="Arial" w:hAnsi="Arial" w:cs="Arial"/>
          <w:i/>
          <w:color w:val="000000"/>
          <w:sz w:val="22"/>
          <w:szCs w:val="22"/>
        </w:rPr>
        <w:t>:</w:t>
      </w:r>
      <w:r>
        <w:rPr>
          <w:rFonts w:ascii="Arial" w:hAnsi="Arial" w:cs="Arial"/>
          <w:color w:val="000000"/>
          <w:sz w:val="22"/>
          <w:szCs w:val="22"/>
        </w:rPr>
        <w:t xml:space="preserve"> </w:t>
      </w:r>
      <w:r>
        <w:rPr>
          <w:rFonts w:ascii="Arial" w:hAnsi="Arial" w:cs="Arial"/>
          <w:color w:val="000000"/>
          <w:sz w:val="22"/>
          <w:szCs w:val="22"/>
          <w:lang w:val="es-MX"/>
        </w:rPr>
        <w:t>desarrolla</w:t>
      </w:r>
      <w:r>
        <w:rPr>
          <w:rFonts w:ascii="Arial" w:hAnsi="Arial" w:cs="Arial"/>
          <w:color w:val="000000"/>
          <w:sz w:val="22"/>
          <w:szCs w:val="22"/>
        </w:rPr>
        <w:t xml:space="preserve"> proyectos de investigación y expansión forestal, así como procesa y suministra información técnica a toda la organización. </w:t>
      </w:r>
    </w:p>
    <w:p w14:paraId="1F6FC590" w14:textId="77777777"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Servicios:</w:t>
      </w:r>
      <w:r>
        <w:rPr>
          <w:rFonts w:ascii="Arial" w:hAnsi="Arial" w:cs="Arial"/>
          <w:i/>
          <w:color w:val="000000"/>
          <w:sz w:val="22"/>
          <w:szCs w:val="22"/>
        </w:rPr>
        <w:t xml:space="preserve"> </w:t>
      </w:r>
      <w:r>
        <w:rPr>
          <w:rFonts w:ascii="Arial" w:hAnsi="Arial" w:cs="Arial"/>
          <w:color w:val="000000"/>
          <w:sz w:val="22"/>
          <w:szCs w:val="22"/>
        </w:rPr>
        <w:t xml:space="preserve">tiene la finalidad de canalizar las necesidades a partir de los lineamientos estratégicos emanadas del Proceso Dirección Estratégica, las solicitudes de servicios generales de la mayoría los procesos de la organización y </w:t>
      </w:r>
      <w:r>
        <w:rPr>
          <w:rFonts w:ascii="Arial" w:hAnsi="Arial" w:cs="Arial"/>
          <w:color w:val="000000"/>
          <w:sz w:val="22"/>
          <w:szCs w:val="22"/>
        </w:rPr>
        <w:lastRenderedPageBreak/>
        <w:t>con la información y los recursos (financieros, humanos, infraestructura y ambiente de trabajo) derivados de los procesos de apoyo; garantiza los servicios generales a los procesos de la organización.</w:t>
      </w:r>
    </w:p>
    <w:p w14:paraId="1DFAD6FE" w14:textId="77777777"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Consultoría Jurídica</w:t>
      </w:r>
      <w:r>
        <w:rPr>
          <w:rFonts w:ascii="Arial" w:hAnsi="Arial" w:cs="Arial"/>
          <w:i/>
          <w:color w:val="000000"/>
          <w:sz w:val="22"/>
          <w:szCs w:val="22"/>
        </w:rPr>
        <w:t>:</w:t>
      </w:r>
      <w:r>
        <w:rPr>
          <w:rFonts w:ascii="Arial" w:hAnsi="Arial" w:cs="Arial"/>
          <w:color w:val="000000"/>
          <w:sz w:val="22"/>
          <w:szCs w:val="22"/>
        </w:rPr>
        <w:t xml:space="preserve"> tiene la finalidad de p</w:t>
      </w:r>
      <w:r>
        <w:rPr>
          <w:rFonts w:ascii="Arial" w:eastAsia="Arial" w:hAnsi="Arial" w:cs="Arial"/>
          <w:color w:val="000000"/>
          <w:sz w:val="22"/>
          <w:szCs w:val="22"/>
        </w:rPr>
        <w:t>roporcionar asistencia jurídica a la empresa.</w:t>
      </w:r>
    </w:p>
    <w:p w14:paraId="3B169229" w14:textId="77777777" w:rsidR="00BB10FE" w:rsidRDefault="00BB10FE" w:rsidP="00BB10FE">
      <w:pPr>
        <w:numPr>
          <w:ilvl w:val="0"/>
          <w:numId w:val="1"/>
        </w:numPr>
        <w:spacing w:line="360" w:lineRule="auto"/>
        <w:ind w:left="284" w:firstLine="0"/>
        <w:jc w:val="both"/>
        <w:rPr>
          <w:rFonts w:ascii="Arial" w:hAnsi="Arial" w:cs="Arial"/>
          <w:color w:val="000000"/>
          <w:sz w:val="22"/>
          <w:szCs w:val="22"/>
          <w:lang w:val="es-MX"/>
        </w:rPr>
      </w:pPr>
      <w:r>
        <w:rPr>
          <w:rFonts w:ascii="Arial" w:hAnsi="Arial" w:cs="Arial"/>
          <w:b/>
          <w:bCs/>
          <w:color w:val="000000"/>
          <w:sz w:val="22"/>
          <w:szCs w:val="22"/>
        </w:rPr>
        <w:t>Planificación</w:t>
      </w:r>
      <w:r>
        <w:rPr>
          <w:rFonts w:ascii="Arial" w:hAnsi="Arial" w:cs="Arial"/>
          <w:color w:val="000000"/>
          <w:sz w:val="22"/>
          <w:szCs w:val="22"/>
        </w:rPr>
        <w:t>: su p</w:t>
      </w:r>
      <w:r>
        <w:rPr>
          <w:rFonts w:ascii="Arial" w:eastAsia="Arial" w:hAnsi="Arial" w:cs="Arial"/>
          <w:color w:val="000000"/>
          <w:sz w:val="22"/>
          <w:szCs w:val="22"/>
        </w:rPr>
        <w:t xml:space="preserve">ropósito es emitir, impartir y difundir a todas las unidades organizativas de la empresa los lineamientos estratégicos, que aseguren la viabilidad y permanencia de la empresa en el tiempo; proporcionando, manteniendo y actualizando la plataforma tecnológica y los servicios informáticos necesarios; y elaborando, actualizando, manteniendo y difundiendo los manuales, procedimientos, normas, políticas y formularios requeridos por las unidades organizativas, con la metodología para el control y seguimiento de su implementación. </w:t>
      </w:r>
      <w:r>
        <w:rPr>
          <w:rFonts w:ascii="Arial" w:hAnsi="Arial" w:cs="Arial"/>
          <w:color w:val="000000"/>
          <w:sz w:val="22"/>
          <w:szCs w:val="22"/>
          <w:lang w:val="es-MX"/>
        </w:rPr>
        <w:t xml:space="preserve">En la Gerencia se encuentran los siguientes Departamentos: </w:t>
      </w:r>
    </w:p>
    <w:p w14:paraId="6BF1F819" w14:textId="77777777"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Sistemas y Procesos.</w:t>
      </w:r>
    </w:p>
    <w:p w14:paraId="3CC7C2AE" w14:textId="77777777"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Organización y Métodos.</w:t>
      </w:r>
    </w:p>
    <w:p w14:paraId="568460C1" w14:textId="77777777" w:rsidR="00BB10FE" w:rsidRDefault="00BB10FE" w:rsidP="00C80787">
      <w:pPr>
        <w:numPr>
          <w:ilvl w:val="0"/>
          <w:numId w:val="3"/>
        </w:numPr>
        <w:tabs>
          <w:tab w:val="left" w:pos="993"/>
        </w:tabs>
        <w:spacing w:line="360" w:lineRule="auto"/>
        <w:ind w:left="709" w:firstLine="0"/>
        <w:jc w:val="both"/>
        <w:rPr>
          <w:rFonts w:ascii="Arial" w:hAnsi="Arial" w:cs="Arial"/>
          <w:color w:val="000000"/>
          <w:sz w:val="22"/>
          <w:szCs w:val="22"/>
          <w:lang w:val="es-MX"/>
        </w:rPr>
      </w:pPr>
      <w:r>
        <w:rPr>
          <w:rFonts w:ascii="Arial" w:hAnsi="Arial" w:cs="Arial"/>
          <w:color w:val="000000"/>
          <w:sz w:val="22"/>
          <w:szCs w:val="22"/>
          <w:lang w:val="es-MX"/>
        </w:rPr>
        <w:t>Departamento de Calidad y Control de Gestión.</w:t>
      </w:r>
    </w:p>
    <w:p w14:paraId="2F80BA42" w14:textId="77777777" w:rsidR="00BB10FE" w:rsidRDefault="00BB10FE" w:rsidP="00C80787">
      <w:pPr>
        <w:numPr>
          <w:ilvl w:val="0"/>
          <w:numId w:val="3"/>
        </w:numPr>
        <w:tabs>
          <w:tab w:val="left" w:pos="360"/>
          <w:tab w:val="left" w:pos="993"/>
        </w:tabs>
        <w:spacing w:line="360" w:lineRule="auto"/>
        <w:ind w:left="709" w:firstLine="0"/>
        <w:jc w:val="both"/>
        <w:rPr>
          <w:rFonts w:ascii="Arial" w:eastAsia="Arial" w:hAnsi="Arial" w:cs="Arial"/>
          <w:b/>
          <w:bCs/>
          <w:color w:val="000000"/>
          <w:sz w:val="22"/>
          <w:szCs w:val="22"/>
        </w:rPr>
      </w:pPr>
      <w:r>
        <w:rPr>
          <w:rFonts w:ascii="Arial" w:hAnsi="Arial" w:cs="Arial"/>
          <w:color w:val="000000"/>
          <w:sz w:val="22"/>
          <w:szCs w:val="22"/>
          <w:lang w:val="es-MX"/>
        </w:rPr>
        <w:t>Departamento de Coordinación de Desarrollo Endógeno.</w:t>
      </w:r>
    </w:p>
    <w:p w14:paraId="78765043" w14:textId="640B11CA" w:rsidR="00BB10FE" w:rsidRDefault="00BB10FE" w:rsidP="00BB10FE">
      <w:pPr>
        <w:numPr>
          <w:ilvl w:val="0"/>
          <w:numId w:val="1"/>
        </w:numPr>
        <w:spacing w:line="360" w:lineRule="auto"/>
        <w:ind w:left="284" w:firstLine="0"/>
        <w:jc w:val="both"/>
        <w:rPr>
          <w:rFonts w:ascii="Arial" w:hAnsi="Arial" w:cs="Arial"/>
          <w:b/>
          <w:bCs/>
          <w:color w:val="000000"/>
          <w:sz w:val="22"/>
          <w:szCs w:val="22"/>
        </w:rPr>
      </w:pPr>
      <w:r>
        <w:rPr>
          <w:rFonts w:ascii="Arial" w:eastAsia="Arial" w:hAnsi="Arial" w:cs="Arial"/>
          <w:b/>
          <w:bCs/>
          <w:color w:val="000000"/>
          <w:sz w:val="22"/>
          <w:szCs w:val="22"/>
        </w:rPr>
        <w:t>Aserradero Uverito:</w:t>
      </w:r>
      <w:r>
        <w:rPr>
          <w:rFonts w:ascii="Arial" w:eastAsia="Arial" w:hAnsi="Arial" w:cs="Arial"/>
          <w:color w:val="000000"/>
          <w:sz w:val="22"/>
          <w:szCs w:val="22"/>
        </w:rPr>
        <w:t xml:space="preserve"> tiene la finalidad de dar valor agregado a la madera rolliza proveniente de las plantaciones de Maderas del Orinoco para su comercialización y ventas. </w:t>
      </w:r>
      <w:r>
        <w:rPr>
          <w:rFonts w:ascii="Arial" w:hAnsi="Arial" w:cs="Arial"/>
          <w:sz w:val="22"/>
          <w:szCs w:val="22"/>
        </w:rPr>
        <w:t xml:space="preserve">El </w:t>
      </w:r>
      <w:r>
        <w:rPr>
          <w:rFonts w:ascii="Arial" w:eastAsia="Arial" w:hAnsi="Arial" w:cs="Arial"/>
          <w:sz w:val="22"/>
          <w:szCs w:val="22"/>
        </w:rPr>
        <w:t>Aserradero Uverito</w:t>
      </w:r>
      <w:r>
        <w:rPr>
          <w:rFonts w:ascii="Arial" w:hAnsi="Arial" w:cs="Arial"/>
          <w:sz w:val="22"/>
          <w:szCs w:val="22"/>
        </w:rPr>
        <w:t xml:space="preserve"> forma parte importante en el proceso operativo de la empresa, obteniendo de sus </w:t>
      </w:r>
      <w:r w:rsidR="00860B9C">
        <w:rPr>
          <w:rFonts w:ascii="Arial" w:hAnsi="Arial" w:cs="Arial"/>
          <w:sz w:val="22"/>
          <w:szCs w:val="22"/>
        </w:rPr>
        <w:t>procesos productivos</w:t>
      </w:r>
      <w:r>
        <w:rPr>
          <w:rFonts w:ascii="Arial" w:hAnsi="Arial" w:cs="Arial"/>
          <w:sz w:val="22"/>
          <w:szCs w:val="22"/>
        </w:rPr>
        <w:t xml:space="preserve"> como tablas, tablones, listones, machihembrado, astillas y estructuras de madera que encuentran utilidad en la fabricación de techos, muebles, ventanas, postes eléctricos, carbón vegetal, pulpa y papel, entre otros productos, con los cuales la empresa obtiene importantes ingresos.</w:t>
      </w:r>
    </w:p>
    <w:p w14:paraId="6DF215D2" w14:textId="6C116DA9" w:rsidR="00BB10FE" w:rsidRDefault="00BB10FE" w:rsidP="00C80787">
      <w:pPr>
        <w:numPr>
          <w:ilvl w:val="0"/>
          <w:numId w:val="22"/>
        </w:numPr>
        <w:spacing w:line="360" w:lineRule="auto"/>
        <w:ind w:left="284" w:firstLine="0"/>
        <w:jc w:val="both"/>
        <w:rPr>
          <w:rFonts w:ascii="Arial" w:hAnsi="Arial" w:cs="Arial"/>
          <w:b/>
          <w:bCs/>
          <w:color w:val="000000"/>
          <w:sz w:val="22"/>
          <w:szCs w:val="22"/>
        </w:rPr>
      </w:pPr>
      <w:r>
        <w:rPr>
          <w:rFonts w:ascii="Arial" w:hAnsi="Arial" w:cs="Arial"/>
          <w:b/>
          <w:bCs/>
          <w:color w:val="000000"/>
          <w:sz w:val="22"/>
          <w:szCs w:val="22"/>
        </w:rPr>
        <w:t>Aprovechamiento Forestal</w:t>
      </w:r>
      <w:r>
        <w:rPr>
          <w:rFonts w:ascii="Arial" w:hAnsi="Arial" w:cs="Arial"/>
          <w:color w:val="000000"/>
          <w:sz w:val="22"/>
          <w:szCs w:val="22"/>
        </w:rPr>
        <w:t>: tiene la finalidad de</w:t>
      </w:r>
      <w:r>
        <w:rPr>
          <w:rFonts w:ascii="Arial" w:eastAsia="Arial" w:hAnsi="Arial" w:cs="Arial"/>
          <w:i/>
          <w:iCs/>
          <w:color w:val="000000"/>
          <w:sz w:val="22"/>
          <w:szCs w:val="22"/>
        </w:rPr>
        <w:t xml:space="preserve"> </w:t>
      </w:r>
      <w:r>
        <w:rPr>
          <w:rFonts w:ascii="Arial" w:eastAsia="Arial" w:hAnsi="Arial" w:cs="Arial"/>
          <w:color w:val="000000"/>
          <w:sz w:val="22"/>
          <w:szCs w:val="22"/>
        </w:rPr>
        <w:t>coordinar y ejecutar las actividades relacionadas con el aprovechamiento forestal por parte de Maderas del Orinoco, control y supervisión del aprovechamiento y la entrega de la materia prima en los aserraderos de la empresa y a los clientes externos.</w:t>
      </w:r>
    </w:p>
    <w:p w14:paraId="2B3D32AC" w14:textId="77777777" w:rsidR="00BB10FE" w:rsidRPr="00E1427B" w:rsidRDefault="00BB10FE" w:rsidP="00E203F4">
      <w:pPr>
        <w:spacing w:line="360" w:lineRule="auto"/>
        <w:ind w:firstLine="709"/>
        <w:jc w:val="both"/>
        <w:rPr>
          <w:rFonts w:ascii="Arial" w:hAnsi="Arial" w:cs="Arial"/>
          <w:bCs/>
          <w:color w:val="000000"/>
          <w:sz w:val="22"/>
          <w:szCs w:val="22"/>
        </w:rPr>
      </w:pPr>
    </w:p>
    <w:p w14:paraId="697E87B7" w14:textId="77777777" w:rsidR="00E203F4" w:rsidRDefault="00E203F4" w:rsidP="00E203F4">
      <w:pPr>
        <w:spacing w:line="360" w:lineRule="auto"/>
        <w:jc w:val="both"/>
        <w:rPr>
          <w:rFonts w:ascii="Arial" w:hAnsi="Arial" w:cs="Arial"/>
          <w:bCs/>
          <w:color w:val="000000"/>
          <w:sz w:val="22"/>
          <w:szCs w:val="22"/>
        </w:rPr>
      </w:pPr>
    </w:p>
    <w:p w14:paraId="36296853" w14:textId="77777777"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lastRenderedPageBreak/>
        <w:t xml:space="preserve">Misión </w:t>
      </w:r>
    </w:p>
    <w:p w14:paraId="61EDECB0" w14:textId="77777777" w:rsidR="00E203F4" w:rsidRPr="00E1427B"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Desarrollar una gestión forestal al servicio del pueblo venezolano, mediante la implantación de un modelo organizativo socialista que permita la inclusión del colectivo a los diferentes procesos de la empresa, ofreciendo productos de alta calidad y a precios justos, así como la generación de bienes ambientales.</w:t>
      </w:r>
    </w:p>
    <w:p w14:paraId="7F9E1073" w14:textId="77777777" w:rsidR="00E203F4" w:rsidRPr="00E1427B" w:rsidRDefault="00E203F4" w:rsidP="00E203F4">
      <w:pPr>
        <w:spacing w:line="360" w:lineRule="auto"/>
        <w:ind w:firstLine="709"/>
        <w:jc w:val="both"/>
        <w:rPr>
          <w:rFonts w:ascii="Arial" w:hAnsi="Arial" w:cs="Arial"/>
          <w:bCs/>
          <w:color w:val="000000"/>
          <w:sz w:val="22"/>
          <w:szCs w:val="22"/>
        </w:rPr>
      </w:pPr>
    </w:p>
    <w:p w14:paraId="6DE9F6EC" w14:textId="77777777"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 xml:space="preserve">Visión </w:t>
      </w:r>
    </w:p>
    <w:p w14:paraId="43B2B259" w14:textId="77777777" w:rsidR="00E203F4" w:rsidRPr="00E1427B" w:rsidRDefault="00E203F4" w:rsidP="00E203F4">
      <w:pPr>
        <w:spacing w:line="360" w:lineRule="auto"/>
        <w:ind w:firstLine="709"/>
        <w:jc w:val="both"/>
        <w:rPr>
          <w:rFonts w:ascii="Arial" w:hAnsi="Arial" w:cs="Arial"/>
          <w:bCs/>
          <w:color w:val="000000"/>
          <w:sz w:val="22"/>
          <w:szCs w:val="22"/>
        </w:rPr>
      </w:pPr>
      <w:r w:rsidRPr="00E1427B">
        <w:rPr>
          <w:rFonts w:ascii="Arial" w:hAnsi="Arial" w:cs="Arial"/>
          <w:bCs/>
          <w:color w:val="000000"/>
          <w:sz w:val="22"/>
          <w:szCs w:val="22"/>
        </w:rPr>
        <w:t>Ser un modelo de desarrollo forestal en el país con la participación directa del colectivo; ofreciendo atención a las necesidades de la nación y de los pueblos del ALBA, que permitan alcanzar la suprema felicidad social en el socialismo del Siglo XXI.</w:t>
      </w:r>
    </w:p>
    <w:p w14:paraId="3A6CB73A" w14:textId="77777777" w:rsidR="00E203F4" w:rsidRDefault="00E203F4" w:rsidP="00E203F4">
      <w:pPr>
        <w:spacing w:line="360" w:lineRule="auto"/>
        <w:jc w:val="both"/>
        <w:rPr>
          <w:rFonts w:ascii="Arial" w:hAnsi="Arial" w:cs="Arial"/>
          <w:b/>
          <w:bCs/>
          <w:color w:val="000000"/>
          <w:sz w:val="22"/>
          <w:szCs w:val="22"/>
        </w:rPr>
      </w:pPr>
    </w:p>
    <w:p w14:paraId="77BDEE9B" w14:textId="77777777"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Valores</w:t>
      </w:r>
    </w:p>
    <w:p w14:paraId="22B091E5" w14:textId="77777777" w:rsidR="00E203F4" w:rsidRDefault="00E203F4" w:rsidP="008A0CE9">
      <w:pPr>
        <w:spacing w:line="360" w:lineRule="auto"/>
        <w:ind w:firstLine="708"/>
        <w:jc w:val="both"/>
        <w:rPr>
          <w:rFonts w:ascii="Arial" w:hAnsi="Arial" w:cs="Arial"/>
          <w:bCs/>
          <w:color w:val="000000"/>
          <w:sz w:val="22"/>
          <w:szCs w:val="22"/>
        </w:rPr>
      </w:pPr>
      <w:r w:rsidRPr="00E1427B">
        <w:rPr>
          <w:rFonts w:ascii="Arial" w:hAnsi="Arial" w:cs="Arial"/>
          <w:bCs/>
          <w:color w:val="000000"/>
          <w:sz w:val="22"/>
          <w:szCs w:val="22"/>
        </w:rPr>
        <w:t>Inclusión, transparencia, eficiencia, responsabilidad, compromiso, respeto, equidad, honestidad, lealtad, sentido de pertenencia, responsabilidad ambiental, perseverancia, solidaridad y justicia</w:t>
      </w:r>
      <w:r>
        <w:rPr>
          <w:rFonts w:ascii="Arial" w:hAnsi="Arial" w:cs="Arial"/>
          <w:bCs/>
          <w:color w:val="000000"/>
          <w:sz w:val="22"/>
          <w:szCs w:val="22"/>
        </w:rPr>
        <w:t>.</w:t>
      </w:r>
    </w:p>
    <w:p w14:paraId="6AD9D1F5" w14:textId="77777777" w:rsidR="00E203F4" w:rsidRPr="008A0CE9" w:rsidRDefault="00E203F4" w:rsidP="00E203F4">
      <w:pPr>
        <w:spacing w:line="360" w:lineRule="auto"/>
        <w:jc w:val="both"/>
        <w:rPr>
          <w:rFonts w:ascii="Arial" w:hAnsi="Arial" w:cs="Arial"/>
          <w:bCs/>
          <w:color w:val="000000"/>
          <w:sz w:val="22"/>
          <w:szCs w:val="22"/>
        </w:rPr>
      </w:pPr>
    </w:p>
    <w:p w14:paraId="4158A70E" w14:textId="77777777" w:rsidR="00E203F4" w:rsidRPr="008A0CE9" w:rsidRDefault="00E203F4" w:rsidP="00E203F4">
      <w:pPr>
        <w:pStyle w:val="Ttulo2"/>
        <w:tabs>
          <w:tab w:val="clear" w:pos="0"/>
        </w:tabs>
        <w:spacing w:before="0" w:after="0" w:line="360" w:lineRule="auto"/>
        <w:rPr>
          <w:i w:val="0"/>
          <w:color w:val="000000"/>
          <w:sz w:val="22"/>
          <w:szCs w:val="22"/>
        </w:rPr>
      </w:pPr>
      <w:r w:rsidRPr="008A0CE9">
        <w:rPr>
          <w:i w:val="0"/>
          <w:color w:val="000000"/>
          <w:sz w:val="22"/>
          <w:szCs w:val="22"/>
        </w:rPr>
        <w:t>Objetivo</w:t>
      </w:r>
    </w:p>
    <w:p w14:paraId="00AA3335" w14:textId="77777777" w:rsidR="00E203F4" w:rsidRDefault="00E203F4" w:rsidP="008A0CE9">
      <w:pPr>
        <w:spacing w:line="360" w:lineRule="auto"/>
        <w:ind w:firstLine="708"/>
        <w:jc w:val="both"/>
        <w:rPr>
          <w:rFonts w:ascii="Arial" w:hAnsi="Arial" w:cs="Arial"/>
          <w:bCs/>
          <w:color w:val="000000"/>
          <w:sz w:val="22"/>
          <w:szCs w:val="22"/>
        </w:rPr>
      </w:pPr>
      <w:r w:rsidRPr="00FA5012">
        <w:rPr>
          <w:rFonts w:ascii="Arial" w:hAnsi="Arial" w:cs="Arial"/>
          <w:bCs/>
          <w:color w:val="000000"/>
          <w:sz w:val="22"/>
          <w:szCs w:val="22"/>
        </w:rPr>
        <w:t>Desarrollar plantaciones forestales (bosques), en el territorio asignado, que satisfagan los requerimientos de materia prima y servicios ambientales, contribuyendo a la diversificación de la producción nacional, transformando la madera en función de mejorar la calidad de vida tanto de los trabajadores, como de las comunidades aledañas e implantar nuevas alternativas de producción industrial y social para el de</w:t>
      </w:r>
      <w:r>
        <w:rPr>
          <w:rFonts w:ascii="Arial" w:hAnsi="Arial" w:cs="Arial"/>
          <w:bCs/>
          <w:color w:val="000000"/>
          <w:sz w:val="22"/>
          <w:szCs w:val="22"/>
        </w:rPr>
        <w:t>sarrollo endógeno de la región.</w:t>
      </w:r>
    </w:p>
    <w:p w14:paraId="1C7B2A3C" w14:textId="77777777" w:rsidR="00E203F4" w:rsidRDefault="00E203F4" w:rsidP="00E203F4">
      <w:pPr>
        <w:suppressAutoHyphens w:val="0"/>
        <w:rPr>
          <w:rFonts w:ascii="Arial" w:hAnsi="Arial" w:cs="Arial"/>
          <w:bCs/>
          <w:color w:val="000000"/>
          <w:sz w:val="22"/>
          <w:szCs w:val="22"/>
        </w:rPr>
      </w:pPr>
      <w:r>
        <w:rPr>
          <w:rFonts w:ascii="Arial" w:hAnsi="Arial" w:cs="Arial"/>
          <w:bCs/>
          <w:color w:val="000000"/>
          <w:sz w:val="22"/>
          <w:szCs w:val="22"/>
        </w:rPr>
        <w:br w:type="page"/>
      </w:r>
    </w:p>
    <w:p w14:paraId="19AE103B" w14:textId="77777777" w:rsidR="00E203F4" w:rsidRDefault="00E203F4" w:rsidP="00BD70AD">
      <w:pPr>
        <w:suppressAutoHyphens w:val="0"/>
        <w:jc w:val="both"/>
        <w:rPr>
          <w:rFonts w:ascii="Arial" w:hAnsi="Arial" w:cs="Arial"/>
          <w:sz w:val="22"/>
          <w:szCs w:val="22"/>
        </w:rPr>
      </w:pPr>
    </w:p>
    <w:p w14:paraId="30A24F11" w14:textId="77777777" w:rsidR="00BA6FA1" w:rsidRDefault="00BA6FA1">
      <w:pPr>
        <w:spacing w:line="360" w:lineRule="auto"/>
        <w:jc w:val="both"/>
        <w:rPr>
          <w:rFonts w:ascii="Arial" w:hAnsi="Arial" w:cs="Arial"/>
          <w:b/>
          <w:bCs/>
          <w:sz w:val="22"/>
          <w:szCs w:val="22"/>
          <w:u w:val="single"/>
        </w:rPr>
      </w:pPr>
      <w:bookmarkStart w:id="7" w:name="__RefHeading__7_1895054565"/>
      <w:bookmarkEnd w:id="7"/>
    </w:p>
    <w:p w14:paraId="30A24F12" w14:textId="72788497" w:rsidR="00BA6FA1" w:rsidRPr="00F77259" w:rsidRDefault="00617E67" w:rsidP="00F77259">
      <w:pPr>
        <w:pStyle w:val="Ttulo2"/>
        <w:tabs>
          <w:tab w:val="clear" w:pos="0"/>
        </w:tabs>
        <w:spacing w:before="0" w:after="0" w:line="360" w:lineRule="auto"/>
        <w:jc w:val="center"/>
        <w:rPr>
          <w:sz w:val="22"/>
          <w:szCs w:val="22"/>
        </w:rPr>
      </w:pPr>
      <w:bookmarkStart w:id="8" w:name="__RefHeading__9_1895054565"/>
      <w:bookmarkEnd w:id="8"/>
      <w:r>
        <w:rPr>
          <w:bCs w:val="0"/>
          <w:i w:val="0"/>
          <w:sz w:val="22"/>
          <w:szCs w:val="22"/>
        </w:rPr>
        <w:t>PLANTEAMIENTO DEL PROBLEMA</w:t>
      </w:r>
    </w:p>
    <w:p w14:paraId="30A24F13" w14:textId="77777777" w:rsidR="00BA6FA1" w:rsidRDefault="00BA6FA1">
      <w:pPr>
        <w:spacing w:line="360" w:lineRule="auto"/>
        <w:rPr>
          <w:rFonts w:ascii="Arial" w:hAnsi="Arial" w:cs="Arial"/>
          <w:b/>
          <w:bCs/>
          <w:sz w:val="22"/>
          <w:szCs w:val="22"/>
          <w:u w:val="single"/>
        </w:rPr>
      </w:pPr>
    </w:p>
    <w:p w14:paraId="30A24F14" w14:textId="77777777" w:rsidR="00E6754B" w:rsidRDefault="00BA6FA1">
      <w:pPr>
        <w:spacing w:line="360" w:lineRule="auto"/>
        <w:jc w:val="both"/>
        <w:rPr>
          <w:rFonts w:ascii="Arial" w:hAnsi="Arial" w:cs="Arial"/>
          <w:color w:val="000000"/>
          <w:sz w:val="22"/>
          <w:szCs w:val="22"/>
        </w:rPr>
      </w:pPr>
      <w:r>
        <w:rPr>
          <w:rFonts w:ascii="Arial" w:hAnsi="Arial" w:cs="Arial"/>
          <w:color w:val="000000"/>
          <w:sz w:val="22"/>
          <w:szCs w:val="22"/>
        </w:rPr>
        <w:tab/>
        <w:t xml:space="preserve">La Gerencia de </w:t>
      </w:r>
      <w:r w:rsidR="00E6754B">
        <w:rPr>
          <w:rFonts w:ascii="Arial" w:hAnsi="Arial" w:cs="Arial"/>
          <w:color w:val="000000"/>
          <w:sz w:val="22"/>
          <w:szCs w:val="22"/>
        </w:rPr>
        <w:t>Planificación de Maderas del Orinoco</w:t>
      </w:r>
      <w:r>
        <w:rPr>
          <w:rFonts w:ascii="Arial" w:hAnsi="Arial" w:cs="Arial"/>
          <w:color w:val="000000"/>
          <w:sz w:val="22"/>
          <w:szCs w:val="22"/>
        </w:rPr>
        <w:t xml:space="preserve">, tiene como </w:t>
      </w:r>
      <w:r w:rsidR="00E6754B">
        <w:rPr>
          <w:rFonts w:ascii="Arial" w:hAnsi="Arial" w:cs="Arial"/>
          <w:color w:val="000000"/>
          <w:sz w:val="22"/>
          <w:szCs w:val="22"/>
        </w:rPr>
        <w:t>unas de sus funciones</w:t>
      </w:r>
      <w:r>
        <w:rPr>
          <w:rFonts w:ascii="Arial" w:hAnsi="Arial" w:cs="Arial"/>
          <w:color w:val="000000"/>
          <w:sz w:val="22"/>
          <w:szCs w:val="22"/>
        </w:rPr>
        <w:t xml:space="preserve"> principal</w:t>
      </w:r>
      <w:r w:rsidR="00E6754B">
        <w:rPr>
          <w:rFonts w:ascii="Arial" w:hAnsi="Arial" w:cs="Arial"/>
          <w:color w:val="000000"/>
          <w:sz w:val="22"/>
          <w:szCs w:val="22"/>
        </w:rPr>
        <w:t>es elaboración del presupuesto anual de gasto de la empresa.</w:t>
      </w:r>
    </w:p>
    <w:p w14:paraId="30A24F15" w14:textId="77777777" w:rsidR="00BD70AD" w:rsidRDefault="00BD70AD">
      <w:pPr>
        <w:spacing w:line="360" w:lineRule="auto"/>
        <w:jc w:val="both"/>
        <w:rPr>
          <w:rFonts w:ascii="Arial" w:hAnsi="Arial" w:cs="Arial"/>
          <w:color w:val="000000"/>
          <w:sz w:val="22"/>
          <w:szCs w:val="22"/>
        </w:rPr>
      </w:pPr>
    </w:p>
    <w:p w14:paraId="30A24F16" w14:textId="77777777" w:rsidR="00E15EFF" w:rsidRDefault="00E15EFF">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Cada gerencia, coordinación, departamento y unidades de la empresa debe presentar a la Gerencia de Planificación al comienzo de cada año el Plan Operativo Anual (POA) de su unidad. Este POA consiste en todas las actividades que estaría realizando cada unidad durante el año fiscal y este sería el punto de partida que daría inicio a la formulación presupuestaria de cada año.</w:t>
      </w:r>
    </w:p>
    <w:p w14:paraId="30A24F17" w14:textId="77777777" w:rsidR="00BD70AD" w:rsidRDefault="00BD70AD">
      <w:pPr>
        <w:spacing w:line="360" w:lineRule="auto"/>
        <w:jc w:val="both"/>
        <w:rPr>
          <w:rFonts w:ascii="Arial" w:hAnsi="Arial" w:cs="Arial"/>
          <w:color w:val="000000"/>
          <w:sz w:val="22"/>
          <w:szCs w:val="22"/>
          <w:lang w:val="es-MX"/>
        </w:rPr>
      </w:pPr>
    </w:p>
    <w:p w14:paraId="30A24F18" w14:textId="486E0231" w:rsidR="00E15EFF" w:rsidRDefault="00E15EFF"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La Gerencia de Planificación recibe </w:t>
      </w:r>
      <w:r w:rsidR="00D963D6">
        <w:rPr>
          <w:rFonts w:ascii="Arial" w:hAnsi="Arial" w:cs="Arial"/>
          <w:color w:val="000000"/>
          <w:sz w:val="22"/>
          <w:szCs w:val="22"/>
          <w:lang w:val="es-MX"/>
        </w:rPr>
        <w:t xml:space="preserve">el POA </w:t>
      </w:r>
      <w:r>
        <w:rPr>
          <w:rFonts w:ascii="Arial" w:hAnsi="Arial" w:cs="Arial"/>
          <w:color w:val="000000"/>
          <w:sz w:val="22"/>
          <w:szCs w:val="22"/>
          <w:lang w:val="es-MX"/>
        </w:rPr>
        <w:t>de todas las unidades administrativa</w:t>
      </w:r>
      <w:r w:rsidR="00D963D6">
        <w:rPr>
          <w:rFonts w:ascii="Arial" w:hAnsi="Arial" w:cs="Arial"/>
          <w:color w:val="000000"/>
          <w:sz w:val="22"/>
          <w:szCs w:val="22"/>
          <w:lang w:val="es-MX"/>
        </w:rPr>
        <w:t>s</w:t>
      </w:r>
      <w:r>
        <w:rPr>
          <w:rFonts w:ascii="Arial" w:hAnsi="Arial" w:cs="Arial"/>
          <w:color w:val="000000"/>
          <w:sz w:val="22"/>
          <w:szCs w:val="22"/>
          <w:lang w:val="es-MX"/>
        </w:rPr>
        <w:t xml:space="preserve"> de la empresa</w:t>
      </w:r>
      <w:r w:rsidR="00D963D6">
        <w:rPr>
          <w:rFonts w:ascii="Arial" w:hAnsi="Arial" w:cs="Arial"/>
          <w:color w:val="000000"/>
          <w:sz w:val="22"/>
          <w:szCs w:val="22"/>
          <w:lang w:val="es-MX"/>
        </w:rPr>
        <w:t xml:space="preserve"> con cada uno de los recursos</w:t>
      </w:r>
      <w:r w:rsidR="006F0AC0">
        <w:rPr>
          <w:rFonts w:ascii="Arial" w:hAnsi="Arial" w:cs="Arial"/>
          <w:color w:val="000000"/>
          <w:sz w:val="22"/>
          <w:szCs w:val="22"/>
          <w:lang w:val="es-MX"/>
        </w:rPr>
        <w:t xml:space="preserve"> asignado</w:t>
      </w:r>
      <w:ins w:id="9" w:author="Carlos Abaffy" w:date="2018-10-08T15:49:00Z">
        <w:r w:rsidR="004D34CC">
          <w:rPr>
            <w:rFonts w:ascii="Arial" w:hAnsi="Arial" w:cs="Arial"/>
            <w:color w:val="000000"/>
            <w:sz w:val="22"/>
            <w:szCs w:val="22"/>
            <w:lang w:val="es-MX"/>
          </w:rPr>
          <w:t>s</w:t>
        </w:r>
      </w:ins>
      <w:r w:rsidR="006F0AC0">
        <w:rPr>
          <w:rFonts w:ascii="Arial" w:hAnsi="Arial" w:cs="Arial"/>
          <w:color w:val="000000"/>
          <w:sz w:val="22"/>
          <w:szCs w:val="22"/>
          <w:lang w:val="es-MX"/>
        </w:rPr>
        <w:t xml:space="preserve"> a cada actividad.</w:t>
      </w:r>
    </w:p>
    <w:p w14:paraId="30A24F19" w14:textId="77777777" w:rsidR="00BD70AD" w:rsidRDefault="00BD70AD" w:rsidP="00E15EFF">
      <w:pPr>
        <w:spacing w:line="360" w:lineRule="auto"/>
        <w:ind w:firstLine="708"/>
        <w:jc w:val="both"/>
        <w:rPr>
          <w:rFonts w:ascii="Arial" w:hAnsi="Arial" w:cs="Arial"/>
          <w:color w:val="000000"/>
          <w:sz w:val="22"/>
          <w:szCs w:val="22"/>
          <w:lang w:val="es-MX"/>
        </w:rPr>
      </w:pPr>
    </w:p>
    <w:p w14:paraId="30A24F1A" w14:textId="77777777" w:rsidR="00E15EFF" w:rsidRDefault="00BA6FA1"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Desde </w:t>
      </w:r>
      <w:r w:rsidR="00E6754B">
        <w:rPr>
          <w:rFonts w:ascii="Arial" w:hAnsi="Arial" w:cs="Arial"/>
          <w:color w:val="000000"/>
          <w:sz w:val="22"/>
          <w:szCs w:val="22"/>
          <w:lang w:val="es-MX"/>
        </w:rPr>
        <w:t xml:space="preserve">el año 1993 y hasta finales del año 2011; la </w:t>
      </w:r>
      <w:r w:rsidR="00503D66">
        <w:rPr>
          <w:rFonts w:ascii="Arial" w:hAnsi="Arial" w:cs="Arial"/>
          <w:color w:val="000000"/>
          <w:sz w:val="22"/>
          <w:szCs w:val="22"/>
          <w:lang w:val="es-MX"/>
        </w:rPr>
        <w:t>Gerencia de Planificación</w:t>
      </w:r>
      <w:r w:rsidR="00E6754B">
        <w:rPr>
          <w:rFonts w:ascii="Arial" w:hAnsi="Arial" w:cs="Arial"/>
          <w:color w:val="000000"/>
          <w:sz w:val="22"/>
          <w:szCs w:val="22"/>
          <w:lang w:val="es-MX"/>
        </w:rPr>
        <w:t xml:space="preserve"> había utilizado un sistema automatizado </w:t>
      </w:r>
      <w:r w:rsidR="00503D66">
        <w:rPr>
          <w:rFonts w:ascii="Arial" w:hAnsi="Arial" w:cs="Arial"/>
          <w:color w:val="000000"/>
          <w:sz w:val="22"/>
          <w:szCs w:val="22"/>
          <w:lang w:val="es-MX"/>
        </w:rPr>
        <w:t xml:space="preserve">para llevar a cabo el proceso de formulación presupuestaria; este sistema estaba </w:t>
      </w:r>
      <w:r w:rsidR="00E6754B">
        <w:rPr>
          <w:rFonts w:ascii="Arial" w:hAnsi="Arial" w:cs="Arial"/>
          <w:color w:val="000000"/>
          <w:sz w:val="22"/>
          <w:szCs w:val="22"/>
          <w:lang w:val="es-MX"/>
        </w:rPr>
        <w:t>desarrollado en Visual Basic versión 5.</w:t>
      </w:r>
      <w:r w:rsidR="00E15EFF">
        <w:rPr>
          <w:rFonts w:ascii="Arial" w:hAnsi="Arial" w:cs="Arial"/>
          <w:color w:val="000000"/>
          <w:sz w:val="22"/>
          <w:szCs w:val="22"/>
          <w:lang w:val="es-MX"/>
        </w:rPr>
        <w:t>0</w:t>
      </w:r>
      <w:r w:rsidR="00E6754B">
        <w:rPr>
          <w:rFonts w:ascii="Arial" w:hAnsi="Arial" w:cs="Arial"/>
          <w:color w:val="000000"/>
          <w:sz w:val="22"/>
          <w:szCs w:val="22"/>
          <w:lang w:val="es-MX"/>
        </w:rPr>
        <w:t>; manejador de Base de Datos Sql</w:t>
      </w:r>
      <w:r w:rsidR="00D963D6">
        <w:rPr>
          <w:rFonts w:ascii="Arial" w:hAnsi="Arial" w:cs="Arial"/>
          <w:color w:val="000000"/>
          <w:sz w:val="22"/>
          <w:szCs w:val="22"/>
          <w:lang w:val="es-MX"/>
        </w:rPr>
        <w:t xml:space="preserve"> </w:t>
      </w:r>
      <w:r w:rsidR="00E6754B">
        <w:rPr>
          <w:rFonts w:ascii="Arial" w:hAnsi="Arial" w:cs="Arial"/>
          <w:color w:val="000000"/>
          <w:sz w:val="22"/>
          <w:szCs w:val="22"/>
          <w:lang w:val="es-MX"/>
        </w:rPr>
        <w:t>Server versión 7.0 y Cr</w:t>
      </w:r>
      <w:r w:rsidR="00E15EFF">
        <w:rPr>
          <w:rFonts w:ascii="Arial" w:hAnsi="Arial" w:cs="Arial"/>
          <w:color w:val="000000"/>
          <w:sz w:val="22"/>
          <w:szCs w:val="22"/>
          <w:lang w:val="es-MX"/>
        </w:rPr>
        <w:t>y</w:t>
      </w:r>
      <w:r w:rsidR="00E6754B">
        <w:rPr>
          <w:rFonts w:ascii="Arial" w:hAnsi="Arial" w:cs="Arial"/>
          <w:color w:val="000000"/>
          <w:sz w:val="22"/>
          <w:szCs w:val="22"/>
          <w:lang w:val="es-MX"/>
        </w:rPr>
        <w:t>stal Report</w:t>
      </w:r>
      <w:r w:rsidR="00E15EFF">
        <w:rPr>
          <w:rFonts w:ascii="Arial" w:hAnsi="Arial" w:cs="Arial"/>
          <w:color w:val="000000"/>
          <w:sz w:val="22"/>
          <w:szCs w:val="22"/>
          <w:lang w:val="es-MX"/>
        </w:rPr>
        <w:t>s como generador de reportes.</w:t>
      </w:r>
      <w:r w:rsidR="00503D66">
        <w:rPr>
          <w:rFonts w:ascii="Arial" w:hAnsi="Arial" w:cs="Arial"/>
          <w:color w:val="000000"/>
          <w:sz w:val="22"/>
          <w:szCs w:val="22"/>
          <w:lang w:val="es-MX"/>
        </w:rPr>
        <w:t xml:space="preserve"> Cumpliendo este con todos sus requerimientos para elaboración del presupuesto de gasto por cada unidad de la empresa.</w:t>
      </w:r>
    </w:p>
    <w:p w14:paraId="30A24F1B" w14:textId="77777777" w:rsidR="00BD70AD" w:rsidRDefault="00BD70AD" w:rsidP="00E15EFF">
      <w:pPr>
        <w:spacing w:line="360" w:lineRule="auto"/>
        <w:ind w:firstLine="708"/>
        <w:jc w:val="both"/>
        <w:rPr>
          <w:rFonts w:ascii="Arial" w:hAnsi="Arial" w:cs="Arial"/>
          <w:color w:val="000000"/>
          <w:sz w:val="22"/>
          <w:szCs w:val="22"/>
          <w:lang w:val="es-MX"/>
        </w:rPr>
      </w:pPr>
    </w:p>
    <w:p w14:paraId="30A24F1C" w14:textId="56DF03D8" w:rsidR="00503D66" w:rsidRDefault="00503D66" w:rsidP="00E15EFF">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Al comienzo del año 2012 Maderas del Orinoco cumpliendo con el decreto presidencial Nro. 3390 donde dice que la</w:t>
      </w:r>
      <w:r>
        <w:t xml:space="preserve"> “</w:t>
      </w:r>
      <w:r w:rsidRPr="00503D66">
        <w:rPr>
          <w:rFonts w:ascii="Arial" w:hAnsi="Arial" w:cs="Arial"/>
          <w:color w:val="000000"/>
          <w:sz w:val="22"/>
          <w:szCs w:val="22"/>
          <w:lang w:val="es-MX"/>
        </w:rPr>
        <w:t xml:space="preserve">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w:t>
      </w:r>
      <w:r w:rsidRPr="00503D66">
        <w:rPr>
          <w:rFonts w:ascii="Arial" w:hAnsi="Arial" w:cs="Arial"/>
          <w:color w:val="000000"/>
          <w:sz w:val="22"/>
          <w:szCs w:val="22"/>
          <w:lang w:val="es-MX"/>
        </w:rPr>
        <w:lastRenderedPageBreak/>
        <w:t>Abiertos</w:t>
      </w:r>
      <w:r>
        <w:rPr>
          <w:rFonts w:ascii="Arial" w:hAnsi="Arial" w:cs="Arial"/>
          <w:color w:val="000000"/>
          <w:sz w:val="22"/>
          <w:szCs w:val="22"/>
          <w:lang w:val="es-MX"/>
        </w:rPr>
        <w:t xml:space="preserve">”; decide implementar un  Sistema Integrado </w:t>
      </w:r>
      <w:r w:rsidR="006F0AC0">
        <w:rPr>
          <w:rFonts w:ascii="Arial" w:hAnsi="Arial" w:cs="Arial"/>
          <w:color w:val="000000"/>
          <w:sz w:val="22"/>
          <w:szCs w:val="22"/>
          <w:lang w:val="es-MX"/>
        </w:rPr>
        <w:t xml:space="preserve">de Gestión para Entes del Sector Publico (SIGESP); a pesar de que el </w:t>
      </w:r>
      <w:r w:rsidR="0081570F">
        <w:rPr>
          <w:rFonts w:ascii="Arial" w:hAnsi="Arial" w:cs="Arial"/>
          <w:color w:val="000000"/>
          <w:sz w:val="22"/>
          <w:szCs w:val="22"/>
          <w:lang w:val="es-MX"/>
        </w:rPr>
        <w:t>SIGESP</w:t>
      </w:r>
      <w:r w:rsidR="006F0AC0">
        <w:rPr>
          <w:rFonts w:ascii="Arial" w:hAnsi="Arial" w:cs="Arial"/>
          <w:color w:val="000000"/>
          <w:sz w:val="22"/>
          <w:szCs w:val="22"/>
          <w:lang w:val="es-MX"/>
        </w:rPr>
        <w:t xml:space="preserve"> contiene los módulos de las aéreas administrativas tales como: Contabilidad, nominas, recursos humanos, bancos, cuentas por pagar, compras, almacén, entre otros; no dispone de un sistema de formulación presupuestaria.</w:t>
      </w:r>
    </w:p>
    <w:p w14:paraId="30A24F1D" w14:textId="77777777" w:rsidR="00042FDD" w:rsidRDefault="00042FDD" w:rsidP="00E15EFF">
      <w:pPr>
        <w:spacing w:line="360" w:lineRule="auto"/>
        <w:ind w:firstLine="708"/>
        <w:jc w:val="both"/>
        <w:rPr>
          <w:rFonts w:ascii="Arial" w:hAnsi="Arial" w:cs="Arial"/>
          <w:color w:val="000000"/>
          <w:sz w:val="22"/>
          <w:szCs w:val="22"/>
          <w:lang w:val="es-MX"/>
        </w:rPr>
      </w:pPr>
    </w:p>
    <w:p w14:paraId="30A24F1E" w14:textId="77777777" w:rsidR="00BA6FA1" w:rsidRDefault="0083706C" w:rsidP="0083706C">
      <w:pPr>
        <w:spacing w:line="360" w:lineRule="auto"/>
        <w:ind w:firstLine="708"/>
        <w:jc w:val="both"/>
        <w:rPr>
          <w:rFonts w:ascii="Arial" w:hAnsi="Arial" w:cs="Arial"/>
          <w:bCs/>
          <w:color w:val="000000"/>
          <w:sz w:val="22"/>
          <w:szCs w:val="22"/>
          <w:lang w:val="es-VE"/>
        </w:rPr>
      </w:pPr>
      <w:r>
        <w:rPr>
          <w:rFonts w:ascii="Arial" w:hAnsi="Arial" w:cs="Arial"/>
          <w:color w:val="000000"/>
          <w:sz w:val="22"/>
          <w:szCs w:val="22"/>
          <w:lang w:val="es-MX"/>
        </w:rPr>
        <w:t xml:space="preserve">Desde el año 2012 </w:t>
      </w:r>
      <w:r w:rsidR="00D744F0">
        <w:rPr>
          <w:rFonts w:ascii="Arial" w:hAnsi="Arial" w:cs="Arial"/>
          <w:color w:val="000000"/>
          <w:sz w:val="22"/>
          <w:szCs w:val="22"/>
          <w:lang w:val="es-MX"/>
        </w:rPr>
        <w:t>la Gerencia de planificación ha utilizado hojas de cálculos</w:t>
      </w:r>
      <w:r w:rsidR="007877E4">
        <w:rPr>
          <w:rFonts w:ascii="Arial" w:hAnsi="Arial" w:cs="Arial"/>
          <w:color w:val="000000"/>
          <w:sz w:val="22"/>
          <w:szCs w:val="22"/>
          <w:lang w:val="es-MX"/>
        </w:rPr>
        <w:t xml:space="preserve"> como apoyo</w:t>
      </w:r>
      <w:r w:rsidR="00D744F0">
        <w:rPr>
          <w:rFonts w:ascii="Arial" w:hAnsi="Arial" w:cs="Arial"/>
          <w:color w:val="000000"/>
          <w:sz w:val="22"/>
          <w:szCs w:val="22"/>
          <w:lang w:val="es-MX"/>
        </w:rPr>
        <w:t xml:space="preserve"> </w:t>
      </w:r>
      <w:r w:rsidR="006030C1">
        <w:rPr>
          <w:rFonts w:ascii="Arial" w:hAnsi="Arial" w:cs="Arial"/>
          <w:color w:val="000000"/>
          <w:sz w:val="22"/>
          <w:szCs w:val="22"/>
          <w:lang w:val="es-MX"/>
        </w:rPr>
        <w:t>a unas de sus actividades principales como lo es la formulación presup</w:t>
      </w:r>
      <w:r>
        <w:rPr>
          <w:rFonts w:ascii="Arial" w:hAnsi="Arial" w:cs="Arial"/>
          <w:color w:val="000000"/>
          <w:sz w:val="22"/>
          <w:szCs w:val="22"/>
          <w:lang w:val="es-MX"/>
        </w:rPr>
        <w:t>uestaria de Maderas del Orinoco;</w:t>
      </w:r>
      <w:r w:rsidR="00BA6FA1">
        <w:rPr>
          <w:rFonts w:ascii="Arial" w:hAnsi="Arial" w:cs="Arial"/>
          <w:bCs/>
          <w:color w:val="000000"/>
          <w:sz w:val="22"/>
          <w:szCs w:val="22"/>
          <w:lang w:val="es-VE"/>
        </w:rPr>
        <w:t xml:space="preserve"> con el pasar del tiempo trajo ciertos inconvenientes, entre los que se puede mencionar:</w:t>
      </w:r>
    </w:p>
    <w:p w14:paraId="30A24F1F" w14:textId="77777777" w:rsidR="00042FDD" w:rsidRDefault="00042FDD" w:rsidP="0083706C">
      <w:pPr>
        <w:spacing w:line="360" w:lineRule="auto"/>
        <w:ind w:firstLine="708"/>
        <w:jc w:val="both"/>
        <w:rPr>
          <w:rFonts w:ascii="Arial" w:hAnsi="Arial" w:cs="Arial"/>
          <w:color w:val="000000"/>
          <w:sz w:val="22"/>
          <w:szCs w:val="22"/>
          <w:lang w:val="es-MX"/>
        </w:rPr>
      </w:pPr>
    </w:p>
    <w:p w14:paraId="30A24F20" w14:textId="77777777"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Poca amigabilidad en el ingreso de datos.</w:t>
      </w:r>
    </w:p>
    <w:p w14:paraId="30A24F21" w14:textId="77777777"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Redundancia e inconsistencia de datos.</w:t>
      </w:r>
    </w:p>
    <w:p w14:paraId="30A24F22" w14:textId="77777777"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acceso a los datos.</w:t>
      </w:r>
    </w:p>
    <w:p w14:paraId="30A24F23" w14:textId="77777777"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Aislamiento de datos.</w:t>
      </w:r>
    </w:p>
    <w:p w14:paraId="30A24F24" w14:textId="77777777"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Falta de integridad en los datos.</w:t>
      </w:r>
    </w:p>
    <w:p w14:paraId="30A24F25" w14:textId="77777777" w:rsidR="00BA6FA1" w:rsidRDefault="00BA6FA1" w:rsidP="00C80787">
      <w:pPr>
        <w:numPr>
          <w:ilvl w:val="0"/>
          <w:numId w:val="15"/>
        </w:numPr>
        <w:spacing w:line="360" w:lineRule="auto"/>
        <w:ind w:left="284" w:firstLine="0"/>
        <w:jc w:val="both"/>
        <w:rPr>
          <w:rFonts w:ascii="Arial" w:hAnsi="Arial" w:cs="Arial"/>
          <w:color w:val="000000"/>
          <w:sz w:val="22"/>
          <w:szCs w:val="22"/>
          <w:lang w:val="es-MX"/>
        </w:rPr>
      </w:pPr>
      <w:r>
        <w:rPr>
          <w:rFonts w:ascii="Arial" w:hAnsi="Arial" w:cs="Arial"/>
          <w:color w:val="000000"/>
          <w:sz w:val="22"/>
          <w:szCs w:val="22"/>
          <w:lang w:val="es-MX"/>
        </w:rPr>
        <w:t>Dificultad de generar los reportes requeridos.</w:t>
      </w:r>
    </w:p>
    <w:p w14:paraId="30A24F26" w14:textId="77777777" w:rsidR="00042FDD" w:rsidRDefault="00042FDD" w:rsidP="00BD70AD">
      <w:pPr>
        <w:spacing w:line="360" w:lineRule="auto"/>
        <w:ind w:left="284"/>
        <w:jc w:val="both"/>
        <w:rPr>
          <w:rFonts w:ascii="Arial" w:hAnsi="Arial" w:cs="Arial"/>
          <w:color w:val="000000"/>
          <w:sz w:val="22"/>
          <w:szCs w:val="22"/>
          <w:lang w:val="es-MX"/>
        </w:rPr>
      </w:pPr>
    </w:p>
    <w:p w14:paraId="30A24F27" w14:textId="5F53FD65" w:rsidR="00BA6FA1"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t xml:space="preserve">Por solicitud de la Gerencia de </w:t>
      </w:r>
      <w:r w:rsidR="0083706C">
        <w:rPr>
          <w:rFonts w:ascii="Arial" w:hAnsi="Arial" w:cs="Arial"/>
          <w:color w:val="000000"/>
          <w:sz w:val="22"/>
          <w:szCs w:val="22"/>
          <w:lang w:val="es-MX"/>
        </w:rPr>
        <w:t>Planificación</w:t>
      </w:r>
      <w:r>
        <w:rPr>
          <w:rFonts w:ascii="Arial" w:hAnsi="Arial" w:cs="Arial"/>
          <w:color w:val="000000"/>
          <w:sz w:val="22"/>
          <w:szCs w:val="22"/>
          <w:lang w:val="es-MX"/>
        </w:rPr>
        <w:t xml:space="preserve">, para asegurar </w:t>
      </w:r>
      <w:r w:rsidR="0083706C">
        <w:rPr>
          <w:rFonts w:ascii="Arial" w:hAnsi="Arial" w:cs="Arial"/>
          <w:color w:val="000000"/>
          <w:sz w:val="22"/>
          <w:szCs w:val="22"/>
          <w:lang w:val="es-MX"/>
        </w:rPr>
        <w:t>un mejor registro y control en su proceso de formulación presupuestaria</w:t>
      </w:r>
      <w:r>
        <w:rPr>
          <w:rFonts w:ascii="Arial" w:hAnsi="Arial" w:cs="Arial"/>
          <w:color w:val="000000"/>
          <w:sz w:val="22"/>
          <w:szCs w:val="22"/>
          <w:lang w:val="es-MX"/>
        </w:rPr>
        <w:t xml:space="preserve">, se </w:t>
      </w:r>
      <w:r w:rsidR="00A34514">
        <w:rPr>
          <w:rFonts w:ascii="Arial" w:hAnsi="Arial" w:cs="Arial"/>
          <w:color w:val="000000"/>
          <w:sz w:val="22"/>
          <w:szCs w:val="22"/>
          <w:lang w:val="es-MX"/>
        </w:rPr>
        <w:t>inició</w:t>
      </w:r>
      <w:r>
        <w:rPr>
          <w:rFonts w:ascii="Arial" w:hAnsi="Arial" w:cs="Arial"/>
          <w:color w:val="000000"/>
          <w:sz w:val="22"/>
          <w:szCs w:val="22"/>
          <w:lang w:val="es-MX"/>
        </w:rPr>
        <w:t xml:space="preserve"> </w:t>
      </w:r>
      <w:r w:rsidR="0083706C">
        <w:rPr>
          <w:rFonts w:ascii="Arial" w:hAnsi="Arial" w:cs="Arial"/>
          <w:color w:val="000000"/>
          <w:sz w:val="22"/>
          <w:szCs w:val="22"/>
          <w:lang w:val="es-MX"/>
        </w:rPr>
        <w:t xml:space="preserve">por parte </w:t>
      </w:r>
      <w:r>
        <w:rPr>
          <w:rFonts w:ascii="Arial" w:hAnsi="Arial" w:cs="Arial"/>
          <w:color w:val="000000"/>
          <w:sz w:val="22"/>
          <w:szCs w:val="22"/>
          <w:lang w:val="es-MX"/>
        </w:rPr>
        <w:t xml:space="preserve"> </w:t>
      </w:r>
      <w:r w:rsidR="0083706C">
        <w:rPr>
          <w:rFonts w:ascii="Arial" w:hAnsi="Arial" w:cs="Arial"/>
          <w:color w:val="000000"/>
          <w:sz w:val="22"/>
          <w:szCs w:val="22"/>
          <w:lang w:val="es-MX"/>
        </w:rPr>
        <w:t>de la Gerencia de Tecnología de Información</w:t>
      </w:r>
      <w:r>
        <w:rPr>
          <w:rFonts w:ascii="Arial" w:hAnsi="Arial" w:cs="Arial"/>
          <w:color w:val="000000"/>
          <w:sz w:val="22"/>
          <w:szCs w:val="22"/>
          <w:lang w:val="es-MX"/>
        </w:rPr>
        <w:t xml:space="preserve"> (en alianza con estudiantes de la Universidad Nacional Experimental de Guayana, UNEG), el proyecto del diseño y construcción del Sistema de </w:t>
      </w:r>
      <w:r w:rsidR="0083706C">
        <w:rPr>
          <w:rFonts w:ascii="Arial" w:hAnsi="Arial" w:cs="Arial"/>
          <w:color w:val="000000"/>
          <w:sz w:val="22"/>
          <w:szCs w:val="22"/>
          <w:lang w:val="es-MX"/>
        </w:rPr>
        <w:t>Formulación Presupuestaria</w:t>
      </w:r>
      <w:r>
        <w:rPr>
          <w:rFonts w:ascii="Arial" w:hAnsi="Arial" w:cs="Arial"/>
          <w:color w:val="000000"/>
          <w:sz w:val="22"/>
          <w:szCs w:val="22"/>
          <w:lang w:val="es-MX"/>
        </w:rPr>
        <w:t xml:space="preserve"> (</w:t>
      </w:r>
      <w:r w:rsidR="0083706C">
        <w:rPr>
          <w:rFonts w:ascii="Arial" w:hAnsi="Arial" w:cs="Arial"/>
          <w:color w:val="000000"/>
          <w:sz w:val="22"/>
          <w:szCs w:val="22"/>
          <w:lang w:val="es-MX"/>
        </w:rPr>
        <w:t>SIFORPRE</w:t>
      </w:r>
      <w:r>
        <w:rPr>
          <w:rFonts w:ascii="Arial" w:hAnsi="Arial" w:cs="Arial"/>
          <w:color w:val="000000"/>
          <w:sz w:val="22"/>
          <w:szCs w:val="22"/>
          <w:lang w:val="es-MX"/>
        </w:rPr>
        <w:t xml:space="preserve">), para sustituir </w:t>
      </w:r>
      <w:r w:rsidR="0083706C">
        <w:rPr>
          <w:rFonts w:ascii="Arial" w:hAnsi="Arial" w:cs="Arial"/>
          <w:color w:val="000000"/>
          <w:sz w:val="22"/>
          <w:szCs w:val="22"/>
          <w:lang w:val="es-MX"/>
        </w:rPr>
        <w:t xml:space="preserve">las hojas de cálculos </w:t>
      </w:r>
      <w:r>
        <w:rPr>
          <w:rFonts w:ascii="Arial" w:hAnsi="Arial" w:cs="Arial"/>
          <w:color w:val="000000"/>
          <w:sz w:val="22"/>
          <w:szCs w:val="22"/>
          <w:lang w:val="es-MX"/>
        </w:rPr>
        <w:t>en sus operaciones y corregir las fallas que est</w:t>
      </w:r>
      <w:r w:rsidR="0083706C">
        <w:rPr>
          <w:rFonts w:ascii="Arial" w:hAnsi="Arial" w:cs="Arial"/>
          <w:color w:val="000000"/>
          <w:sz w:val="22"/>
          <w:szCs w:val="22"/>
          <w:lang w:val="es-MX"/>
        </w:rPr>
        <w:t>as</w:t>
      </w:r>
      <w:r>
        <w:rPr>
          <w:rFonts w:ascii="Arial" w:hAnsi="Arial" w:cs="Arial"/>
          <w:color w:val="000000"/>
          <w:sz w:val="22"/>
          <w:szCs w:val="22"/>
          <w:lang w:val="es-MX"/>
        </w:rPr>
        <w:t xml:space="preserve"> venia presentando.</w:t>
      </w:r>
    </w:p>
    <w:p w14:paraId="30A24F28" w14:textId="77777777" w:rsidR="00042FDD" w:rsidRDefault="00BA6FA1">
      <w:pPr>
        <w:spacing w:line="360" w:lineRule="auto"/>
        <w:jc w:val="both"/>
        <w:rPr>
          <w:rFonts w:ascii="Arial" w:hAnsi="Arial" w:cs="Arial"/>
          <w:color w:val="000000"/>
          <w:sz w:val="22"/>
          <w:szCs w:val="22"/>
          <w:lang w:val="es-MX"/>
        </w:rPr>
      </w:pPr>
      <w:r>
        <w:rPr>
          <w:rFonts w:ascii="Arial" w:hAnsi="Arial" w:cs="Arial"/>
          <w:color w:val="000000"/>
          <w:sz w:val="22"/>
          <w:szCs w:val="22"/>
          <w:lang w:val="es-MX"/>
        </w:rPr>
        <w:tab/>
      </w:r>
    </w:p>
    <w:p w14:paraId="30A24F29" w14:textId="3A1ADC52" w:rsidR="00BA6FA1" w:rsidRDefault="00BA6FA1" w:rsidP="00042FDD">
      <w:pPr>
        <w:spacing w:line="360" w:lineRule="auto"/>
        <w:ind w:firstLine="708"/>
        <w:jc w:val="both"/>
        <w:rPr>
          <w:rFonts w:ascii="Arial" w:hAnsi="Arial" w:cs="Arial"/>
          <w:color w:val="000000"/>
          <w:sz w:val="22"/>
          <w:szCs w:val="22"/>
          <w:lang w:val="es-MX"/>
        </w:rPr>
      </w:pPr>
      <w:r>
        <w:rPr>
          <w:rFonts w:ascii="Arial" w:hAnsi="Arial" w:cs="Arial"/>
          <w:color w:val="000000"/>
          <w:sz w:val="22"/>
          <w:szCs w:val="22"/>
          <w:lang w:val="es-MX"/>
        </w:rPr>
        <w:t xml:space="preserve">El </w:t>
      </w:r>
      <w:r w:rsidR="00215778">
        <w:rPr>
          <w:rFonts w:ascii="Arial" w:hAnsi="Arial" w:cs="Arial"/>
          <w:color w:val="000000"/>
          <w:sz w:val="22"/>
          <w:szCs w:val="22"/>
          <w:lang w:val="es-MX"/>
        </w:rPr>
        <w:t>SIFORPRE</w:t>
      </w:r>
      <w:r>
        <w:rPr>
          <w:rFonts w:ascii="Arial" w:hAnsi="Arial" w:cs="Arial"/>
          <w:color w:val="000000"/>
          <w:sz w:val="22"/>
          <w:szCs w:val="22"/>
          <w:lang w:val="es-MX"/>
        </w:rPr>
        <w:t xml:space="preserve"> se </w:t>
      </w:r>
      <w:r w:rsidR="00A34514">
        <w:rPr>
          <w:rFonts w:ascii="Arial" w:hAnsi="Arial" w:cs="Arial"/>
          <w:color w:val="000000"/>
          <w:sz w:val="22"/>
          <w:szCs w:val="22"/>
          <w:lang w:val="es-MX"/>
        </w:rPr>
        <w:t>diseñó</w:t>
      </w:r>
      <w:r>
        <w:rPr>
          <w:rFonts w:ascii="Arial" w:hAnsi="Arial" w:cs="Arial"/>
          <w:color w:val="000000"/>
          <w:sz w:val="22"/>
          <w:szCs w:val="22"/>
          <w:lang w:val="es-MX"/>
        </w:rPr>
        <w:t xml:space="preserve"> con la visión de ser una herramienta completa, en el sentido de poder registrar cualquier cantidad de data de una forma organizada con un alto nivel de seguridad, eficiencia en la entrada de datos realizando</w:t>
      </w:r>
      <w:r w:rsidR="00940FBB">
        <w:rPr>
          <w:rFonts w:ascii="Arial" w:hAnsi="Arial" w:cs="Arial"/>
          <w:color w:val="000000"/>
          <w:sz w:val="22"/>
          <w:szCs w:val="22"/>
          <w:lang w:val="es-MX"/>
        </w:rPr>
        <w:t>;</w:t>
      </w:r>
      <w:r>
        <w:rPr>
          <w:rFonts w:ascii="Arial" w:hAnsi="Arial" w:cs="Arial"/>
          <w:color w:val="000000"/>
          <w:sz w:val="22"/>
          <w:szCs w:val="22"/>
          <w:lang w:val="es-MX"/>
        </w:rPr>
        <w:t xml:space="preserve"> validaciones que permitan evitar problemas de inconsistencia, así como también disminuir considerablemente el tiempo utilizado para el registro.</w:t>
      </w:r>
    </w:p>
    <w:p w14:paraId="30A24F2A" w14:textId="77777777" w:rsidR="00042FDD" w:rsidRDefault="00042FDD">
      <w:pPr>
        <w:spacing w:line="360" w:lineRule="auto"/>
        <w:rPr>
          <w:rFonts w:ascii="Arial" w:hAnsi="Arial" w:cs="Arial"/>
          <w:b/>
          <w:bCs/>
          <w:sz w:val="22"/>
          <w:szCs w:val="22"/>
        </w:rPr>
      </w:pPr>
    </w:p>
    <w:p w14:paraId="30A24F2B" w14:textId="77777777" w:rsidR="00042FDD" w:rsidRDefault="00042FDD">
      <w:pPr>
        <w:spacing w:line="360" w:lineRule="auto"/>
        <w:rPr>
          <w:rFonts w:ascii="Arial" w:hAnsi="Arial" w:cs="Arial"/>
          <w:b/>
          <w:bCs/>
          <w:sz w:val="22"/>
          <w:szCs w:val="22"/>
        </w:rPr>
      </w:pPr>
    </w:p>
    <w:p w14:paraId="30A24F2C" w14:textId="77777777" w:rsidR="00BA6FA1" w:rsidRPr="00A34514" w:rsidRDefault="00BA6FA1" w:rsidP="00A83AC1">
      <w:pPr>
        <w:pStyle w:val="Ttulo2"/>
        <w:tabs>
          <w:tab w:val="clear" w:pos="0"/>
        </w:tabs>
        <w:spacing w:before="0" w:after="0" w:line="360" w:lineRule="auto"/>
        <w:rPr>
          <w:sz w:val="22"/>
          <w:szCs w:val="22"/>
        </w:rPr>
      </w:pPr>
      <w:bookmarkStart w:id="10" w:name="__RefHeading__11_1895054565"/>
      <w:bookmarkEnd w:id="10"/>
      <w:r w:rsidRPr="00A34514">
        <w:rPr>
          <w:bCs w:val="0"/>
          <w:i w:val="0"/>
          <w:sz w:val="22"/>
          <w:szCs w:val="22"/>
        </w:rPr>
        <w:t>Justificación.</w:t>
      </w:r>
    </w:p>
    <w:p w14:paraId="30A24F2D" w14:textId="77777777" w:rsidR="00BA6FA1" w:rsidRDefault="00BA6FA1">
      <w:pPr>
        <w:spacing w:line="360" w:lineRule="auto"/>
        <w:rPr>
          <w:rFonts w:ascii="Arial" w:hAnsi="Arial" w:cs="Arial"/>
          <w:bCs/>
          <w:sz w:val="22"/>
          <w:szCs w:val="22"/>
        </w:rPr>
      </w:pPr>
    </w:p>
    <w:p w14:paraId="30A24F2E" w14:textId="2DEBA48B" w:rsidR="00BA6FA1" w:rsidRDefault="00BA6FA1">
      <w:pPr>
        <w:spacing w:line="360" w:lineRule="auto"/>
        <w:jc w:val="both"/>
        <w:rPr>
          <w:rFonts w:ascii="Arial" w:hAnsi="Arial" w:cs="Arial"/>
          <w:bCs/>
          <w:sz w:val="22"/>
          <w:szCs w:val="22"/>
        </w:rPr>
      </w:pPr>
      <w:r>
        <w:rPr>
          <w:rFonts w:ascii="Arial" w:hAnsi="Arial" w:cs="Arial"/>
          <w:bCs/>
          <w:sz w:val="22"/>
          <w:szCs w:val="22"/>
        </w:rPr>
        <w:tab/>
      </w:r>
      <w:r w:rsidR="00856DC9">
        <w:rPr>
          <w:rFonts w:ascii="Arial" w:hAnsi="Arial" w:cs="Arial"/>
          <w:bCs/>
          <w:sz w:val="22"/>
          <w:szCs w:val="22"/>
        </w:rPr>
        <w:t>En la</w:t>
      </w:r>
      <w:r>
        <w:rPr>
          <w:rFonts w:ascii="Arial" w:hAnsi="Arial" w:cs="Arial"/>
          <w:bCs/>
          <w:sz w:val="22"/>
          <w:szCs w:val="22"/>
        </w:rPr>
        <w:t xml:space="preserve"> actualidad los sistemas de información son la forma más eficiente para mantener un adecuado manejo y administración de los datos que día a día se generan en las organizaciones. Todos los procesos que se llevan a cabo en una </w:t>
      </w:r>
      <w:r w:rsidR="00856DC9">
        <w:rPr>
          <w:rFonts w:ascii="Arial" w:hAnsi="Arial" w:cs="Arial"/>
          <w:bCs/>
          <w:sz w:val="22"/>
          <w:szCs w:val="22"/>
        </w:rPr>
        <w:t>organización</w:t>
      </w:r>
      <w:r>
        <w:rPr>
          <w:rFonts w:ascii="Arial" w:hAnsi="Arial" w:cs="Arial"/>
          <w:bCs/>
          <w:sz w:val="22"/>
          <w:szCs w:val="22"/>
        </w:rPr>
        <w:t xml:space="preserve"> generan grandes volúmenes de datos, que siendo adecuadamente procesados pueden acompañar a la toma de decisiones en el momento en que sea requerido. </w:t>
      </w:r>
    </w:p>
    <w:p w14:paraId="30A24F2F" w14:textId="77777777" w:rsidR="00BD70AD" w:rsidRDefault="00BD70AD">
      <w:pPr>
        <w:spacing w:line="360" w:lineRule="auto"/>
        <w:jc w:val="both"/>
        <w:rPr>
          <w:rFonts w:ascii="Arial" w:hAnsi="Arial" w:cs="Arial"/>
          <w:bCs/>
          <w:sz w:val="22"/>
          <w:szCs w:val="22"/>
        </w:rPr>
      </w:pPr>
    </w:p>
    <w:p w14:paraId="30A24F30" w14:textId="77777777" w:rsidR="00BA6FA1" w:rsidRDefault="00BA6FA1">
      <w:pPr>
        <w:spacing w:line="360" w:lineRule="auto"/>
        <w:jc w:val="both"/>
        <w:rPr>
          <w:rFonts w:ascii="Arial" w:hAnsi="Arial" w:cs="Arial"/>
          <w:bCs/>
          <w:sz w:val="22"/>
          <w:szCs w:val="22"/>
        </w:rPr>
      </w:pPr>
      <w:r>
        <w:rPr>
          <w:rFonts w:ascii="Arial" w:hAnsi="Arial" w:cs="Arial"/>
          <w:bCs/>
          <w:sz w:val="22"/>
          <w:szCs w:val="22"/>
        </w:rPr>
        <w:tab/>
        <w:t>Cuando en una empresa cada persona tiene acceso a la información pertinente y oportuna que requiere para llevar a cabo sus operaciones, entonces esta empresa puede evolucionar de manera positiva, aprovechando sus oportunidades, derrotando sus amenazas, detectando sus debilidades y aumentando sus fortalezas (FODA).</w:t>
      </w:r>
    </w:p>
    <w:p w14:paraId="30A24F31" w14:textId="77777777" w:rsidR="00BA6FA1" w:rsidRDefault="00BA6FA1">
      <w:pPr>
        <w:spacing w:line="360" w:lineRule="auto"/>
        <w:jc w:val="both"/>
        <w:rPr>
          <w:rFonts w:ascii="Arial" w:hAnsi="Arial" w:cs="Arial"/>
          <w:bCs/>
          <w:sz w:val="22"/>
          <w:szCs w:val="22"/>
        </w:rPr>
      </w:pPr>
    </w:p>
    <w:p w14:paraId="30A24F32" w14:textId="77777777" w:rsidR="00BA6FA1" w:rsidRPr="00A34514" w:rsidRDefault="00BA6FA1" w:rsidP="00A83AC1">
      <w:pPr>
        <w:pStyle w:val="Ttulo2"/>
        <w:tabs>
          <w:tab w:val="clear" w:pos="0"/>
        </w:tabs>
        <w:spacing w:before="0" w:after="0" w:line="360" w:lineRule="auto"/>
        <w:rPr>
          <w:sz w:val="22"/>
          <w:szCs w:val="22"/>
        </w:rPr>
      </w:pPr>
      <w:bookmarkStart w:id="11" w:name="__RefHeading__13_1895054565"/>
      <w:bookmarkEnd w:id="11"/>
      <w:r w:rsidRPr="00A34514">
        <w:rPr>
          <w:bCs w:val="0"/>
          <w:i w:val="0"/>
          <w:sz w:val="22"/>
          <w:szCs w:val="22"/>
        </w:rPr>
        <w:t>Alcance.</w:t>
      </w:r>
    </w:p>
    <w:p w14:paraId="30A24F33" w14:textId="77777777" w:rsidR="00BD70AD" w:rsidRDefault="00BD70AD" w:rsidP="00016D73">
      <w:pPr>
        <w:spacing w:line="360" w:lineRule="auto"/>
        <w:ind w:firstLine="708"/>
        <w:jc w:val="both"/>
        <w:rPr>
          <w:rFonts w:ascii="Arial" w:hAnsi="Arial" w:cs="Arial"/>
          <w:sz w:val="22"/>
          <w:szCs w:val="22"/>
        </w:rPr>
      </w:pPr>
    </w:p>
    <w:p w14:paraId="30A24F34" w14:textId="3D360080" w:rsidR="000D45B8" w:rsidRDefault="000D45B8" w:rsidP="00016D73">
      <w:pPr>
        <w:spacing w:line="360" w:lineRule="auto"/>
        <w:ind w:firstLine="708"/>
        <w:jc w:val="both"/>
        <w:rPr>
          <w:rFonts w:ascii="Arial" w:hAnsi="Arial" w:cs="Arial"/>
          <w:sz w:val="22"/>
          <w:szCs w:val="22"/>
        </w:rPr>
      </w:pPr>
      <w:r>
        <w:rPr>
          <w:rFonts w:ascii="Arial" w:hAnsi="Arial" w:cs="Arial"/>
          <w:sz w:val="22"/>
          <w:szCs w:val="22"/>
        </w:rPr>
        <w:t xml:space="preserve">El Sistema de Formulación Presupuestaria (SIFORPRE) abarca dos grandes </w:t>
      </w:r>
      <w:r w:rsidR="00CC1FBD">
        <w:rPr>
          <w:rFonts w:ascii="Arial" w:hAnsi="Arial" w:cs="Arial"/>
          <w:sz w:val="22"/>
          <w:szCs w:val="22"/>
        </w:rPr>
        <w:t>áreas</w:t>
      </w:r>
      <w:r>
        <w:rPr>
          <w:rFonts w:ascii="Arial" w:hAnsi="Arial" w:cs="Arial"/>
          <w:sz w:val="22"/>
          <w:szCs w:val="22"/>
        </w:rPr>
        <w:t xml:space="preserve"> como son:</w:t>
      </w:r>
      <w:r w:rsidR="00016D73">
        <w:rPr>
          <w:rFonts w:ascii="Arial" w:hAnsi="Arial" w:cs="Arial"/>
          <w:sz w:val="22"/>
          <w:szCs w:val="22"/>
        </w:rPr>
        <w:t xml:space="preserve"> La partida 4.01 que corresponde a los gastos de personal y l</w:t>
      </w:r>
      <w:r>
        <w:rPr>
          <w:rFonts w:ascii="Arial" w:hAnsi="Arial" w:cs="Arial"/>
          <w:sz w:val="22"/>
          <w:szCs w:val="22"/>
        </w:rPr>
        <w:t xml:space="preserve">a asignación de los recursos a las actividades planteadas por cada unidad administrativa; esto incluye </w:t>
      </w:r>
      <w:r w:rsidR="00F25C51">
        <w:rPr>
          <w:rFonts w:ascii="Arial" w:hAnsi="Arial" w:cs="Arial"/>
          <w:sz w:val="22"/>
          <w:szCs w:val="22"/>
        </w:rPr>
        <w:t xml:space="preserve">las partidas 4.02 Materiales y </w:t>
      </w:r>
      <w:r w:rsidR="00333301">
        <w:rPr>
          <w:rFonts w:ascii="Arial" w:hAnsi="Arial" w:cs="Arial"/>
          <w:sz w:val="22"/>
          <w:szCs w:val="22"/>
        </w:rPr>
        <w:t>Suministros hasta</w:t>
      </w:r>
      <w:r w:rsidR="00F25C51">
        <w:rPr>
          <w:rFonts w:ascii="Arial" w:hAnsi="Arial" w:cs="Arial"/>
          <w:sz w:val="22"/>
          <w:szCs w:val="22"/>
        </w:rPr>
        <w:t xml:space="preserve"> la 4.9</w:t>
      </w:r>
      <w:r w:rsidR="00741C77">
        <w:rPr>
          <w:rFonts w:ascii="Arial" w:hAnsi="Arial" w:cs="Arial"/>
          <w:sz w:val="22"/>
          <w:szCs w:val="22"/>
        </w:rPr>
        <w:t>8 R</w:t>
      </w:r>
      <w:r w:rsidR="00F25C51">
        <w:rPr>
          <w:rFonts w:ascii="Arial" w:hAnsi="Arial" w:cs="Arial"/>
          <w:sz w:val="22"/>
          <w:szCs w:val="22"/>
        </w:rPr>
        <w:t xml:space="preserve">ectificaciones del </w:t>
      </w:r>
      <w:r w:rsidR="00741C77">
        <w:rPr>
          <w:rFonts w:ascii="Arial" w:hAnsi="Arial" w:cs="Arial"/>
          <w:sz w:val="22"/>
          <w:szCs w:val="22"/>
        </w:rPr>
        <w:t>P</w:t>
      </w:r>
      <w:r w:rsidR="00F25C51">
        <w:rPr>
          <w:rFonts w:ascii="Arial" w:hAnsi="Arial" w:cs="Arial"/>
          <w:sz w:val="22"/>
          <w:szCs w:val="22"/>
        </w:rPr>
        <w:t>resupuesto</w:t>
      </w:r>
      <w:r w:rsidR="00016D73">
        <w:rPr>
          <w:rFonts w:ascii="Arial" w:hAnsi="Arial" w:cs="Arial"/>
          <w:sz w:val="22"/>
          <w:szCs w:val="22"/>
        </w:rPr>
        <w:t>.</w:t>
      </w:r>
    </w:p>
    <w:p w14:paraId="30A24F35" w14:textId="77777777" w:rsidR="00BD70AD" w:rsidRDefault="00BD70AD" w:rsidP="00016D73">
      <w:pPr>
        <w:spacing w:line="360" w:lineRule="auto"/>
        <w:ind w:firstLine="708"/>
        <w:jc w:val="both"/>
        <w:rPr>
          <w:rFonts w:ascii="Arial" w:hAnsi="Arial" w:cs="Arial"/>
          <w:sz w:val="22"/>
          <w:szCs w:val="22"/>
        </w:rPr>
      </w:pPr>
    </w:p>
    <w:p w14:paraId="30A24F36" w14:textId="77777777" w:rsidR="00016D73" w:rsidRDefault="00016D73" w:rsidP="00016D73">
      <w:pPr>
        <w:spacing w:line="360" w:lineRule="auto"/>
        <w:ind w:firstLine="708"/>
        <w:jc w:val="both"/>
        <w:rPr>
          <w:rFonts w:ascii="Arial" w:hAnsi="Arial" w:cs="Arial"/>
          <w:sz w:val="22"/>
          <w:szCs w:val="22"/>
        </w:rPr>
      </w:pPr>
      <w:r>
        <w:rPr>
          <w:rFonts w:ascii="Arial" w:hAnsi="Arial" w:cs="Arial"/>
          <w:sz w:val="22"/>
          <w:szCs w:val="22"/>
        </w:rPr>
        <w:t xml:space="preserve">Para el Desarrollo de esta Sistema se considerará la asignación de recursos a las actividades planteadas por cada unidad administrativa. </w:t>
      </w:r>
    </w:p>
    <w:p w14:paraId="30A24F37" w14:textId="02F385FD" w:rsidR="00BA6FA1" w:rsidRDefault="00BA6FA1">
      <w:pPr>
        <w:spacing w:line="360" w:lineRule="auto"/>
        <w:jc w:val="both"/>
        <w:rPr>
          <w:rFonts w:ascii="Arial" w:hAnsi="Arial" w:cs="Arial"/>
          <w:sz w:val="22"/>
          <w:szCs w:val="22"/>
        </w:rPr>
      </w:pPr>
      <w:r>
        <w:rPr>
          <w:rFonts w:ascii="Arial" w:hAnsi="Arial" w:cs="Arial"/>
          <w:sz w:val="22"/>
          <w:szCs w:val="22"/>
        </w:rPr>
        <w:tab/>
        <w:t xml:space="preserve">También contempla el análisis y definición de nuevos requerimientos para completar el software. El proyecto de reingeniería del </w:t>
      </w:r>
      <w:r w:rsidR="008B1888">
        <w:rPr>
          <w:rFonts w:ascii="Arial" w:hAnsi="Arial" w:cs="Arial"/>
          <w:sz w:val="22"/>
          <w:szCs w:val="22"/>
        </w:rPr>
        <w:t xml:space="preserve">Sistema de Formulación </w:t>
      </w:r>
      <w:r w:rsidR="00333301">
        <w:rPr>
          <w:rFonts w:ascii="Arial" w:hAnsi="Arial" w:cs="Arial"/>
          <w:sz w:val="22"/>
          <w:szCs w:val="22"/>
        </w:rPr>
        <w:t>Presupuestaria</w:t>
      </w:r>
      <w:r w:rsidR="008B1888">
        <w:rPr>
          <w:rFonts w:ascii="Arial" w:hAnsi="Arial" w:cs="Arial"/>
          <w:sz w:val="22"/>
          <w:szCs w:val="22"/>
        </w:rPr>
        <w:t xml:space="preserve"> SIFORPRE</w:t>
      </w:r>
      <w:r>
        <w:rPr>
          <w:rFonts w:ascii="Arial" w:hAnsi="Arial" w:cs="Arial"/>
          <w:sz w:val="22"/>
          <w:szCs w:val="22"/>
        </w:rPr>
        <w:t xml:space="preserve"> abarca adicionalmente los siguientes puntos:</w:t>
      </w:r>
    </w:p>
    <w:p w14:paraId="30A24F38" w14:textId="77777777" w:rsidR="00BD70AD" w:rsidRDefault="00BD70AD">
      <w:pPr>
        <w:spacing w:line="360" w:lineRule="auto"/>
        <w:jc w:val="both"/>
        <w:rPr>
          <w:rFonts w:ascii="Arial" w:hAnsi="Arial" w:cs="Arial"/>
          <w:sz w:val="22"/>
          <w:szCs w:val="22"/>
        </w:rPr>
      </w:pPr>
    </w:p>
    <w:p w14:paraId="30A24F39" w14:textId="0F0F3723" w:rsidR="008B1888" w:rsidRDefault="008B1888"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lastRenderedPageBreak/>
        <w:t xml:space="preserve">Lo concerniente a la partida 4.01 que corresponde al gasto de personal se generará del Sistema </w:t>
      </w:r>
      <w:r w:rsidR="00333301">
        <w:rPr>
          <w:rFonts w:ascii="Arial" w:hAnsi="Arial" w:cs="Arial"/>
          <w:sz w:val="22"/>
          <w:szCs w:val="22"/>
        </w:rPr>
        <w:t>SIGESP</w:t>
      </w:r>
      <w:r>
        <w:rPr>
          <w:rFonts w:ascii="Arial" w:hAnsi="Arial" w:cs="Arial"/>
          <w:sz w:val="22"/>
          <w:szCs w:val="22"/>
        </w:rPr>
        <w:t xml:space="preserve">; que es donde se contemplan todos los </w:t>
      </w:r>
      <w:r w:rsidR="00333301">
        <w:rPr>
          <w:rFonts w:ascii="Arial" w:hAnsi="Arial" w:cs="Arial"/>
          <w:sz w:val="22"/>
          <w:szCs w:val="22"/>
        </w:rPr>
        <w:t>cálculos correspondientes</w:t>
      </w:r>
      <w:r>
        <w:rPr>
          <w:rFonts w:ascii="Arial" w:hAnsi="Arial" w:cs="Arial"/>
          <w:sz w:val="22"/>
          <w:szCs w:val="22"/>
        </w:rPr>
        <w:t xml:space="preserve"> a los gastos de personal como lo son: Nominas, vacaciones, prestaciones, bonificación de fin de año, bono de producción, tiempos de viajes, primas; y todas las asignaciones que se contemplan en la partida 4.01.</w:t>
      </w:r>
    </w:p>
    <w:p w14:paraId="30A24F3A" w14:textId="77777777" w:rsidR="00536085" w:rsidRPr="008B1888" w:rsidRDefault="00536085" w:rsidP="00C80787">
      <w:pPr>
        <w:pStyle w:val="Prrafodelista"/>
        <w:numPr>
          <w:ilvl w:val="0"/>
          <w:numId w:val="24"/>
        </w:numPr>
        <w:spacing w:line="360" w:lineRule="auto"/>
        <w:jc w:val="both"/>
        <w:rPr>
          <w:rFonts w:ascii="Arial" w:hAnsi="Arial" w:cs="Arial"/>
          <w:sz w:val="22"/>
          <w:szCs w:val="22"/>
        </w:rPr>
      </w:pPr>
      <w:r>
        <w:rPr>
          <w:rFonts w:ascii="Arial" w:hAnsi="Arial" w:cs="Arial"/>
          <w:sz w:val="22"/>
          <w:szCs w:val="22"/>
        </w:rPr>
        <w:t>Registro, control y seguimiento del Plan Operativo Anual (POA).</w:t>
      </w:r>
    </w:p>
    <w:p w14:paraId="30A24F3B" w14:textId="318848AE" w:rsidR="00BA6FA1" w:rsidRDefault="00536085" w:rsidP="00C80787">
      <w:pPr>
        <w:numPr>
          <w:ilvl w:val="0"/>
          <w:numId w:val="12"/>
        </w:numPr>
        <w:spacing w:line="360" w:lineRule="auto"/>
        <w:jc w:val="both"/>
        <w:rPr>
          <w:rFonts w:ascii="Arial" w:hAnsi="Arial" w:cs="Arial"/>
          <w:sz w:val="22"/>
          <w:szCs w:val="22"/>
        </w:rPr>
      </w:pPr>
      <w:r>
        <w:rPr>
          <w:rFonts w:ascii="Arial" w:hAnsi="Arial" w:cs="Arial"/>
          <w:sz w:val="22"/>
          <w:szCs w:val="22"/>
        </w:rPr>
        <w:t xml:space="preserve">Diseño de </w:t>
      </w:r>
      <w:r w:rsidR="00333301">
        <w:rPr>
          <w:rFonts w:ascii="Arial" w:hAnsi="Arial" w:cs="Arial"/>
          <w:sz w:val="22"/>
          <w:szCs w:val="22"/>
        </w:rPr>
        <w:t>módulo</w:t>
      </w:r>
      <w:r>
        <w:rPr>
          <w:rFonts w:ascii="Arial" w:hAnsi="Arial" w:cs="Arial"/>
          <w:sz w:val="22"/>
          <w:szCs w:val="22"/>
        </w:rPr>
        <w:t xml:space="preserve"> de los estados financieros.</w:t>
      </w:r>
    </w:p>
    <w:p w14:paraId="30A24F3C" w14:textId="77777777" w:rsidR="00BA6FA1" w:rsidRDefault="00BA6FA1" w:rsidP="00C80787">
      <w:pPr>
        <w:numPr>
          <w:ilvl w:val="0"/>
          <w:numId w:val="12"/>
        </w:numPr>
        <w:spacing w:line="360" w:lineRule="auto"/>
        <w:jc w:val="both"/>
        <w:rPr>
          <w:rFonts w:ascii="Arial" w:hAnsi="Arial" w:cs="Arial"/>
          <w:sz w:val="22"/>
          <w:szCs w:val="22"/>
        </w:rPr>
      </w:pPr>
      <w:r>
        <w:rPr>
          <w:rFonts w:ascii="Arial" w:hAnsi="Arial" w:cs="Arial"/>
          <w:sz w:val="22"/>
          <w:szCs w:val="22"/>
        </w:rPr>
        <w:t>Instalación de las librerías necesarias para la generación de reportes en PDF.</w:t>
      </w:r>
    </w:p>
    <w:p w14:paraId="30A24F3D" w14:textId="77777777" w:rsidR="00BA6FA1" w:rsidRDefault="00BA6FA1">
      <w:pPr>
        <w:spacing w:line="360" w:lineRule="auto"/>
        <w:jc w:val="both"/>
        <w:rPr>
          <w:rFonts w:ascii="Arial" w:hAnsi="Arial" w:cs="Arial"/>
          <w:bCs/>
          <w:sz w:val="22"/>
          <w:szCs w:val="22"/>
        </w:rPr>
      </w:pPr>
    </w:p>
    <w:p w14:paraId="30A24F3E" w14:textId="62A8C509" w:rsidR="00BA6FA1" w:rsidRDefault="00617E67" w:rsidP="00F77259">
      <w:pPr>
        <w:pStyle w:val="Ttulo2"/>
        <w:tabs>
          <w:tab w:val="clear" w:pos="0"/>
        </w:tabs>
        <w:spacing w:before="0" w:after="0" w:line="360" w:lineRule="auto"/>
        <w:jc w:val="center"/>
        <w:rPr>
          <w:sz w:val="22"/>
          <w:szCs w:val="22"/>
          <w:u w:val="single"/>
        </w:rPr>
      </w:pPr>
      <w:bookmarkStart w:id="12" w:name="__RefHeading__15_1895054565"/>
      <w:bookmarkEnd w:id="12"/>
      <w:r>
        <w:rPr>
          <w:bCs w:val="0"/>
          <w:i w:val="0"/>
          <w:sz w:val="22"/>
          <w:szCs w:val="22"/>
        </w:rPr>
        <w:t>OBJETIVOS</w:t>
      </w:r>
    </w:p>
    <w:p w14:paraId="30A24F3F" w14:textId="77777777" w:rsidR="00BA6FA1" w:rsidRDefault="00BA6FA1">
      <w:pPr>
        <w:spacing w:line="360" w:lineRule="auto"/>
        <w:rPr>
          <w:rFonts w:ascii="Arial" w:hAnsi="Arial" w:cs="Arial"/>
          <w:b/>
          <w:bCs/>
          <w:sz w:val="22"/>
          <w:szCs w:val="22"/>
          <w:u w:val="single"/>
        </w:rPr>
      </w:pPr>
    </w:p>
    <w:p w14:paraId="30A24F40" w14:textId="77777777" w:rsidR="00BA6FA1" w:rsidRPr="005F79F4" w:rsidRDefault="00BA6FA1" w:rsidP="00A83AC1">
      <w:pPr>
        <w:pStyle w:val="Ttulo3"/>
        <w:tabs>
          <w:tab w:val="clear" w:pos="0"/>
        </w:tabs>
        <w:spacing w:before="0" w:after="0" w:line="360" w:lineRule="auto"/>
        <w:rPr>
          <w:sz w:val="22"/>
          <w:szCs w:val="22"/>
        </w:rPr>
      </w:pPr>
      <w:bookmarkStart w:id="13" w:name="__RefHeading__17_1895054565"/>
      <w:bookmarkEnd w:id="13"/>
      <w:r w:rsidRPr="005F79F4">
        <w:rPr>
          <w:bCs w:val="0"/>
          <w:sz w:val="22"/>
          <w:szCs w:val="22"/>
        </w:rPr>
        <w:t>Objetivo General.</w:t>
      </w:r>
    </w:p>
    <w:p w14:paraId="30A24F41" w14:textId="77777777" w:rsidR="00BD70AD" w:rsidRDefault="00BD70AD">
      <w:pPr>
        <w:spacing w:line="360" w:lineRule="auto"/>
        <w:jc w:val="both"/>
        <w:rPr>
          <w:rFonts w:ascii="Arial" w:hAnsi="Arial" w:cs="Arial"/>
          <w:sz w:val="22"/>
          <w:szCs w:val="22"/>
        </w:rPr>
      </w:pPr>
    </w:p>
    <w:p w14:paraId="30A24F42" w14:textId="77777777" w:rsidR="00BA6FA1" w:rsidRDefault="00BA6FA1">
      <w:pPr>
        <w:spacing w:line="360" w:lineRule="auto"/>
        <w:jc w:val="both"/>
        <w:rPr>
          <w:rFonts w:ascii="Arial" w:hAnsi="Arial" w:cs="Arial"/>
          <w:sz w:val="22"/>
          <w:szCs w:val="22"/>
          <w:lang w:val="es-VE"/>
        </w:rPr>
      </w:pPr>
      <w:r>
        <w:rPr>
          <w:rFonts w:ascii="Arial" w:hAnsi="Arial" w:cs="Arial"/>
          <w:sz w:val="22"/>
          <w:szCs w:val="22"/>
        </w:rPr>
        <w:tab/>
      </w:r>
      <w:r w:rsidR="00A80115">
        <w:rPr>
          <w:rFonts w:ascii="Arial" w:hAnsi="Arial" w:cs="Arial"/>
          <w:sz w:val="22"/>
          <w:szCs w:val="22"/>
        </w:rPr>
        <w:t xml:space="preserve"> </w:t>
      </w:r>
      <w:r w:rsidR="00042FDD">
        <w:rPr>
          <w:rFonts w:ascii="Arial" w:hAnsi="Arial" w:cs="Arial"/>
          <w:sz w:val="22"/>
          <w:szCs w:val="22"/>
        </w:rPr>
        <w:t>I</w:t>
      </w:r>
      <w:r w:rsidR="00A80115">
        <w:rPr>
          <w:rFonts w:ascii="Arial" w:hAnsi="Arial" w:cs="Arial"/>
          <w:sz w:val="22"/>
          <w:szCs w:val="22"/>
        </w:rPr>
        <w:t>mplementación del Sistema de Formulación Presupuestaria SIFOPRE para la Gerencia de Planificación de la Empresa Maderas del Orinoco, C.A.</w:t>
      </w:r>
      <w:r w:rsidR="00A80115">
        <w:rPr>
          <w:rFonts w:ascii="Arial" w:hAnsi="Arial" w:cs="Arial"/>
          <w:sz w:val="22"/>
          <w:szCs w:val="22"/>
          <w:lang w:val="es-VE"/>
        </w:rPr>
        <w:t xml:space="preserve"> </w:t>
      </w:r>
    </w:p>
    <w:p w14:paraId="30A24F43" w14:textId="77777777" w:rsidR="00BD70AD" w:rsidRPr="005F79F4" w:rsidRDefault="00BD70AD">
      <w:pPr>
        <w:spacing w:line="360" w:lineRule="auto"/>
        <w:jc w:val="both"/>
        <w:rPr>
          <w:rFonts w:ascii="Arial" w:hAnsi="Arial" w:cs="Arial"/>
          <w:sz w:val="22"/>
          <w:szCs w:val="22"/>
          <w:lang w:val="es-VE"/>
        </w:rPr>
      </w:pPr>
    </w:p>
    <w:p w14:paraId="30A24F44" w14:textId="77777777" w:rsidR="00BA6FA1" w:rsidRPr="005F79F4" w:rsidRDefault="00BA6FA1" w:rsidP="00A83AC1">
      <w:pPr>
        <w:pStyle w:val="Ttulo3"/>
        <w:tabs>
          <w:tab w:val="clear" w:pos="0"/>
        </w:tabs>
        <w:spacing w:before="0" w:after="0" w:line="360" w:lineRule="auto"/>
        <w:rPr>
          <w:bCs w:val="0"/>
          <w:sz w:val="22"/>
          <w:szCs w:val="22"/>
        </w:rPr>
      </w:pPr>
      <w:bookmarkStart w:id="14" w:name="__RefHeading__19_1895054565"/>
      <w:bookmarkEnd w:id="14"/>
      <w:r w:rsidRPr="005F79F4">
        <w:rPr>
          <w:bCs w:val="0"/>
          <w:sz w:val="22"/>
          <w:szCs w:val="22"/>
        </w:rPr>
        <w:t>Objetivos Específicos.</w:t>
      </w:r>
    </w:p>
    <w:p w14:paraId="30A24F45" w14:textId="77777777" w:rsidR="00BD70AD" w:rsidRPr="00BD70AD" w:rsidRDefault="00BD70AD" w:rsidP="00BD70AD"/>
    <w:p w14:paraId="30A24F46" w14:textId="77777777" w:rsidR="00BA6FA1" w:rsidRDefault="00BA6FA1"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 xml:space="preserve">Analizar las actividades relacionadas </w:t>
      </w:r>
      <w:r w:rsidR="00A80115">
        <w:rPr>
          <w:rFonts w:ascii="Arial" w:hAnsi="Arial" w:cs="Arial"/>
          <w:sz w:val="22"/>
          <w:szCs w:val="22"/>
        </w:rPr>
        <w:t>en el</w:t>
      </w:r>
      <w:r>
        <w:rPr>
          <w:rFonts w:ascii="Arial" w:hAnsi="Arial" w:cs="Arial"/>
          <w:sz w:val="22"/>
          <w:szCs w:val="22"/>
        </w:rPr>
        <w:t xml:space="preserve"> proceso</w:t>
      </w:r>
      <w:r w:rsidR="00A80115">
        <w:rPr>
          <w:rFonts w:ascii="Arial" w:hAnsi="Arial" w:cs="Arial"/>
          <w:sz w:val="22"/>
          <w:szCs w:val="22"/>
        </w:rPr>
        <w:t xml:space="preserve"> de formulación presupuestaria de la Gerencia de Planificación</w:t>
      </w:r>
    </w:p>
    <w:p w14:paraId="30A24F47" w14:textId="77777777"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Diseño del Sistema de Formulación Presupuestaria.</w:t>
      </w:r>
    </w:p>
    <w:p w14:paraId="30A24F48" w14:textId="77777777" w:rsidR="00BA6FA1" w:rsidRDefault="00042FDD" w:rsidP="00C80787">
      <w:pPr>
        <w:numPr>
          <w:ilvl w:val="0"/>
          <w:numId w:val="5"/>
        </w:numPr>
        <w:spacing w:line="360" w:lineRule="auto"/>
        <w:ind w:left="284" w:firstLine="0"/>
        <w:jc w:val="both"/>
        <w:rPr>
          <w:rFonts w:ascii="Arial" w:hAnsi="Arial" w:cs="Arial"/>
          <w:sz w:val="22"/>
          <w:szCs w:val="22"/>
        </w:rPr>
      </w:pPr>
      <w:r>
        <w:rPr>
          <w:rFonts w:ascii="Arial" w:hAnsi="Arial" w:cs="Arial"/>
          <w:sz w:val="22"/>
          <w:szCs w:val="22"/>
        </w:rPr>
        <w:t>Desarrollo del Sistema de Formulación Presupuestaria utilizando nuevas tecnologías de desarrollo.</w:t>
      </w:r>
    </w:p>
    <w:p w14:paraId="30A24F49" w14:textId="77777777" w:rsidR="00042FDD" w:rsidRDefault="00042FDD" w:rsidP="00C80787">
      <w:pPr>
        <w:numPr>
          <w:ilvl w:val="0"/>
          <w:numId w:val="5"/>
        </w:numPr>
        <w:spacing w:line="360" w:lineRule="auto"/>
        <w:ind w:left="284" w:firstLine="0"/>
        <w:jc w:val="both"/>
        <w:rPr>
          <w:rFonts w:ascii="Arial" w:hAnsi="Arial" w:cs="Arial"/>
          <w:sz w:val="22"/>
          <w:szCs w:val="22"/>
        </w:rPr>
      </w:pPr>
      <w:commentRangeStart w:id="15"/>
      <w:r>
        <w:rPr>
          <w:rFonts w:ascii="Arial" w:hAnsi="Arial" w:cs="Arial"/>
          <w:sz w:val="22"/>
          <w:szCs w:val="22"/>
        </w:rPr>
        <w:t>Diseñar los estándares de desarrollo del Sistema.</w:t>
      </w:r>
      <w:commentRangeEnd w:id="15"/>
      <w:r w:rsidR="004D34CC">
        <w:rPr>
          <w:rStyle w:val="Refdecomentario"/>
        </w:rPr>
        <w:commentReference w:id="15"/>
      </w:r>
    </w:p>
    <w:p w14:paraId="30A24F4A" w14:textId="77777777" w:rsidR="00BA6FA1" w:rsidRPr="00BD70AD" w:rsidRDefault="00BA6FA1" w:rsidP="00C80787">
      <w:pPr>
        <w:numPr>
          <w:ilvl w:val="0"/>
          <w:numId w:val="5"/>
        </w:numPr>
        <w:spacing w:line="360" w:lineRule="auto"/>
        <w:ind w:left="284" w:firstLine="0"/>
        <w:jc w:val="both"/>
        <w:rPr>
          <w:rFonts w:ascii="Arial" w:hAnsi="Arial" w:cs="Arial"/>
          <w:bCs/>
          <w:sz w:val="22"/>
          <w:szCs w:val="22"/>
        </w:rPr>
      </w:pPr>
      <w:r>
        <w:rPr>
          <w:rFonts w:ascii="Arial" w:hAnsi="Arial" w:cs="Arial"/>
          <w:sz w:val="22"/>
          <w:szCs w:val="22"/>
        </w:rPr>
        <w:t>Adiestrar al personal que utilizará el sistema.</w:t>
      </w:r>
    </w:p>
    <w:p w14:paraId="30A24F4D" w14:textId="12DA732C" w:rsidR="00BA6FA1" w:rsidRDefault="00BA6FA1">
      <w:pPr>
        <w:spacing w:line="360" w:lineRule="auto"/>
        <w:rPr>
          <w:rFonts w:ascii="Arial" w:hAnsi="Arial" w:cs="Arial"/>
          <w:b/>
          <w:bCs/>
          <w:sz w:val="22"/>
          <w:szCs w:val="22"/>
        </w:rPr>
      </w:pPr>
    </w:p>
    <w:p w14:paraId="61811874" w14:textId="30940032" w:rsidR="00A83AC1" w:rsidRDefault="00A83AC1">
      <w:pPr>
        <w:spacing w:line="360" w:lineRule="auto"/>
        <w:rPr>
          <w:rFonts w:ascii="Arial" w:hAnsi="Arial" w:cs="Arial"/>
          <w:b/>
          <w:bCs/>
          <w:sz w:val="22"/>
          <w:szCs w:val="22"/>
        </w:rPr>
      </w:pPr>
    </w:p>
    <w:p w14:paraId="38D840C7" w14:textId="5B39D820" w:rsidR="00A83AC1" w:rsidRDefault="00A83AC1">
      <w:pPr>
        <w:spacing w:line="360" w:lineRule="auto"/>
        <w:rPr>
          <w:rFonts w:ascii="Arial" w:hAnsi="Arial" w:cs="Arial"/>
          <w:b/>
          <w:bCs/>
          <w:sz w:val="22"/>
          <w:szCs w:val="22"/>
        </w:rPr>
      </w:pPr>
    </w:p>
    <w:p w14:paraId="5525288D" w14:textId="0D919CC4" w:rsidR="00A83AC1" w:rsidRDefault="00A83AC1">
      <w:pPr>
        <w:spacing w:line="360" w:lineRule="auto"/>
        <w:rPr>
          <w:rFonts w:ascii="Arial" w:hAnsi="Arial" w:cs="Arial"/>
          <w:b/>
          <w:bCs/>
          <w:sz w:val="22"/>
          <w:szCs w:val="22"/>
        </w:rPr>
      </w:pPr>
    </w:p>
    <w:p w14:paraId="30A24FD3" w14:textId="4975D235" w:rsidR="00F25EA0" w:rsidRDefault="00F25EA0" w:rsidP="00F25EA0">
      <w:pPr>
        <w:pStyle w:val="Textoindependiente"/>
        <w:spacing w:after="0" w:line="360" w:lineRule="auto"/>
        <w:jc w:val="both"/>
        <w:rPr>
          <w:rFonts w:eastAsia="Arial"/>
        </w:rPr>
      </w:pPr>
    </w:p>
    <w:p w14:paraId="480E110C" w14:textId="076FC9DC" w:rsidR="000C5B7E" w:rsidRDefault="000C5B7E" w:rsidP="000C5B7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PLAN DE TRABAJO</w:t>
      </w:r>
    </w:p>
    <w:p w14:paraId="1EDEC8D6" w14:textId="5461261A" w:rsidR="005E0C70" w:rsidRDefault="005E0C70" w:rsidP="00F25EA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explica el plan de trabajo, el cual ha sido aprobado en mutuo acuerdo entre el tutor industrial y académico, donde se describen las actividades realizadas en </w:t>
      </w:r>
      <w:r w:rsidR="009A0D92">
        <w:rPr>
          <w:rFonts w:ascii="Arial" w:hAnsi="Arial" w:cs="Arial"/>
          <w:color w:val="000000"/>
          <w:sz w:val="22"/>
          <w:szCs w:val="22"/>
        </w:rPr>
        <w:t>Maderas del Orinoco, C.A, dentro de las oficinas del departamento de sistemas, realizado durante un período de dieciséis (16) semanas.</w:t>
      </w:r>
    </w:p>
    <w:p w14:paraId="2DFF86FE" w14:textId="061BD176" w:rsidR="009A0D92" w:rsidRDefault="009A0D92" w:rsidP="00F25EA0">
      <w:pPr>
        <w:pStyle w:val="Textoindependiente"/>
        <w:spacing w:after="0" w:line="360" w:lineRule="auto"/>
        <w:jc w:val="both"/>
        <w:rPr>
          <w:rFonts w:ascii="Arial" w:hAnsi="Arial" w:cs="Arial"/>
          <w:color w:val="000000"/>
          <w:sz w:val="22"/>
          <w:szCs w:val="22"/>
        </w:rPr>
      </w:pPr>
    </w:p>
    <w:p w14:paraId="743F4FCA" w14:textId="1E631B62" w:rsidR="00A608CB" w:rsidRDefault="00A608CB" w:rsidP="00A608CB">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 ACTIVIDADES</w:t>
      </w:r>
    </w:p>
    <w:p w14:paraId="5B1E4076" w14:textId="53928ABA" w:rsidR="00A608CB" w:rsidRDefault="00A608CB" w:rsidP="00C22C5E">
      <w:pPr>
        <w:pStyle w:val="Textoindependiente"/>
        <w:spacing w:after="0" w:line="360" w:lineRule="auto"/>
        <w:jc w:val="center"/>
        <w:rPr>
          <w:rFonts w:ascii="Arial" w:hAnsi="Arial" w:cs="Arial"/>
          <w:b/>
          <w:color w:val="000000"/>
          <w:sz w:val="22"/>
          <w:szCs w:val="22"/>
        </w:rPr>
      </w:pPr>
    </w:p>
    <w:p w14:paraId="37E0EDFE" w14:textId="40F970CA" w:rsidR="00C22C5E" w:rsidRDefault="00C22C5E" w:rsidP="00C22C5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Levantamiento de información con el departamento de soporte técnico y planificación estratégica.</w:t>
      </w:r>
    </w:p>
    <w:p w14:paraId="3C68D85D" w14:textId="3495D84C" w:rsidR="00C22C5E" w:rsidRDefault="00057A03" w:rsidP="00C22C5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planificó una reunión con el departamento de soporte técnico, para tener conocimientos de las tecnologías utilizadas actualmente en la empresa para el desarrollo de software. Así como también con el departamento de planificación estratégica, para tener nociones de los conceptos que maneja dicho departamento </w:t>
      </w:r>
      <w:r w:rsidR="00A867B5">
        <w:rPr>
          <w:rFonts w:ascii="Arial" w:hAnsi="Arial" w:cs="Arial"/>
          <w:color w:val="000000"/>
          <w:sz w:val="22"/>
          <w:szCs w:val="22"/>
        </w:rPr>
        <w:t>con el fin de llevar a acabo las operaciones realizadas con respecto a la formulación presupuestaria,</w:t>
      </w:r>
    </w:p>
    <w:p w14:paraId="7397B60C" w14:textId="1E2FCD6B" w:rsidR="00A867B5" w:rsidRDefault="00A867B5" w:rsidP="00C22C5E">
      <w:pPr>
        <w:pStyle w:val="Textoindependiente"/>
        <w:spacing w:after="0" w:line="360" w:lineRule="auto"/>
        <w:jc w:val="both"/>
        <w:rPr>
          <w:rFonts w:ascii="Arial" w:hAnsi="Arial" w:cs="Arial"/>
          <w:color w:val="000000"/>
          <w:sz w:val="22"/>
          <w:szCs w:val="22"/>
        </w:rPr>
      </w:pPr>
    </w:p>
    <w:p w14:paraId="2AE83A72" w14:textId="7FD224F3" w:rsidR="00A867B5" w:rsidRDefault="00A16057" w:rsidP="00A867B5">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Estudio de factibilidad y extracción de requerimientos</w:t>
      </w:r>
      <w:r w:rsidR="000957EA">
        <w:rPr>
          <w:rFonts w:ascii="Arial" w:hAnsi="Arial" w:cs="Arial"/>
          <w:b/>
          <w:color w:val="000000"/>
          <w:sz w:val="22"/>
          <w:szCs w:val="22"/>
        </w:rPr>
        <w:t xml:space="preserve"> técnicos</w:t>
      </w:r>
      <w:r>
        <w:rPr>
          <w:rFonts w:ascii="Arial" w:hAnsi="Arial" w:cs="Arial"/>
          <w:b/>
          <w:color w:val="000000"/>
          <w:sz w:val="22"/>
          <w:szCs w:val="22"/>
        </w:rPr>
        <w:t>.</w:t>
      </w:r>
    </w:p>
    <w:p w14:paraId="7CFC46B6" w14:textId="7EE114E8" w:rsidR="00A16057" w:rsidRDefault="004556CC" w:rsidP="00A16057">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Se plantean los requerimientos técnicos, </w:t>
      </w:r>
      <w:r w:rsidR="00A15925">
        <w:rPr>
          <w:rFonts w:ascii="Arial" w:hAnsi="Arial" w:cs="Arial"/>
          <w:color w:val="000000"/>
          <w:sz w:val="22"/>
          <w:szCs w:val="22"/>
        </w:rPr>
        <w:t xml:space="preserve">y las tecnologías </w:t>
      </w:r>
      <w:r w:rsidR="000957EA">
        <w:rPr>
          <w:rFonts w:ascii="Arial" w:hAnsi="Arial" w:cs="Arial"/>
          <w:color w:val="000000"/>
          <w:sz w:val="22"/>
          <w:szCs w:val="22"/>
        </w:rPr>
        <w:t>que se van a aplicar en el desarrollo del sistema, para luego proceder a informar al departamento de soporte técnico de dichos requerimientos</w:t>
      </w:r>
      <w:r w:rsidR="00CB4A55">
        <w:rPr>
          <w:rFonts w:ascii="Arial" w:hAnsi="Arial" w:cs="Arial"/>
          <w:color w:val="000000"/>
          <w:sz w:val="22"/>
          <w:szCs w:val="22"/>
        </w:rPr>
        <w:t xml:space="preserve"> con el fin de tener estas tecnologías instaladas en los servidores de la empresa.</w:t>
      </w:r>
    </w:p>
    <w:p w14:paraId="1BEC1646" w14:textId="4B1F36FF" w:rsidR="00CB4A55" w:rsidRDefault="00CB4A55" w:rsidP="00A16057">
      <w:pPr>
        <w:pStyle w:val="Textoindependiente"/>
        <w:spacing w:after="0" w:line="360" w:lineRule="auto"/>
        <w:jc w:val="both"/>
        <w:rPr>
          <w:rFonts w:ascii="Arial" w:hAnsi="Arial" w:cs="Arial"/>
          <w:color w:val="000000"/>
          <w:sz w:val="22"/>
          <w:szCs w:val="22"/>
        </w:rPr>
      </w:pPr>
    </w:p>
    <w:p w14:paraId="7514EB8A" w14:textId="77777777" w:rsidR="00B304E3" w:rsidRDefault="002125A6"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Diseño de</w:t>
      </w:r>
      <w:r w:rsidR="00DE5D16">
        <w:rPr>
          <w:rFonts w:ascii="Arial" w:hAnsi="Arial" w:cs="Arial"/>
          <w:b/>
          <w:color w:val="000000"/>
          <w:sz w:val="22"/>
          <w:szCs w:val="22"/>
        </w:rPr>
        <w:t xml:space="preserve"> </w:t>
      </w:r>
      <w:r w:rsidR="00B304E3">
        <w:rPr>
          <w:rFonts w:ascii="Arial" w:hAnsi="Arial" w:cs="Arial"/>
          <w:b/>
          <w:color w:val="000000"/>
          <w:sz w:val="22"/>
          <w:szCs w:val="22"/>
        </w:rPr>
        <w:t>la estructura del sistema.</w:t>
      </w:r>
    </w:p>
    <w:p w14:paraId="4D911E9C" w14:textId="0C5F0F44" w:rsidR="00B304E3" w:rsidRDefault="00B304E3">
      <w:pPr>
        <w:pStyle w:val="Textoindependiente"/>
        <w:spacing w:after="0" w:line="360" w:lineRule="auto"/>
        <w:jc w:val="both"/>
        <w:rPr>
          <w:rFonts w:ascii="Arial" w:hAnsi="Arial" w:cs="Arial"/>
          <w:color w:val="000000"/>
          <w:sz w:val="22"/>
          <w:szCs w:val="22"/>
        </w:rPr>
        <w:pPrChange w:id="16" w:author="Carlos Abaffy" w:date="2018-10-08T15:53:00Z">
          <w:pPr>
            <w:pStyle w:val="Textoindependiente"/>
            <w:spacing w:after="0" w:line="360" w:lineRule="auto"/>
            <w:jc w:val="center"/>
          </w:pPr>
        </w:pPrChange>
      </w:pPr>
      <w:r>
        <w:rPr>
          <w:rFonts w:ascii="Arial" w:hAnsi="Arial" w:cs="Arial"/>
          <w:color w:val="000000"/>
          <w:sz w:val="22"/>
          <w:szCs w:val="22"/>
        </w:rPr>
        <w:t>Se diseñaron los diagramas relacionales, así como también los diagramas de clases y casos de uso utilizando UML.</w:t>
      </w:r>
    </w:p>
    <w:p w14:paraId="35D95D8C" w14:textId="77777777" w:rsidR="00572C80" w:rsidRDefault="00572C80" w:rsidP="002125A6">
      <w:pPr>
        <w:pStyle w:val="Textoindependiente"/>
        <w:spacing w:after="0" w:line="360" w:lineRule="auto"/>
        <w:jc w:val="center"/>
        <w:rPr>
          <w:rFonts w:ascii="Arial" w:hAnsi="Arial" w:cs="Arial"/>
          <w:color w:val="000000"/>
          <w:sz w:val="22"/>
          <w:szCs w:val="22"/>
        </w:rPr>
      </w:pPr>
    </w:p>
    <w:p w14:paraId="05245F97" w14:textId="77777777" w:rsidR="00634A24" w:rsidRDefault="00634A24" w:rsidP="002125A6">
      <w:pPr>
        <w:pStyle w:val="Textoindependiente"/>
        <w:spacing w:after="0" w:line="360" w:lineRule="auto"/>
        <w:jc w:val="center"/>
        <w:rPr>
          <w:rFonts w:ascii="Arial" w:hAnsi="Arial" w:cs="Arial"/>
          <w:b/>
          <w:color w:val="000000"/>
          <w:sz w:val="22"/>
          <w:szCs w:val="22"/>
        </w:rPr>
      </w:pPr>
    </w:p>
    <w:p w14:paraId="79B40E13" w14:textId="77777777" w:rsidR="00634A24" w:rsidRDefault="00634A24" w:rsidP="002125A6">
      <w:pPr>
        <w:pStyle w:val="Textoindependiente"/>
        <w:spacing w:after="0" w:line="360" w:lineRule="auto"/>
        <w:jc w:val="center"/>
        <w:rPr>
          <w:rFonts w:ascii="Arial" w:hAnsi="Arial" w:cs="Arial"/>
          <w:b/>
          <w:color w:val="000000"/>
          <w:sz w:val="22"/>
          <w:szCs w:val="22"/>
        </w:rPr>
      </w:pPr>
    </w:p>
    <w:p w14:paraId="374AE150" w14:textId="77777777" w:rsidR="00634A24" w:rsidRDefault="00634A24" w:rsidP="002125A6">
      <w:pPr>
        <w:pStyle w:val="Textoindependiente"/>
        <w:spacing w:after="0" w:line="360" w:lineRule="auto"/>
        <w:jc w:val="center"/>
        <w:rPr>
          <w:rFonts w:ascii="Arial" w:hAnsi="Arial" w:cs="Arial"/>
          <w:b/>
          <w:color w:val="000000"/>
          <w:sz w:val="22"/>
          <w:szCs w:val="22"/>
        </w:rPr>
      </w:pPr>
    </w:p>
    <w:p w14:paraId="351468C1" w14:textId="77777777" w:rsidR="00634A24" w:rsidRDefault="00634A24" w:rsidP="002125A6">
      <w:pPr>
        <w:pStyle w:val="Textoindependiente"/>
        <w:spacing w:after="0" w:line="360" w:lineRule="auto"/>
        <w:jc w:val="center"/>
        <w:rPr>
          <w:rFonts w:ascii="Arial" w:hAnsi="Arial" w:cs="Arial"/>
          <w:b/>
          <w:color w:val="000000"/>
          <w:sz w:val="22"/>
          <w:szCs w:val="22"/>
        </w:rPr>
      </w:pPr>
    </w:p>
    <w:p w14:paraId="10D4FE87" w14:textId="4EB29BEB" w:rsidR="00572C80" w:rsidRDefault="00671AFD" w:rsidP="002125A6">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 xml:space="preserve">Desarrollo </w:t>
      </w:r>
      <w:r w:rsidR="00572C80">
        <w:rPr>
          <w:rFonts w:ascii="Arial" w:hAnsi="Arial" w:cs="Arial"/>
          <w:b/>
          <w:color w:val="000000"/>
          <w:sz w:val="22"/>
          <w:szCs w:val="22"/>
        </w:rPr>
        <w:t>de la base de datos en PostgreSQL</w:t>
      </w:r>
    </w:p>
    <w:p w14:paraId="078DBDFD" w14:textId="6B037A8B" w:rsidR="00CB4A55" w:rsidRDefault="00572C80" w:rsidP="00572C80">
      <w:pPr>
        <w:pStyle w:val="Textoindependiente"/>
        <w:spacing w:after="0" w:line="360" w:lineRule="auto"/>
        <w:jc w:val="both"/>
        <w:rPr>
          <w:rFonts w:ascii="Arial" w:hAnsi="Arial" w:cs="Arial"/>
          <w:b/>
          <w:color w:val="000000"/>
          <w:sz w:val="22"/>
          <w:szCs w:val="22"/>
        </w:rPr>
      </w:pPr>
      <w:r>
        <w:rPr>
          <w:rFonts w:ascii="Arial" w:hAnsi="Arial" w:cs="Arial"/>
          <w:color w:val="000000"/>
          <w:sz w:val="22"/>
          <w:szCs w:val="22"/>
        </w:rPr>
        <w:t xml:space="preserve">Haciendo uso de herramientas proporcionadas por Laravel, </w:t>
      </w:r>
      <w:r w:rsidR="001A5462">
        <w:rPr>
          <w:rFonts w:ascii="Arial" w:hAnsi="Arial" w:cs="Arial"/>
          <w:color w:val="000000"/>
          <w:sz w:val="22"/>
          <w:szCs w:val="22"/>
        </w:rPr>
        <w:t>se desarrolló la base de datos en PostgreSQL, así como también las migraciones</w:t>
      </w:r>
      <w:r w:rsidR="00634A24">
        <w:rPr>
          <w:rFonts w:ascii="Arial" w:hAnsi="Arial" w:cs="Arial"/>
          <w:color w:val="000000"/>
          <w:sz w:val="22"/>
          <w:szCs w:val="22"/>
        </w:rPr>
        <w:t xml:space="preserve"> generadas para la creación e implementación de las tablas.</w:t>
      </w:r>
      <w:r w:rsidR="002125A6">
        <w:rPr>
          <w:rFonts w:ascii="Arial" w:hAnsi="Arial" w:cs="Arial"/>
          <w:b/>
          <w:color w:val="000000"/>
          <w:sz w:val="22"/>
          <w:szCs w:val="22"/>
        </w:rPr>
        <w:t xml:space="preserve"> </w:t>
      </w:r>
    </w:p>
    <w:p w14:paraId="7F811CCE" w14:textId="173B03D9" w:rsidR="00634A24" w:rsidRDefault="00634A24" w:rsidP="00572C80">
      <w:pPr>
        <w:pStyle w:val="Textoindependiente"/>
        <w:spacing w:after="0" w:line="360" w:lineRule="auto"/>
        <w:jc w:val="both"/>
        <w:rPr>
          <w:rFonts w:ascii="Arial" w:hAnsi="Arial" w:cs="Arial"/>
          <w:b/>
          <w:color w:val="000000"/>
          <w:sz w:val="22"/>
          <w:szCs w:val="22"/>
        </w:rPr>
      </w:pPr>
    </w:p>
    <w:p w14:paraId="4E0F5CCB" w14:textId="0AF4791E" w:rsidR="00634A24" w:rsidRDefault="00634A24" w:rsidP="00634A24">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Desarrollo de</w:t>
      </w:r>
      <w:r w:rsidR="00332480">
        <w:rPr>
          <w:rFonts w:ascii="Arial" w:hAnsi="Arial" w:cs="Arial"/>
          <w:b/>
          <w:color w:val="000000"/>
          <w:sz w:val="22"/>
          <w:szCs w:val="22"/>
        </w:rPr>
        <w:t>l módulo de formulación presupuestaria.</w:t>
      </w:r>
    </w:p>
    <w:p w14:paraId="5FD71F81" w14:textId="65F71B2F" w:rsidR="00332480" w:rsidRDefault="00332480" w:rsidP="00634A24">
      <w:pPr>
        <w:pStyle w:val="Textoindependiente"/>
        <w:spacing w:after="0" w:line="360" w:lineRule="auto"/>
        <w:jc w:val="center"/>
        <w:rPr>
          <w:rFonts w:ascii="Arial" w:hAnsi="Arial" w:cs="Arial"/>
          <w:b/>
          <w:color w:val="000000"/>
          <w:sz w:val="22"/>
          <w:szCs w:val="22"/>
        </w:rPr>
      </w:pPr>
    </w:p>
    <w:p w14:paraId="53DABE67" w14:textId="3FFC8EC1" w:rsidR="00332480" w:rsidRDefault="00332480" w:rsidP="00332480">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Se desarrollaron todos los componentes necesarios para el funcionamiento del módulo de formulación presupuestaria</w:t>
      </w:r>
      <w:r w:rsidR="00ED614E">
        <w:rPr>
          <w:rFonts w:ascii="Arial" w:hAnsi="Arial" w:cs="Arial"/>
          <w:color w:val="000000"/>
          <w:sz w:val="22"/>
          <w:szCs w:val="22"/>
        </w:rPr>
        <w:t>, haciendo uso del enfoque MVC y del framework Laravel.</w:t>
      </w:r>
    </w:p>
    <w:p w14:paraId="56FD629F" w14:textId="51BD45CD" w:rsidR="00ED614E" w:rsidRDefault="00ED614E" w:rsidP="00332480">
      <w:pPr>
        <w:pStyle w:val="Textoindependiente"/>
        <w:spacing w:after="0" w:line="360" w:lineRule="auto"/>
        <w:jc w:val="both"/>
        <w:rPr>
          <w:rFonts w:ascii="Arial" w:hAnsi="Arial" w:cs="Arial"/>
          <w:color w:val="000000"/>
          <w:sz w:val="22"/>
          <w:szCs w:val="22"/>
        </w:rPr>
      </w:pPr>
    </w:p>
    <w:p w14:paraId="652BB3B8" w14:textId="4A9E8B17" w:rsidR="00ED614E" w:rsidRDefault="00ED614E" w:rsidP="00ED614E">
      <w:pPr>
        <w:pStyle w:val="Textoindependiente"/>
        <w:spacing w:after="0" w:line="360" w:lineRule="auto"/>
        <w:jc w:val="center"/>
        <w:rPr>
          <w:rFonts w:ascii="Arial" w:hAnsi="Arial" w:cs="Arial"/>
          <w:b/>
          <w:color w:val="000000"/>
          <w:sz w:val="22"/>
          <w:szCs w:val="22"/>
        </w:rPr>
      </w:pPr>
      <w:r>
        <w:rPr>
          <w:rFonts w:ascii="Arial" w:hAnsi="Arial" w:cs="Arial"/>
          <w:b/>
          <w:color w:val="000000"/>
          <w:sz w:val="22"/>
          <w:szCs w:val="22"/>
        </w:rPr>
        <w:t>Adiestramiento de personal e implementación del sistema.</w:t>
      </w:r>
    </w:p>
    <w:p w14:paraId="3F4AD875" w14:textId="355ED7F2" w:rsidR="00ED614E" w:rsidRDefault="00ED614E" w:rsidP="00ED614E">
      <w:pPr>
        <w:pStyle w:val="Textoindependiente"/>
        <w:spacing w:after="0" w:line="360" w:lineRule="auto"/>
        <w:jc w:val="center"/>
        <w:rPr>
          <w:rFonts w:ascii="Arial" w:hAnsi="Arial" w:cs="Arial"/>
          <w:b/>
          <w:color w:val="000000"/>
          <w:sz w:val="22"/>
          <w:szCs w:val="22"/>
        </w:rPr>
      </w:pPr>
    </w:p>
    <w:p w14:paraId="128F37C8" w14:textId="44D6B65D" w:rsidR="00ED614E" w:rsidRDefault="00ED614E" w:rsidP="00ED614E">
      <w:pPr>
        <w:pStyle w:val="Textoindependiente"/>
        <w:spacing w:after="0" w:line="360" w:lineRule="auto"/>
        <w:jc w:val="both"/>
        <w:rPr>
          <w:rFonts w:ascii="Arial" w:hAnsi="Arial" w:cs="Arial"/>
          <w:color w:val="000000"/>
          <w:sz w:val="22"/>
          <w:szCs w:val="22"/>
        </w:rPr>
      </w:pPr>
      <w:r>
        <w:rPr>
          <w:rFonts w:ascii="Arial" w:hAnsi="Arial" w:cs="Arial"/>
          <w:color w:val="000000"/>
          <w:sz w:val="22"/>
          <w:szCs w:val="22"/>
        </w:rPr>
        <w:t xml:space="preserve">Una vez desarrollado </w:t>
      </w:r>
      <w:r w:rsidR="002C6C4F">
        <w:rPr>
          <w:rFonts w:ascii="Arial" w:hAnsi="Arial" w:cs="Arial"/>
          <w:color w:val="000000"/>
          <w:sz w:val="22"/>
          <w:szCs w:val="22"/>
        </w:rPr>
        <w:t>la primera versión del sistema</w:t>
      </w:r>
      <w:r>
        <w:rPr>
          <w:rFonts w:ascii="Arial" w:hAnsi="Arial" w:cs="Arial"/>
          <w:color w:val="000000"/>
          <w:sz w:val="22"/>
          <w:szCs w:val="22"/>
        </w:rPr>
        <w:t>,</w:t>
      </w:r>
      <w:r w:rsidR="002C6C4F">
        <w:rPr>
          <w:rFonts w:ascii="Arial" w:hAnsi="Arial" w:cs="Arial"/>
          <w:color w:val="000000"/>
          <w:sz w:val="22"/>
          <w:szCs w:val="22"/>
        </w:rPr>
        <w:t xml:space="preserve"> se procede a reunirse con el departamento de </w:t>
      </w:r>
      <w:r w:rsidR="000442A1">
        <w:rPr>
          <w:rFonts w:ascii="Arial" w:hAnsi="Arial" w:cs="Arial"/>
          <w:color w:val="000000"/>
          <w:sz w:val="22"/>
          <w:szCs w:val="22"/>
        </w:rPr>
        <w:t>personal y planificación</w:t>
      </w:r>
      <w:r w:rsidR="002C6C4F">
        <w:rPr>
          <w:rFonts w:ascii="Arial" w:hAnsi="Arial" w:cs="Arial"/>
          <w:color w:val="000000"/>
          <w:sz w:val="22"/>
          <w:szCs w:val="22"/>
        </w:rPr>
        <w:t xml:space="preserve">, para </w:t>
      </w:r>
      <w:r w:rsidR="000442A1">
        <w:rPr>
          <w:rFonts w:ascii="Arial" w:hAnsi="Arial" w:cs="Arial"/>
          <w:color w:val="000000"/>
          <w:sz w:val="22"/>
          <w:szCs w:val="22"/>
        </w:rPr>
        <w:t xml:space="preserve">mostrar </w:t>
      </w:r>
      <w:r w:rsidR="00CA53AF">
        <w:rPr>
          <w:rFonts w:ascii="Arial" w:hAnsi="Arial" w:cs="Arial"/>
          <w:color w:val="000000"/>
          <w:sz w:val="22"/>
          <w:szCs w:val="22"/>
        </w:rPr>
        <w:t>paso a paso su funcionamiento, con el fin de que dichos departamentos comenzaran a probar el sistema</w:t>
      </w:r>
      <w:r w:rsidR="00705D8E">
        <w:rPr>
          <w:rFonts w:ascii="Arial" w:hAnsi="Arial" w:cs="Arial"/>
          <w:color w:val="000000"/>
          <w:sz w:val="22"/>
          <w:szCs w:val="22"/>
        </w:rPr>
        <w:t xml:space="preserve"> en busca de posibles errores o fallas. Una vez que todas las fallas encontradas se solucionaron, se procedió a implementar el sistema </w:t>
      </w:r>
      <w:r w:rsidR="00C03F76">
        <w:rPr>
          <w:rFonts w:ascii="Arial" w:hAnsi="Arial" w:cs="Arial"/>
          <w:color w:val="000000"/>
          <w:sz w:val="22"/>
          <w:szCs w:val="22"/>
        </w:rPr>
        <w:t>en la intranet de la empresa.</w:t>
      </w:r>
    </w:p>
    <w:p w14:paraId="3ECD3DBB" w14:textId="519BF075" w:rsidR="00613FE4" w:rsidRDefault="00613FE4" w:rsidP="00ED614E">
      <w:pPr>
        <w:pStyle w:val="Textoindependiente"/>
        <w:spacing w:after="0" w:line="360" w:lineRule="auto"/>
        <w:jc w:val="both"/>
        <w:rPr>
          <w:rFonts w:ascii="Arial" w:hAnsi="Arial" w:cs="Arial"/>
          <w:color w:val="000000"/>
          <w:sz w:val="22"/>
          <w:szCs w:val="22"/>
        </w:rPr>
      </w:pPr>
    </w:p>
    <w:p w14:paraId="66483D3C" w14:textId="16C91965" w:rsidR="006A76FD" w:rsidRDefault="006A76FD" w:rsidP="006A76FD">
      <w:pPr>
        <w:pStyle w:val="Textoindependiente"/>
        <w:spacing w:after="0" w:line="360" w:lineRule="auto"/>
        <w:jc w:val="both"/>
        <w:rPr>
          <w:rFonts w:ascii="Arial" w:hAnsi="Arial" w:cs="Arial"/>
          <w:b/>
          <w:sz w:val="22"/>
          <w:szCs w:val="22"/>
          <w:u w:val="single"/>
        </w:rPr>
      </w:pPr>
    </w:p>
    <w:p w14:paraId="58B08883" w14:textId="0A765C4C" w:rsidR="006A76FD" w:rsidRDefault="006A76FD" w:rsidP="006A76FD">
      <w:pPr>
        <w:pStyle w:val="Textoindependiente"/>
        <w:spacing w:after="0" w:line="360" w:lineRule="auto"/>
        <w:jc w:val="both"/>
        <w:rPr>
          <w:rFonts w:ascii="Arial" w:hAnsi="Arial" w:cs="Arial"/>
          <w:b/>
          <w:sz w:val="22"/>
          <w:szCs w:val="22"/>
          <w:u w:val="single"/>
        </w:rPr>
      </w:pPr>
    </w:p>
    <w:p w14:paraId="3984A9BC" w14:textId="622880F1" w:rsidR="006A76FD" w:rsidRDefault="006A76FD" w:rsidP="006A76FD">
      <w:pPr>
        <w:pStyle w:val="Textoindependiente"/>
        <w:spacing w:after="0" w:line="360" w:lineRule="auto"/>
        <w:jc w:val="both"/>
        <w:rPr>
          <w:rFonts w:ascii="Arial" w:hAnsi="Arial" w:cs="Arial"/>
          <w:b/>
          <w:sz w:val="22"/>
          <w:szCs w:val="22"/>
          <w:u w:val="single"/>
        </w:rPr>
      </w:pPr>
    </w:p>
    <w:p w14:paraId="3EBFC6ED" w14:textId="14C0DDF2" w:rsidR="006A76FD" w:rsidRDefault="006A76FD" w:rsidP="006A76FD">
      <w:pPr>
        <w:pStyle w:val="Textoindependiente"/>
        <w:spacing w:after="0" w:line="360" w:lineRule="auto"/>
        <w:jc w:val="both"/>
        <w:rPr>
          <w:rFonts w:ascii="Arial" w:hAnsi="Arial" w:cs="Arial"/>
          <w:b/>
          <w:sz w:val="22"/>
          <w:szCs w:val="22"/>
          <w:u w:val="single"/>
        </w:rPr>
      </w:pPr>
    </w:p>
    <w:p w14:paraId="3AAAA662" w14:textId="25D049B9" w:rsidR="006A76FD" w:rsidRDefault="006A76FD" w:rsidP="006A76FD">
      <w:pPr>
        <w:pStyle w:val="Textoindependiente"/>
        <w:spacing w:after="0" w:line="360" w:lineRule="auto"/>
        <w:jc w:val="both"/>
        <w:rPr>
          <w:rFonts w:ascii="Arial" w:hAnsi="Arial" w:cs="Arial"/>
          <w:b/>
          <w:sz w:val="22"/>
          <w:szCs w:val="22"/>
          <w:u w:val="single"/>
        </w:rPr>
      </w:pPr>
    </w:p>
    <w:p w14:paraId="6D33476F" w14:textId="4FF9E38E" w:rsidR="006A76FD" w:rsidRDefault="006A76FD" w:rsidP="006A76FD">
      <w:pPr>
        <w:pStyle w:val="Textoindependiente"/>
        <w:spacing w:after="0" w:line="360" w:lineRule="auto"/>
        <w:jc w:val="both"/>
        <w:rPr>
          <w:rFonts w:ascii="Arial" w:hAnsi="Arial" w:cs="Arial"/>
          <w:b/>
          <w:sz w:val="22"/>
          <w:szCs w:val="22"/>
          <w:u w:val="single"/>
        </w:rPr>
      </w:pPr>
    </w:p>
    <w:p w14:paraId="6893D458" w14:textId="4FD53EA6" w:rsidR="006A76FD" w:rsidRDefault="006A76FD" w:rsidP="006A76FD">
      <w:pPr>
        <w:pStyle w:val="Textoindependiente"/>
        <w:spacing w:after="0" w:line="360" w:lineRule="auto"/>
        <w:jc w:val="both"/>
        <w:rPr>
          <w:rFonts w:ascii="Arial" w:hAnsi="Arial" w:cs="Arial"/>
          <w:b/>
          <w:sz w:val="22"/>
          <w:szCs w:val="22"/>
          <w:u w:val="single"/>
        </w:rPr>
      </w:pPr>
    </w:p>
    <w:p w14:paraId="41637822" w14:textId="64F92E48" w:rsidR="006A76FD" w:rsidRDefault="006A76FD" w:rsidP="006A76FD">
      <w:pPr>
        <w:pStyle w:val="Textoindependiente"/>
        <w:spacing w:after="0" w:line="360" w:lineRule="auto"/>
        <w:jc w:val="both"/>
        <w:rPr>
          <w:rFonts w:ascii="Arial" w:hAnsi="Arial" w:cs="Arial"/>
          <w:b/>
          <w:sz w:val="22"/>
          <w:szCs w:val="22"/>
          <w:u w:val="single"/>
        </w:rPr>
      </w:pPr>
    </w:p>
    <w:p w14:paraId="676D4009" w14:textId="2CB830AF" w:rsidR="006A76FD" w:rsidRDefault="006A76FD" w:rsidP="006A76FD">
      <w:pPr>
        <w:pStyle w:val="Textoindependiente"/>
        <w:spacing w:after="0" w:line="360" w:lineRule="auto"/>
        <w:jc w:val="both"/>
        <w:rPr>
          <w:rFonts w:ascii="Arial" w:hAnsi="Arial" w:cs="Arial"/>
          <w:b/>
          <w:sz w:val="22"/>
          <w:szCs w:val="22"/>
          <w:u w:val="single"/>
        </w:rPr>
      </w:pPr>
    </w:p>
    <w:p w14:paraId="28376652" w14:textId="30F956EE" w:rsidR="006A76FD" w:rsidRDefault="006A76FD" w:rsidP="006A76FD">
      <w:pPr>
        <w:pStyle w:val="Textoindependiente"/>
        <w:spacing w:after="0" w:line="360" w:lineRule="auto"/>
        <w:jc w:val="both"/>
        <w:rPr>
          <w:rFonts w:ascii="Arial" w:hAnsi="Arial" w:cs="Arial"/>
          <w:b/>
          <w:sz w:val="22"/>
          <w:szCs w:val="22"/>
          <w:u w:val="single"/>
        </w:rPr>
      </w:pPr>
    </w:p>
    <w:p w14:paraId="3DD6523F" w14:textId="6888C49F" w:rsidR="006A76FD" w:rsidRDefault="00911803" w:rsidP="006A76FD">
      <w:pPr>
        <w:pStyle w:val="Textoindependiente"/>
        <w:spacing w:after="0" w:line="360" w:lineRule="auto"/>
        <w:jc w:val="both"/>
        <w:rPr>
          <w:rFonts w:ascii="Arial" w:hAnsi="Arial" w:cs="Arial"/>
          <w:b/>
          <w:sz w:val="22"/>
          <w:szCs w:val="22"/>
          <w:u w:val="single"/>
        </w:rPr>
      </w:pPr>
      <w:r>
        <w:rPr>
          <w:noProof/>
        </w:rPr>
        <w:lastRenderedPageBreak/>
        <w:drawing>
          <wp:anchor distT="0" distB="0" distL="114300" distR="114300" simplePos="0" relativeHeight="251663360" behindDoc="0" locked="0" layoutInCell="1" allowOverlap="1" wp14:anchorId="1C71927C" wp14:editId="357A34B4">
            <wp:simplePos x="0" y="0"/>
            <wp:positionH relativeFrom="column">
              <wp:posOffset>-550756</wp:posOffset>
            </wp:positionH>
            <wp:positionV relativeFrom="paragraph">
              <wp:posOffset>146897</wp:posOffset>
            </wp:positionV>
            <wp:extent cx="5994400" cy="39928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94400" cy="3992845"/>
                    </a:xfrm>
                    <a:prstGeom prst="rect">
                      <a:avLst/>
                    </a:prstGeom>
                  </pic:spPr>
                </pic:pic>
              </a:graphicData>
            </a:graphic>
            <wp14:sizeRelH relativeFrom="margin">
              <wp14:pctWidth>0</wp14:pctWidth>
            </wp14:sizeRelH>
            <wp14:sizeRelV relativeFrom="margin">
              <wp14:pctHeight>0</wp14:pctHeight>
            </wp14:sizeRelV>
          </wp:anchor>
        </w:drawing>
      </w:r>
    </w:p>
    <w:p w14:paraId="58FABF29" w14:textId="77777777" w:rsidR="00911803" w:rsidRDefault="00911803" w:rsidP="006A76FD">
      <w:pPr>
        <w:pStyle w:val="Textoindependiente"/>
        <w:spacing w:after="0" w:line="360" w:lineRule="auto"/>
        <w:jc w:val="center"/>
        <w:rPr>
          <w:rFonts w:ascii="Arial" w:hAnsi="Arial" w:cs="Arial"/>
          <w:b/>
          <w:sz w:val="22"/>
          <w:szCs w:val="22"/>
        </w:rPr>
      </w:pPr>
    </w:p>
    <w:p w14:paraId="40CE4DA6" w14:textId="77777777" w:rsidR="00911803" w:rsidRDefault="00911803" w:rsidP="006A76FD">
      <w:pPr>
        <w:pStyle w:val="Textoindependiente"/>
        <w:spacing w:after="0" w:line="360" w:lineRule="auto"/>
        <w:jc w:val="center"/>
        <w:rPr>
          <w:rFonts w:ascii="Arial" w:hAnsi="Arial" w:cs="Arial"/>
          <w:b/>
          <w:sz w:val="22"/>
          <w:szCs w:val="22"/>
        </w:rPr>
      </w:pPr>
    </w:p>
    <w:p w14:paraId="34C64928" w14:textId="77777777" w:rsidR="00911803" w:rsidRDefault="00911803" w:rsidP="006A76FD">
      <w:pPr>
        <w:pStyle w:val="Textoindependiente"/>
        <w:spacing w:after="0" w:line="360" w:lineRule="auto"/>
        <w:jc w:val="center"/>
        <w:rPr>
          <w:rFonts w:ascii="Arial" w:hAnsi="Arial" w:cs="Arial"/>
          <w:b/>
          <w:sz w:val="22"/>
          <w:szCs w:val="22"/>
        </w:rPr>
      </w:pPr>
    </w:p>
    <w:p w14:paraId="089D6B6B" w14:textId="77777777" w:rsidR="00911803" w:rsidRDefault="00911803" w:rsidP="006A76FD">
      <w:pPr>
        <w:pStyle w:val="Textoindependiente"/>
        <w:spacing w:after="0" w:line="360" w:lineRule="auto"/>
        <w:jc w:val="center"/>
        <w:rPr>
          <w:rFonts w:ascii="Arial" w:hAnsi="Arial" w:cs="Arial"/>
          <w:b/>
          <w:sz w:val="22"/>
          <w:szCs w:val="22"/>
        </w:rPr>
      </w:pPr>
    </w:p>
    <w:p w14:paraId="0A43C8E9" w14:textId="77777777" w:rsidR="00911803" w:rsidRDefault="00911803" w:rsidP="006A76FD">
      <w:pPr>
        <w:pStyle w:val="Textoindependiente"/>
        <w:spacing w:after="0" w:line="360" w:lineRule="auto"/>
        <w:jc w:val="center"/>
        <w:rPr>
          <w:rFonts w:ascii="Arial" w:hAnsi="Arial" w:cs="Arial"/>
          <w:b/>
          <w:sz w:val="22"/>
          <w:szCs w:val="22"/>
        </w:rPr>
      </w:pPr>
    </w:p>
    <w:p w14:paraId="604CF270" w14:textId="77777777" w:rsidR="00911803" w:rsidRDefault="00911803" w:rsidP="006A76FD">
      <w:pPr>
        <w:pStyle w:val="Textoindependiente"/>
        <w:spacing w:after="0" w:line="360" w:lineRule="auto"/>
        <w:jc w:val="center"/>
        <w:rPr>
          <w:rFonts w:ascii="Arial" w:hAnsi="Arial" w:cs="Arial"/>
          <w:b/>
          <w:sz w:val="22"/>
          <w:szCs w:val="22"/>
        </w:rPr>
      </w:pPr>
    </w:p>
    <w:p w14:paraId="579F9F33" w14:textId="77777777" w:rsidR="00911803" w:rsidRDefault="00911803" w:rsidP="006A76FD">
      <w:pPr>
        <w:pStyle w:val="Textoindependiente"/>
        <w:spacing w:after="0" w:line="360" w:lineRule="auto"/>
        <w:jc w:val="center"/>
        <w:rPr>
          <w:rFonts w:ascii="Arial" w:hAnsi="Arial" w:cs="Arial"/>
          <w:b/>
          <w:sz w:val="22"/>
          <w:szCs w:val="22"/>
        </w:rPr>
      </w:pPr>
    </w:p>
    <w:p w14:paraId="44E01A54" w14:textId="77777777" w:rsidR="00911803" w:rsidRDefault="00911803" w:rsidP="006A76FD">
      <w:pPr>
        <w:pStyle w:val="Textoindependiente"/>
        <w:spacing w:after="0" w:line="360" w:lineRule="auto"/>
        <w:jc w:val="center"/>
        <w:rPr>
          <w:rFonts w:ascii="Arial" w:hAnsi="Arial" w:cs="Arial"/>
          <w:b/>
          <w:sz w:val="22"/>
          <w:szCs w:val="22"/>
        </w:rPr>
      </w:pPr>
    </w:p>
    <w:p w14:paraId="26B71363" w14:textId="77777777" w:rsidR="00911803" w:rsidRDefault="00911803" w:rsidP="006A76FD">
      <w:pPr>
        <w:pStyle w:val="Textoindependiente"/>
        <w:spacing w:after="0" w:line="360" w:lineRule="auto"/>
        <w:jc w:val="center"/>
        <w:rPr>
          <w:rFonts w:ascii="Arial" w:hAnsi="Arial" w:cs="Arial"/>
          <w:b/>
          <w:sz w:val="22"/>
          <w:szCs w:val="22"/>
        </w:rPr>
      </w:pPr>
    </w:p>
    <w:p w14:paraId="4B247814" w14:textId="77777777" w:rsidR="00911803" w:rsidRDefault="00911803" w:rsidP="006A76FD">
      <w:pPr>
        <w:pStyle w:val="Textoindependiente"/>
        <w:spacing w:after="0" w:line="360" w:lineRule="auto"/>
        <w:jc w:val="center"/>
        <w:rPr>
          <w:rFonts w:ascii="Arial" w:hAnsi="Arial" w:cs="Arial"/>
          <w:b/>
          <w:sz w:val="22"/>
          <w:szCs w:val="22"/>
        </w:rPr>
      </w:pPr>
    </w:p>
    <w:p w14:paraId="3DE6EE9F" w14:textId="77777777" w:rsidR="00911803" w:rsidRDefault="00911803" w:rsidP="006A76FD">
      <w:pPr>
        <w:pStyle w:val="Textoindependiente"/>
        <w:spacing w:after="0" w:line="360" w:lineRule="auto"/>
        <w:jc w:val="center"/>
        <w:rPr>
          <w:rFonts w:ascii="Arial" w:hAnsi="Arial" w:cs="Arial"/>
          <w:b/>
          <w:sz w:val="22"/>
          <w:szCs w:val="22"/>
        </w:rPr>
      </w:pPr>
    </w:p>
    <w:p w14:paraId="0FDE82A4" w14:textId="77777777" w:rsidR="00911803" w:rsidRDefault="00911803" w:rsidP="006A76FD">
      <w:pPr>
        <w:pStyle w:val="Textoindependiente"/>
        <w:spacing w:after="0" w:line="360" w:lineRule="auto"/>
        <w:jc w:val="center"/>
        <w:rPr>
          <w:rFonts w:ascii="Arial" w:hAnsi="Arial" w:cs="Arial"/>
          <w:b/>
          <w:sz w:val="22"/>
          <w:szCs w:val="22"/>
        </w:rPr>
      </w:pPr>
    </w:p>
    <w:p w14:paraId="3D1921FF" w14:textId="77777777" w:rsidR="00911803" w:rsidRDefault="00911803" w:rsidP="006A76FD">
      <w:pPr>
        <w:pStyle w:val="Textoindependiente"/>
        <w:spacing w:after="0" w:line="360" w:lineRule="auto"/>
        <w:jc w:val="center"/>
        <w:rPr>
          <w:rFonts w:ascii="Arial" w:hAnsi="Arial" w:cs="Arial"/>
          <w:b/>
          <w:sz w:val="22"/>
          <w:szCs w:val="22"/>
        </w:rPr>
      </w:pPr>
    </w:p>
    <w:p w14:paraId="3F7CEF03" w14:textId="77777777" w:rsidR="00911803" w:rsidRDefault="00911803" w:rsidP="006A76FD">
      <w:pPr>
        <w:pStyle w:val="Textoindependiente"/>
        <w:spacing w:after="0" w:line="360" w:lineRule="auto"/>
        <w:jc w:val="center"/>
        <w:rPr>
          <w:rFonts w:ascii="Arial" w:hAnsi="Arial" w:cs="Arial"/>
          <w:b/>
          <w:sz w:val="22"/>
          <w:szCs w:val="22"/>
        </w:rPr>
      </w:pPr>
    </w:p>
    <w:p w14:paraId="4EAF80F1" w14:textId="77777777" w:rsidR="00911803" w:rsidRDefault="00911803" w:rsidP="006A76FD">
      <w:pPr>
        <w:pStyle w:val="Textoindependiente"/>
        <w:spacing w:after="0" w:line="360" w:lineRule="auto"/>
        <w:jc w:val="center"/>
        <w:rPr>
          <w:rFonts w:ascii="Arial" w:hAnsi="Arial" w:cs="Arial"/>
          <w:b/>
          <w:sz w:val="22"/>
          <w:szCs w:val="22"/>
        </w:rPr>
      </w:pPr>
    </w:p>
    <w:p w14:paraId="1CAF686A" w14:textId="77777777" w:rsidR="00911803" w:rsidRDefault="00911803" w:rsidP="006A76FD">
      <w:pPr>
        <w:pStyle w:val="Textoindependiente"/>
        <w:spacing w:after="0" w:line="360" w:lineRule="auto"/>
        <w:jc w:val="center"/>
        <w:rPr>
          <w:rFonts w:ascii="Arial" w:hAnsi="Arial" w:cs="Arial"/>
          <w:b/>
          <w:sz w:val="22"/>
          <w:szCs w:val="22"/>
        </w:rPr>
      </w:pPr>
    </w:p>
    <w:p w14:paraId="3F180D1A" w14:textId="77777777" w:rsidR="00911803" w:rsidRDefault="00911803" w:rsidP="00911803">
      <w:pPr>
        <w:pStyle w:val="Textoindependiente"/>
        <w:spacing w:after="0" w:line="360" w:lineRule="auto"/>
        <w:jc w:val="center"/>
        <w:rPr>
          <w:rFonts w:ascii="Arial" w:hAnsi="Arial" w:cs="Arial"/>
          <w:b/>
          <w:sz w:val="22"/>
          <w:szCs w:val="22"/>
        </w:rPr>
      </w:pPr>
    </w:p>
    <w:p w14:paraId="267F9C35" w14:textId="7D762A89" w:rsid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Figura N.1: Plan de trabajo</w:t>
      </w:r>
    </w:p>
    <w:p w14:paraId="57CDD70D" w14:textId="77777777" w:rsidR="00911803" w:rsidRDefault="00911803" w:rsidP="006A76FD">
      <w:pPr>
        <w:pStyle w:val="Textoindependiente"/>
        <w:spacing w:after="0" w:line="360" w:lineRule="auto"/>
        <w:jc w:val="center"/>
        <w:rPr>
          <w:rFonts w:ascii="Arial" w:hAnsi="Arial" w:cs="Arial"/>
          <w:b/>
          <w:sz w:val="22"/>
          <w:szCs w:val="22"/>
        </w:rPr>
      </w:pPr>
    </w:p>
    <w:p w14:paraId="62644D8B" w14:textId="77777777" w:rsidR="00911803" w:rsidRDefault="00911803" w:rsidP="006A76FD">
      <w:pPr>
        <w:pStyle w:val="Textoindependiente"/>
        <w:spacing w:after="0" w:line="360" w:lineRule="auto"/>
        <w:jc w:val="center"/>
        <w:rPr>
          <w:rFonts w:ascii="Arial" w:hAnsi="Arial" w:cs="Arial"/>
          <w:b/>
          <w:sz w:val="22"/>
          <w:szCs w:val="22"/>
        </w:rPr>
      </w:pPr>
    </w:p>
    <w:p w14:paraId="44FB85F7" w14:textId="2C44B1C3" w:rsidR="00613FE4" w:rsidRPr="006A76FD" w:rsidRDefault="006A76FD" w:rsidP="006A76FD">
      <w:pPr>
        <w:pStyle w:val="Textoindependiente"/>
        <w:spacing w:after="0" w:line="360" w:lineRule="auto"/>
        <w:jc w:val="center"/>
        <w:rPr>
          <w:rFonts w:ascii="Arial" w:hAnsi="Arial" w:cs="Arial"/>
          <w:b/>
          <w:sz w:val="22"/>
          <w:szCs w:val="22"/>
        </w:rPr>
      </w:pPr>
      <w:r>
        <w:rPr>
          <w:rFonts w:ascii="Arial" w:hAnsi="Arial" w:cs="Arial"/>
          <w:b/>
          <w:sz w:val="22"/>
          <w:szCs w:val="22"/>
        </w:rPr>
        <w:t>METODOLOGIA APLICADA</w:t>
      </w:r>
    </w:p>
    <w:p w14:paraId="004F3086" w14:textId="5F75F654"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r>
    </w:p>
    <w:p w14:paraId="79052558" w14:textId="0CBD1907"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El desarrollo e implementación del SIFORPRE se </w:t>
      </w:r>
      <w:r w:rsidR="006A76FD">
        <w:rPr>
          <w:rFonts w:ascii="Arial" w:hAnsi="Arial" w:cs="Arial"/>
          <w:sz w:val="22"/>
          <w:szCs w:val="22"/>
        </w:rPr>
        <w:t>basó</w:t>
      </w:r>
      <w:r>
        <w:rPr>
          <w:rFonts w:ascii="Arial" w:hAnsi="Arial" w:cs="Arial"/>
          <w:sz w:val="22"/>
          <w:szCs w:val="22"/>
        </w:rPr>
        <w:t xml:space="preserve"> en la metodología de espiral, propuesta por Boehm B. en 1988, debido a que es un modelo bastante flexible que conjuga la naturaleza de construcción de prototipos, con los aspectos controlados y sistemáticos del modelo lineal y secuencial. </w:t>
      </w:r>
    </w:p>
    <w:p w14:paraId="5576A8AA" w14:textId="77777777"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 xml:space="preserve">La metodología espiral proporciona el potencial para el desarrollo rápido de versiones incrementales del software que no se basa en fases claramente definidas y separadas para crear un </w:t>
      </w:r>
      <w:commentRangeStart w:id="17"/>
      <w:r>
        <w:rPr>
          <w:rFonts w:ascii="Arial" w:hAnsi="Arial" w:cs="Arial"/>
          <w:sz w:val="22"/>
          <w:szCs w:val="22"/>
        </w:rPr>
        <w:t>sistema</w:t>
      </w:r>
      <w:commentRangeEnd w:id="17"/>
      <w:r w:rsidR="00E81876">
        <w:rPr>
          <w:rStyle w:val="Refdecomentario"/>
        </w:rPr>
        <w:commentReference w:id="17"/>
      </w:r>
      <w:r>
        <w:rPr>
          <w:rFonts w:ascii="Arial" w:hAnsi="Arial" w:cs="Arial"/>
          <w:sz w:val="22"/>
          <w:szCs w:val="22"/>
        </w:rPr>
        <w:t xml:space="preserve">. </w:t>
      </w:r>
    </w:p>
    <w:p w14:paraId="4431682F" w14:textId="77777777"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lastRenderedPageBreak/>
        <w:tab/>
        <w:t>Se desarrolla en una serie de versiones incrementales. Durante las primeras iteraciones la versión incremental podría ser un modelo en papel o un prototipo, durante las últimas iteraciones se producen versiones cada vez más completas del sistema diseñado.</w:t>
      </w:r>
    </w:p>
    <w:p w14:paraId="3676B887" w14:textId="77777777" w:rsidR="00613FE4" w:rsidRDefault="00613FE4" w:rsidP="00613FE4">
      <w:pPr>
        <w:pStyle w:val="Textoindependiente"/>
        <w:spacing w:after="0" w:line="360" w:lineRule="auto"/>
        <w:jc w:val="both"/>
      </w:pPr>
      <w:r>
        <w:rPr>
          <w:rFonts w:ascii="Arial" w:hAnsi="Arial" w:cs="Arial"/>
          <w:sz w:val="22"/>
          <w:szCs w:val="22"/>
        </w:rPr>
        <w:tab/>
        <w:t>EL modelo en espiral se divide en un número de actividades de marco de trabajo, también llamadas regiones de tareas, cada una de las regiones están compuestas por un conjunto de tareas del trabajo llamado conjunto de tareas que se adaptan a las características del proyecto que va a emprenderse en todos los casos se aplican actividades de protección.</w:t>
      </w:r>
    </w:p>
    <w:p w14:paraId="0391EAA3" w14:textId="77777777" w:rsidR="00613FE4" w:rsidRDefault="00613FE4" w:rsidP="00613FE4">
      <w:pPr>
        <w:pStyle w:val="Textoindependiente"/>
        <w:spacing w:after="0" w:line="360" w:lineRule="auto"/>
        <w:jc w:val="both"/>
        <w:rPr>
          <w:rFonts w:ascii="Arial" w:hAnsi="Arial" w:cs="Arial"/>
          <w:sz w:val="22"/>
          <w:szCs w:val="22"/>
          <w:lang w:eastAsia="es-ES"/>
        </w:rPr>
      </w:pPr>
    </w:p>
    <w:p w14:paraId="0FE32FA8" w14:textId="3AB59CDE" w:rsidR="00613FE4" w:rsidRDefault="006A76FD" w:rsidP="00613FE4">
      <w:pPr>
        <w:pStyle w:val="Textoindependiente"/>
        <w:spacing w:after="0" w:line="360" w:lineRule="auto"/>
        <w:jc w:val="both"/>
        <w:rPr>
          <w:rFonts w:ascii="Arial" w:hAnsi="Arial" w:cs="Arial"/>
          <w:b/>
          <w:sz w:val="22"/>
          <w:szCs w:val="22"/>
        </w:rPr>
      </w:pPr>
      <w:r>
        <w:rPr>
          <w:rFonts w:ascii="Arial" w:hAnsi="Arial" w:cs="Arial"/>
          <w:b/>
          <w:noProof/>
          <w:sz w:val="22"/>
          <w:szCs w:val="22"/>
          <w:lang w:eastAsia="es-ES"/>
        </w:rPr>
        <w:drawing>
          <wp:anchor distT="0" distB="0" distL="114935" distR="114935" simplePos="0" relativeHeight="251653120" behindDoc="0" locked="0" layoutInCell="1" allowOverlap="1" wp14:anchorId="6792E4AD" wp14:editId="6BBA2FF1">
            <wp:simplePos x="0" y="0"/>
            <wp:positionH relativeFrom="column">
              <wp:posOffset>1132628</wp:posOffset>
            </wp:positionH>
            <wp:positionV relativeFrom="paragraph">
              <wp:posOffset>136736</wp:posOffset>
            </wp:positionV>
            <wp:extent cx="2694305" cy="1951355"/>
            <wp:effectExtent l="19050" t="19050" r="10795" b="10795"/>
            <wp:wrapNone/>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t="11432" b="12250"/>
                    <a:stretch>
                      <a:fillRect/>
                    </a:stretch>
                  </pic:blipFill>
                  <pic:spPr bwMode="auto">
                    <a:xfrm>
                      <a:off x="0" y="0"/>
                      <a:ext cx="2694305" cy="1951355"/>
                    </a:xfrm>
                    <a:prstGeom prst="rect">
                      <a:avLst/>
                    </a:prstGeom>
                    <a:solidFill>
                      <a:srgbClr val="FFFFFF"/>
                    </a:solidFill>
                    <a:ln w="19050">
                      <a:solidFill>
                        <a:srgbClr val="000000"/>
                      </a:solidFill>
                      <a:miter lim="800000"/>
                      <a:headEnd/>
                      <a:tailEnd/>
                    </a:ln>
                  </pic:spPr>
                </pic:pic>
              </a:graphicData>
            </a:graphic>
          </wp:anchor>
        </w:drawing>
      </w:r>
    </w:p>
    <w:p w14:paraId="19A7FB9A" w14:textId="77777777" w:rsidR="00613FE4" w:rsidRDefault="00613FE4" w:rsidP="00613FE4">
      <w:pPr>
        <w:pStyle w:val="Textoindependiente"/>
        <w:spacing w:after="0" w:line="360" w:lineRule="auto"/>
        <w:jc w:val="both"/>
        <w:rPr>
          <w:rFonts w:ascii="Arial" w:hAnsi="Arial" w:cs="Arial"/>
          <w:b/>
          <w:sz w:val="22"/>
          <w:szCs w:val="22"/>
        </w:rPr>
      </w:pPr>
    </w:p>
    <w:p w14:paraId="5C6C05EE" w14:textId="604463CD" w:rsidR="00613FE4" w:rsidRDefault="00613FE4" w:rsidP="00613FE4">
      <w:pPr>
        <w:pStyle w:val="Textoindependiente"/>
        <w:spacing w:after="0" w:line="360" w:lineRule="auto"/>
        <w:jc w:val="center"/>
        <w:rPr>
          <w:rFonts w:ascii="Arial" w:hAnsi="Arial" w:cs="Arial"/>
          <w:b/>
          <w:sz w:val="22"/>
          <w:szCs w:val="22"/>
        </w:rPr>
      </w:pPr>
    </w:p>
    <w:p w14:paraId="372C6423" w14:textId="77777777" w:rsidR="00613FE4" w:rsidRDefault="00613FE4" w:rsidP="00613FE4">
      <w:pPr>
        <w:pStyle w:val="Textoindependiente"/>
        <w:spacing w:after="0" w:line="360" w:lineRule="auto"/>
        <w:jc w:val="center"/>
        <w:rPr>
          <w:rFonts w:ascii="Arial" w:hAnsi="Arial" w:cs="Arial"/>
          <w:b/>
          <w:sz w:val="22"/>
          <w:szCs w:val="22"/>
        </w:rPr>
      </w:pPr>
    </w:p>
    <w:p w14:paraId="3D0A630A" w14:textId="77777777" w:rsidR="00613FE4" w:rsidRDefault="00613FE4" w:rsidP="00613FE4">
      <w:pPr>
        <w:pStyle w:val="Textoindependiente"/>
        <w:spacing w:after="0" w:line="360" w:lineRule="auto"/>
        <w:jc w:val="center"/>
        <w:rPr>
          <w:rFonts w:ascii="Arial" w:hAnsi="Arial" w:cs="Arial"/>
          <w:b/>
          <w:sz w:val="22"/>
          <w:szCs w:val="22"/>
        </w:rPr>
      </w:pPr>
    </w:p>
    <w:p w14:paraId="528645AE" w14:textId="77777777" w:rsidR="00613FE4" w:rsidRDefault="00613FE4" w:rsidP="00613FE4">
      <w:pPr>
        <w:pStyle w:val="Textoindependiente"/>
        <w:spacing w:after="0" w:line="360" w:lineRule="auto"/>
        <w:jc w:val="center"/>
        <w:rPr>
          <w:rFonts w:ascii="Arial" w:hAnsi="Arial" w:cs="Arial"/>
          <w:b/>
          <w:sz w:val="22"/>
          <w:szCs w:val="22"/>
        </w:rPr>
      </w:pPr>
    </w:p>
    <w:p w14:paraId="042C1641" w14:textId="77777777" w:rsidR="00613FE4" w:rsidRDefault="00613FE4" w:rsidP="00613FE4">
      <w:pPr>
        <w:pStyle w:val="Textoindependiente"/>
        <w:spacing w:after="0" w:line="360" w:lineRule="auto"/>
        <w:jc w:val="center"/>
        <w:rPr>
          <w:rFonts w:ascii="Arial" w:hAnsi="Arial" w:cs="Arial"/>
          <w:b/>
          <w:sz w:val="22"/>
          <w:szCs w:val="22"/>
        </w:rPr>
      </w:pPr>
    </w:p>
    <w:p w14:paraId="2A5E80A0" w14:textId="77777777" w:rsidR="00613FE4" w:rsidRDefault="00613FE4" w:rsidP="00613FE4">
      <w:pPr>
        <w:pStyle w:val="Textoindependiente"/>
        <w:spacing w:after="0" w:line="360" w:lineRule="auto"/>
        <w:jc w:val="center"/>
        <w:rPr>
          <w:rFonts w:ascii="Arial" w:hAnsi="Arial" w:cs="Arial"/>
          <w:b/>
          <w:sz w:val="22"/>
          <w:szCs w:val="22"/>
        </w:rPr>
      </w:pPr>
    </w:p>
    <w:p w14:paraId="067938C5" w14:textId="77777777" w:rsidR="00613FE4" w:rsidRDefault="00613FE4" w:rsidP="00613FE4">
      <w:pPr>
        <w:pStyle w:val="Textoindependiente"/>
        <w:spacing w:after="0" w:line="360" w:lineRule="auto"/>
        <w:jc w:val="center"/>
        <w:rPr>
          <w:rFonts w:ascii="Arial" w:hAnsi="Arial" w:cs="Arial"/>
          <w:b/>
          <w:sz w:val="22"/>
          <w:szCs w:val="22"/>
        </w:rPr>
      </w:pPr>
    </w:p>
    <w:p w14:paraId="73838B58" w14:textId="77777777" w:rsidR="00613FE4" w:rsidRDefault="00613FE4" w:rsidP="00613FE4">
      <w:pPr>
        <w:pStyle w:val="Textoindependiente"/>
        <w:spacing w:after="0" w:line="360" w:lineRule="auto"/>
        <w:jc w:val="center"/>
        <w:rPr>
          <w:rFonts w:ascii="Arial" w:hAnsi="Arial" w:cs="Arial"/>
          <w:b/>
          <w:sz w:val="22"/>
          <w:szCs w:val="22"/>
        </w:rPr>
      </w:pPr>
    </w:p>
    <w:p w14:paraId="71C6096A" w14:textId="70977526" w:rsidR="00613FE4" w:rsidRPr="006A76FD" w:rsidRDefault="00911803" w:rsidP="006A76FD">
      <w:pPr>
        <w:pStyle w:val="Epgrafe1"/>
        <w:spacing w:line="360" w:lineRule="auto"/>
        <w:jc w:val="center"/>
        <w:rPr>
          <w:rFonts w:ascii="Arial" w:hAnsi="Arial" w:cs="Arial"/>
          <w:sz w:val="22"/>
          <w:szCs w:val="22"/>
        </w:rPr>
      </w:pPr>
      <w:r>
        <w:rPr>
          <w:rFonts w:ascii="Arial" w:hAnsi="Arial" w:cs="Arial"/>
          <w:sz w:val="22"/>
          <w:szCs w:val="22"/>
        </w:rPr>
        <w:t>Figura N2</w:t>
      </w:r>
      <w:r w:rsidR="00613FE4" w:rsidRPr="006A76FD">
        <w:rPr>
          <w:rFonts w:ascii="Arial" w:hAnsi="Arial" w:cs="Arial"/>
          <w:sz w:val="22"/>
          <w:szCs w:val="22"/>
        </w:rPr>
        <w:t>: Modelo de desarrollo en espiral.</w:t>
      </w:r>
    </w:p>
    <w:p w14:paraId="556413C7" w14:textId="77777777" w:rsidR="00613FE4" w:rsidRDefault="00613FE4" w:rsidP="00613FE4">
      <w:pPr>
        <w:pStyle w:val="Textoindependiente"/>
        <w:spacing w:after="0" w:line="360" w:lineRule="auto"/>
        <w:jc w:val="both"/>
        <w:rPr>
          <w:rFonts w:ascii="Arial" w:hAnsi="Arial" w:cs="Arial"/>
          <w:sz w:val="22"/>
          <w:szCs w:val="22"/>
        </w:rPr>
      </w:pPr>
    </w:p>
    <w:p w14:paraId="7B57A543" w14:textId="77777777" w:rsidR="00613FE4" w:rsidRPr="006A76FD" w:rsidRDefault="00613FE4" w:rsidP="00613FE4">
      <w:pPr>
        <w:pStyle w:val="Textoindependiente"/>
        <w:spacing w:after="0" w:line="360" w:lineRule="auto"/>
        <w:jc w:val="both"/>
        <w:rPr>
          <w:rFonts w:ascii="Arial" w:hAnsi="Arial" w:cs="Arial"/>
          <w:b/>
          <w:sz w:val="22"/>
          <w:szCs w:val="22"/>
        </w:rPr>
      </w:pPr>
      <w:r w:rsidRPr="006A76FD">
        <w:rPr>
          <w:rFonts w:ascii="Arial" w:hAnsi="Arial" w:cs="Arial"/>
          <w:b/>
          <w:sz w:val="22"/>
          <w:szCs w:val="22"/>
        </w:rPr>
        <w:t>Etapas del modelo en espiral.</w:t>
      </w:r>
    </w:p>
    <w:p w14:paraId="6C6BF1B9" w14:textId="77777777" w:rsidR="00613FE4" w:rsidRDefault="00613FE4" w:rsidP="00613FE4">
      <w:pPr>
        <w:pStyle w:val="Textoindependiente"/>
        <w:spacing w:after="0" w:line="360" w:lineRule="auto"/>
        <w:jc w:val="both"/>
        <w:rPr>
          <w:rFonts w:ascii="Arial" w:hAnsi="Arial" w:cs="Arial"/>
          <w:b/>
          <w:sz w:val="22"/>
          <w:szCs w:val="22"/>
          <w:u w:val="single"/>
        </w:rPr>
      </w:pPr>
    </w:p>
    <w:p w14:paraId="0425461D" w14:textId="77777777" w:rsidR="00613FE4" w:rsidRPr="006A76FD" w:rsidRDefault="00613FE4" w:rsidP="006A76FD">
      <w:pPr>
        <w:pStyle w:val="Textoindependiente"/>
        <w:spacing w:after="0" w:line="360" w:lineRule="auto"/>
        <w:jc w:val="both"/>
        <w:rPr>
          <w:rFonts w:ascii="Arial" w:hAnsi="Arial" w:cs="Arial"/>
          <w:b/>
          <w:sz w:val="22"/>
          <w:szCs w:val="22"/>
        </w:rPr>
      </w:pPr>
      <w:r w:rsidRPr="006A76FD">
        <w:rPr>
          <w:rFonts w:ascii="Arial" w:hAnsi="Arial" w:cs="Arial"/>
          <w:b/>
          <w:sz w:val="22"/>
          <w:szCs w:val="22"/>
        </w:rPr>
        <w:t>Determinar objetivos.</w:t>
      </w:r>
    </w:p>
    <w:p w14:paraId="24FF7C69" w14:textId="77777777" w:rsidR="00613FE4" w:rsidRPr="004D334D" w:rsidRDefault="00613FE4" w:rsidP="00613FE4">
      <w:pPr>
        <w:pStyle w:val="Textoindependiente"/>
        <w:spacing w:after="0" w:line="360" w:lineRule="auto"/>
        <w:ind w:left="720"/>
        <w:jc w:val="both"/>
        <w:rPr>
          <w:rFonts w:ascii="Arial" w:hAnsi="Arial" w:cs="Arial"/>
          <w:b/>
          <w:sz w:val="22"/>
          <w:szCs w:val="22"/>
          <w:u w:val="single"/>
        </w:rPr>
      </w:pPr>
    </w:p>
    <w:p w14:paraId="7854929F" w14:textId="77777777" w:rsidR="00613FE4" w:rsidRDefault="00613FE4" w:rsidP="00613FE4">
      <w:pPr>
        <w:pStyle w:val="Textoindependiente"/>
        <w:spacing w:after="0" w:line="360" w:lineRule="auto"/>
        <w:jc w:val="both"/>
        <w:rPr>
          <w:rFonts w:ascii="Arial" w:hAnsi="Arial" w:cs="Arial"/>
          <w:sz w:val="22"/>
          <w:szCs w:val="22"/>
        </w:rPr>
      </w:pPr>
      <w:r>
        <w:rPr>
          <w:rFonts w:ascii="Arial" w:hAnsi="Arial" w:cs="Arial"/>
          <w:sz w:val="22"/>
          <w:szCs w:val="22"/>
        </w:rPr>
        <w:tab/>
        <w:t>Durante esta etapa de estudia detalladamente los requerimientos que cada objetivo conlleva. Aquí establecen todos los detalles funcionales deseados. Además, contempla la determinación de:</w:t>
      </w:r>
    </w:p>
    <w:p w14:paraId="5F89CCBB" w14:textId="77777777" w:rsidR="00613FE4" w:rsidRDefault="00613FE4" w:rsidP="00C80787">
      <w:pPr>
        <w:pStyle w:val="Textoindependiente"/>
        <w:numPr>
          <w:ilvl w:val="0"/>
          <w:numId w:val="16"/>
        </w:numPr>
        <w:spacing w:line="360" w:lineRule="auto"/>
        <w:ind w:left="993"/>
        <w:jc w:val="both"/>
        <w:rPr>
          <w:rFonts w:ascii="Arial" w:hAnsi="Arial" w:cs="Arial"/>
          <w:sz w:val="22"/>
          <w:szCs w:val="22"/>
        </w:rPr>
      </w:pPr>
      <w:r>
        <w:rPr>
          <w:rFonts w:ascii="Arial" w:hAnsi="Arial" w:cs="Arial"/>
          <w:sz w:val="22"/>
          <w:szCs w:val="22"/>
        </w:rPr>
        <w:t xml:space="preserve">Los objetivos de la parte del producto que está siendo elaborada (rendimientos, funcionalidad, adaptación al cambio, etc.). </w:t>
      </w:r>
    </w:p>
    <w:p w14:paraId="447FFC39" w14:textId="77777777" w:rsidR="00613FE4" w:rsidRDefault="00613FE4" w:rsidP="00C80787">
      <w:pPr>
        <w:pStyle w:val="Textoindependiente"/>
        <w:numPr>
          <w:ilvl w:val="0"/>
          <w:numId w:val="16"/>
        </w:numPr>
        <w:spacing w:line="360" w:lineRule="auto"/>
        <w:ind w:left="993"/>
        <w:jc w:val="both"/>
        <w:rPr>
          <w:rFonts w:ascii="Arial" w:hAnsi="Arial" w:cs="Arial"/>
          <w:sz w:val="22"/>
          <w:szCs w:val="22"/>
        </w:rPr>
      </w:pPr>
      <w:r>
        <w:rPr>
          <w:rFonts w:ascii="Arial" w:hAnsi="Arial" w:cs="Arial"/>
          <w:sz w:val="22"/>
          <w:szCs w:val="22"/>
        </w:rPr>
        <w:lastRenderedPageBreak/>
        <w:t xml:space="preserve">Las alternativas principales de la implementación de esta porción del producto (usar el diseño A, usar el diseño B, reutilizar el módulo X de la aplicación Z, comprar a un proveedor externo, etc.). </w:t>
      </w:r>
    </w:p>
    <w:p w14:paraId="7CFBEBD2" w14:textId="5F0A85D8" w:rsidR="00613FE4" w:rsidRDefault="00613FE4" w:rsidP="00C80787">
      <w:pPr>
        <w:pStyle w:val="Textoindependiente"/>
        <w:numPr>
          <w:ilvl w:val="0"/>
          <w:numId w:val="16"/>
        </w:numPr>
        <w:spacing w:after="0" w:line="360" w:lineRule="auto"/>
        <w:ind w:left="993"/>
        <w:jc w:val="both"/>
        <w:rPr>
          <w:rFonts w:ascii="Arial" w:hAnsi="Arial" w:cs="Arial"/>
          <w:sz w:val="22"/>
          <w:szCs w:val="22"/>
        </w:rPr>
      </w:pPr>
      <w:r>
        <w:rPr>
          <w:rFonts w:ascii="Arial" w:hAnsi="Arial" w:cs="Arial"/>
          <w:sz w:val="22"/>
          <w:szCs w:val="22"/>
        </w:rPr>
        <w:t>Las restricciones impuestas para cada alternativa (costes, planificaciones, interfaces, etc.).</w:t>
      </w:r>
    </w:p>
    <w:p w14:paraId="31BD87F6" w14:textId="4F15AFB3" w:rsidR="007E33F1" w:rsidRDefault="007E33F1" w:rsidP="007E33F1">
      <w:pPr>
        <w:pStyle w:val="Textoindependiente"/>
        <w:spacing w:after="0" w:line="360" w:lineRule="auto"/>
        <w:jc w:val="both"/>
        <w:rPr>
          <w:rFonts w:ascii="Arial" w:hAnsi="Arial" w:cs="Arial"/>
          <w:sz w:val="22"/>
          <w:szCs w:val="22"/>
        </w:rPr>
      </w:pPr>
    </w:p>
    <w:p w14:paraId="06E5FE7F" w14:textId="77777777" w:rsidR="007E33F1" w:rsidRPr="007E33F1" w:rsidRDefault="007E33F1" w:rsidP="007E33F1">
      <w:pPr>
        <w:pStyle w:val="Textoindependiente"/>
        <w:spacing w:after="0" w:line="360" w:lineRule="auto"/>
        <w:rPr>
          <w:rFonts w:ascii="Arial" w:hAnsi="Arial" w:cs="Arial"/>
          <w:b/>
          <w:color w:val="000000"/>
          <w:sz w:val="22"/>
          <w:szCs w:val="22"/>
        </w:rPr>
      </w:pPr>
      <w:r w:rsidRPr="007E33F1">
        <w:rPr>
          <w:rFonts w:ascii="Arial" w:hAnsi="Arial" w:cs="Arial"/>
          <w:b/>
          <w:color w:val="000000"/>
          <w:sz w:val="22"/>
          <w:szCs w:val="22"/>
        </w:rPr>
        <w:t>Factibilidad del proyecto.</w:t>
      </w:r>
    </w:p>
    <w:p w14:paraId="40610C8D" w14:textId="77777777" w:rsidR="007E33F1" w:rsidRPr="00A37145" w:rsidRDefault="007E33F1" w:rsidP="007E33F1">
      <w:pPr>
        <w:pStyle w:val="Textoindependiente"/>
        <w:spacing w:after="0" w:line="360" w:lineRule="auto"/>
        <w:rPr>
          <w:rFonts w:ascii="Arial" w:hAnsi="Arial" w:cs="Arial"/>
          <w:color w:val="000000"/>
          <w:sz w:val="22"/>
          <w:szCs w:val="22"/>
        </w:rPr>
      </w:pPr>
      <w:r w:rsidRPr="00A37145">
        <w:rPr>
          <w:rFonts w:ascii="Arial" w:hAnsi="Arial" w:cs="Arial"/>
          <w:color w:val="000000"/>
          <w:sz w:val="22"/>
          <w:szCs w:val="22"/>
        </w:rPr>
        <w:tab/>
      </w:r>
    </w:p>
    <w:p w14:paraId="662B62D3" w14:textId="0F59F997" w:rsidR="007E33F1" w:rsidRDefault="007E33F1" w:rsidP="007E33F1">
      <w:pPr>
        <w:pStyle w:val="Textoindependiente"/>
        <w:spacing w:after="0" w:line="360" w:lineRule="auto"/>
        <w:jc w:val="both"/>
        <w:rPr>
          <w:rFonts w:ascii="Arial" w:hAnsi="Arial" w:cs="Arial"/>
          <w:color w:val="000000"/>
          <w:sz w:val="22"/>
          <w:szCs w:val="22"/>
        </w:rPr>
      </w:pPr>
      <w:r w:rsidRPr="00A37145">
        <w:rPr>
          <w:rFonts w:ascii="Arial" w:hAnsi="Arial" w:cs="Arial"/>
          <w:color w:val="000000"/>
          <w:sz w:val="22"/>
          <w:szCs w:val="22"/>
        </w:rPr>
        <w:tab/>
        <w:t xml:space="preserve">Una vez determinada la problemática existente en la empresa y elaborada la propuesta de solución a través del proyecto de </w:t>
      </w:r>
      <w:r>
        <w:rPr>
          <w:rFonts w:ascii="Arial" w:hAnsi="Arial" w:cs="Arial"/>
          <w:color w:val="000000"/>
          <w:sz w:val="22"/>
          <w:szCs w:val="22"/>
        </w:rPr>
        <w:t>diseño, desarrollo e</w:t>
      </w:r>
      <w:r w:rsidRPr="00A37145">
        <w:rPr>
          <w:rFonts w:ascii="Arial" w:hAnsi="Arial" w:cs="Arial"/>
          <w:color w:val="000000"/>
          <w:sz w:val="22"/>
          <w:szCs w:val="22"/>
        </w:rPr>
        <w:t xml:space="preserve"> implementación del </w:t>
      </w:r>
      <w:r>
        <w:rPr>
          <w:rFonts w:ascii="Arial" w:hAnsi="Arial" w:cs="Arial"/>
          <w:color w:val="000000"/>
          <w:sz w:val="22"/>
          <w:szCs w:val="22"/>
        </w:rPr>
        <w:t>Sistema de Formulación Presupuestaria SIFORPRE</w:t>
      </w:r>
      <w:r w:rsidRPr="00A37145">
        <w:rPr>
          <w:rFonts w:ascii="Arial" w:hAnsi="Arial" w:cs="Arial"/>
          <w:color w:val="000000"/>
          <w:sz w:val="22"/>
          <w:szCs w:val="22"/>
        </w:rPr>
        <w:t xml:space="preserve">, es necesario hacer un estudio de </w:t>
      </w:r>
      <w:del w:id="18" w:author="Carlos Abaffy" w:date="2018-10-08T15:58:00Z">
        <w:r w:rsidRPr="00A37145" w:rsidDel="00E81876">
          <w:rPr>
            <w:rFonts w:ascii="Arial" w:hAnsi="Arial" w:cs="Arial"/>
            <w:color w:val="000000"/>
            <w:sz w:val="22"/>
            <w:szCs w:val="22"/>
          </w:rPr>
          <w:delText>la</w:delText>
        </w:r>
      </w:del>
      <w:r w:rsidRPr="00A37145">
        <w:rPr>
          <w:rFonts w:ascii="Arial" w:hAnsi="Arial" w:cs="Arial"/>
          <w:color w:val="000000"/>
          <w:sz w:val="22"/>
          <w:szCs w:val="22"/>
        </w:rPr>
        <w:t xml:space="preserve"> factibilidad.</w:t>
      </w:r>
    </w:p>
    <w:p w14:paraId="297B1E2F" w14:textId="77777777" w:rsidR="007E33F1" w:rsidRPr="00A37145" w:rsidRDefault="007E33F1" w:rsidP="007E33F1">
      <w:pPr>
        <w:pStyle w:val="Textoindependiente"/>
        <w:spacing w:after="0" w:line="360" w:lineRule="auto"/>
        <w:jc w:val="both"/>
        <w:rPr>
          <w:rFonts w:ascii="Arial" w:hAnsi="Arial" w:cs="Arial"/>
          <w:color w:val="000000"/>
          <w:sz w:val="22"/>
          <w:szCs w:val="22"/>
        </w:rPr>
      </w:pPr>
    </w:p>
    <w:p w14:paraId="7341A945" w14:textId="77777777" w:rsidR="007E33F1" w:rsidRPr="00A37145" w:rsidRDefault="007E33F1" w:rsidP="007E33F1">
      <w:pPr>
        <w:pStyle w:val="Textoindependiente"/>
        <w:spacing w:after="0" w:line="360" w:lineRule="auto"/>
        <w:jc w:val="both"/>
        <w:rPr>
          <w:rFonts w:ascii="Arial" w:hAnsi="Arial" w:cs="Arial"/>
          <w:color w:val="000000"/>
          <w:sz w:val="22"/>
          <w:szCs w:val="22"/>
        </w:rPr>
      </w:pPr>
      <w:r w:rsidRPr="00A37145">
        <w:rPr>
          <w:rFonts w:ascii="Arial" w:hAnsi="Arial" w:cs="Arial"/>
          <w:color w:val="000000"/>
          <w:sz w:val="22"/>
          <w:szCs w:val="22"/>
        </w:rPr>
        <w:tab/>
        <w:t>Mediante este estudio es posible determinar si existe una infraestructura tecnológica adecuada, si se cuenta con los recursos económicos necesarios y si existe un nivel operacional aceptable para la implementación exitosa del software, además establecer el nivel de beneficios en los que incurrirá la empresa con el desarrollo del proyecto y el nivel de aceptación que traerá consigo.</w:t>
      </w:r>
    </w:p>
    <w:p w14:paraId="39079EBF" w14:textId="77777777" w:rsidR="007E33F1" w:rsidRDefault="007E33F1" w:rsidP="007E33F1">
      <w:pPr>
        <w:pStyle w:val="Textoindependiente"/>
        <w:spacing w:after="0" w:line="360" w:lineRule="auto"/>
        <w:jc w:val="both"/>
        <w:rPr>
          <w:rFonts w:ascii="Arial" w:hAnsi="Arial" w:cs="Arial"/>
          <w:sz w:val="22"/>
          <w:szCs w:val="22"/>
        </w:rPr>
      </w:pPr>
    </w:p>
    <w:p w14:paraId="6180BB0B" w14:textId="77777777" w:rsidR="007E33F1" w:rsidRDefault="007E33F1" w:rsidP="007E33F1">
      <w:pPr>
        <w:pStyle w:val="Textoindependiente"/>
        <w:spacing w:after="0" w:line="360" w:lineRule="auto"/>
        <w:rPr>
          <w:rFonts w:ascii="Arial" w:hAnsi="Arial" w:cs="Arial"/>
          <w:b/>
          <w:sz w:val="22"/>
          <w:szCs w:val="22"/>
        </w:rPr>
      </w:pPr>
    </w:p>
    <w:p w14:paraId="367AB63D" w14:textId="77777777" w:rsidR="007E33F1" w:rsidRDefault="007E33F1" w:rsidP="007E33F1">
      <w:pPr>
        <w:pStyle w:val="Textoindependiente"/>
        <w:spacing w:after="0" w:line="360" w:lineRule="auto"/>
        <w:rPr>
          <w:rFonts w:ascii="Arial" w:hAnsi="Arial" w:cs="Arial"/>
          <w:b/>
          <w:sz w:val="22"/>
          <w:szCs w:val="22"/>
        </w:rPr>
      </w:pPr>
    </w:p>
    <w:p w14:paraId="7461E7C4" w14:textId="22948338" w:rsidR="007E33F1" w:rsidRPr="007E33F1" w:rsidRDefault="007E33F1" w:rsidP="007E33F1">
      <w:pPr>
        <w:pStyle w:val="Textoindependiente"/>
        <w:spacing w:after="0" w:line="360" w:lineRule="auto"/>
        <w:rPr>
          <w:rFonts w:ascii="Arial" w:hAnsi="Arial" w:cs="Arial"/>
          <w:b/>
          <w:sz w:val="22"/>
          <w:szCs w:val="22"/>
        </w:rPr>
      </w:pPr>
      <w:r w:rsidRPr="007E33F1">
        <w:rPr>
          <w:rFonts w:ascii="Arial" w:hAnsi="Arial" w:cs="Arial"/>
          <w:b/>
          <w:sz w:val="22"/>
          <w:szCs w:val="22"/>
        </w:rPr>
        <w:t>Factibilidad económica.</w:t>
      </w:r>
    </w:p>
    <w:p w14:paraId="6B0536FF" w14:textId="77777777" w:rsidR="007E33F1" w:rsidRPr="00F556D6" w:rsidRDefault="007E33F1" w:rsidP="007E33F1">
      <w:pPr>
        <w:pStyle w:val="Textoindependiente"/>
        <w:spacing w:after="0" w:line="360" w:lineRule="auto"/>
        <w:rPr>
          <w:rFonts w:ascii="Arial" w:hAnsi="Arial" w:cs="Arial"/>
          <w:b/>
          <w:sz w:val="22"/>
          <w:szCs w:val="22"/>
        </w:rPr>
      </w:pPr>
    </w:p>
    <w:p w14:paraId="421BCAF3" w14:textId="447480C2" w:rsidR="007E33F1" w:rsidRDefault="007E33F1" w:rsidP="007E33F1">
      <w:pPr>
        <w:pStyle w:val="Textoindependiente"/>
        <w:spacing w:after="0" w:line="360" w:lineRule="auto"/>
        <w:jc w:val="both"/>
        <w:rPr>
          <w:rFonts w:ascii="Arial" w:hAnsi="Arial" w:cs="Arial"/>
          <w:sz w:val="22"/>
          <w:szCs w:val="22"/>
        </w:rPr>
      </w:pPr>
      <w:r>
        <w:rPr>
          <w:rFonts w:ascii="Arial" w:hAnsi="Arial" w:cs="Arial"/>
          <w:sz w:val="22"/>
          <w:szCs w:val="22"/>
        </w:rPr>
        <w:tab/>
      </w:r>
      <w:r w:rsidR="000820E7">
        <w:rPr>
          <w:rFonts w:ascii="Arial" w:hAnsi="Arial" w:cs="Arial"/>
          <w:sz w:val="22"/>
          <w:szCs w:val="22"/>
        </w:rPr>
        <w:t>Debe demostrarse que el proyecto es factible económicamente, en este caso, d</w:t>
      </w:r>
      <w:r>
        <w:rPr>
          <w:rFonts w:ascii="Arial" w:hAnsi="Arial" w:cs="Arial"/>
          <w:sz w:val="22"/>
          <w:szCs w:val="22"/>
        </w:rPr>
        <w:t xml:space="preserve">ebido a que la empresa posee la infraestructura tecnológica necesaria para el desarrollo del proyecto, no deberá realizar ningún gasto en cuanto a recursos materiales. </w:t>
      </w:r>
    </w:p>
    <w:p w14:paraId="3F459EEC" w14:textId="77777777" w:rsidR="007E33F1" w:rsidRDefault="007E33F1" w:rsidP="007E33F1">
      <w:pPr>
        <w:pStyle w:val="Textoindependiente"/>
        <w:spacing w:after="0" w:line="360" w:lineRule="auto"/>
        <w:jc w:val="both"/>
        <w:rPr>
          <w:rFonts w:ascii="Arial" w:hAnsi="Arial" w:cs="Arial"/>
          <w:sz w:val="22"/>
          <w:szCs w:val="22"/>
        </w:rPr>
      </w:pPr>
    </w:p>
    <w:p w14:paraId="6CEEAAFC" w14:textId="77777777" w:rsidR="007E33F1" w:rsidRDefault="007E33F1" w:rsidP="007E33F1">
      <w:pPr>
        <w:pStyle w:val="Textoindependiente"/>
        <w:spacing w:after="0" w:line="360" w:lineRule="auto"/>
        <w:jc w:val="both"/>
        <w:rPr>
          <w:rFonts w:ascii="Arial" w:hAnsi="Arial" w:cs="Arial"/>
          <w:sz w:val="22"/>
          <w:szCs w:val="22"/>
        </w:rPr>
      </w:pPr>
      <w:r>
        <w:rPr>
          <w:rFonts w:ascii="Arial" w:hAnsi="Arial" w:cs="Arial"/>
          <w:sz w:val="22"/>
          <w:szCs w:val="22"/>
        </w:rPr>
        <w:tab/>
        <w:t>Con esto se puede concluir que analizando los beneficios del sistema y la gran importancia que tiene en la empresa, es factible económicamente.</w:t>
      </w:r>
    </w:p>
    <w:p w14:paraId="1B226AED" w14:textId="77777777" w:rsidR="007E33F1" w:rsidRDefault="007E33F1" w:rsidP="007E33F1">
      <w:pPr>
        <w:pStyle w:val="Textoindependiente"/>
        <w:spacing w:after="0" w:line="360" w:lineRule="auto"/>
        <w:rPr>
          <w:rFonts w:ascii="Arial" w:hAnsi="Arial" w:cs="Arial"/>
          <w:sz w:val="22"/>
          <w:szCs w:val="22"/>
        </w:rPr>
      </w:pPr>
    </w:p>
    <w:p w14:paraId="126CD6CC" w14:textId="77777777" w:rsidR="007E33F1" w:rsidRPr="007E33F1" w:rsidRDefault="007E33F1" w:rsidP="007E33F1">
      <w:pPr>
        <w:pStyle w:val="Textoindependiente"/>
        <w:spacing w:after="0" w:line="360" w:lineRule="auto"/>
        <w:rPr>
          <w:rFonts w:ascii="Arial" w:hAnsi="Arial" w:cs="Arial"/>
          <w:b/>
          <w:sz w:val="22"/>
          <w:szCs w:val="22"/>
        </w:rPr>
      </w:pPr>
      <w:r w:rsidRPr="007E33F1">
        <w:rPr>
          <w:rFonts w:ascii="Arial" w:hAnsi="Arial" w:cs="Arial"/>
          <w:b/>
          <w:sz w:val="22"/>
          <w:szCs w:val="22"/>
        </w:rPr>
        <w:t>Factibilidad operativa.</w:t>
      </w:r>
    </w:p>
    <w:p w14:paraId="74791BA2" w14:textId="77777777" w:rsidR="007E33F1" w:rsidRPr="0097604A" w:rsidRDefault="007E33F1" w:rsidP="007E33F1">
      <w:pPr>
        <w:pStyle w:val="Textoindependiente"/>
        <w:spacing w:after="0" w:line="360" w:lineRule="auto"/>
        <w:ind w:left="360"/>
        <w:rPr>
          <w:rFonts w:ascii="Arial" w:hAnsi="Arial" w:cs="Arial"/>
          <w:b/>
          <w:sz w:val="22"/>
          <w:szCs w:val="22"/>
        </w:rPr>
      </w:pPr>
    </w:p>
    <w:p w14:paraId="652619A6" w14:textId="29492FE3" w:rsidR="007E33F1" w:rsidRDefault="007E33F1" w:rsidP="007E33F1">
      <w:pPr>
        <w:pStyle w:val="Textoindependiente"/>
        <w:spacing w:after="0" w:line="360" w:lineRule="auto"/>
        <w:jc w:val="both"/>
        <w:rPr>
          <w:rFonts w:ascii="Arial" w:hAnsi="Arial" w:cs="Arial"/>
          <w:sz w:val="22"/>
          <w:szCs w:val="22"/>
        </w:rPr>
      </w:pPr>
      <w:r>
        <w:rPr>
          <w:rFonts w:ascii="Arial" w:hAnsi="Arial" w:cs="Arial"/>
          <w:sz w:val="22"/>
          <w:szCs w:val="22"/>
        </w:rPr>
        <w:tab/>
        <w:t xml:space="preserve">Tomando en cuenta la gran necesidad existente en la empresa de la puesta en marcha del Sistema de Formulación Presupuestaria SIFORPRE, es posible hacer un análisis favorable en cuanto a la implementación </w:t>
      </w:r>
      <w:r w:rsidR="000820E7">
        <w:rPr>
          <w:rFonts w:ascii="Arial" w:hAnsi="Arial" w:cs="Arial"/>
          <w:sz w:val="22"/>
          <w:szCs w:val="22"/>
        </w:rPr>
        <w:t>de este</w:t>
      </w:r>
      <w:r>
        <w:rPr>
          <w:rFonts w:ascii="Arial" w:hAnsi="Arial" w:cs="Arial"/>
          <w:sz w:val="22"/>
          <w:szCs w:val="22"/>
        </w:rPr>
        <w:t>.</w:t>
      </w:r>
    </w:p>
    <w:p w14:paraId="01B2E2A1" w14:textId="77777777" w:rsidR="007E33F1" w:rsidRDefault="007E33F1" w:rsidP="007E33F1">
      <w:pPr>
        <w:pStyle w:val="Textoindependiente"/>
        <w:spacing w:after="0" w:line="360" w:lineRule="auto"/>
        <w:jc w:val="both"/>
        <w:rPr>
          <w:rFonts w:ascii="Arial" w:hAnsi="Arial" w:cs="Arial"/>
          <w:sz w:val="22"/>
          <w:szCs w:val="22"/>
        </w:rPr>
      </w:pPr>
    </w:p>
    <w:p w14:paraId="46ACEE7D" w14:textId="5F554C7E" w:rsidR="007E33F1" w:rsidRDefault="007E33F1" w:rsidP="007E33F1">
      <w:pPr>
        <w:pStyle w:val="Textoindependiente"/>
        <w:spacing w:after="0" w:line="360" w:lineRule="auto"/>
        <w:jc w:val="both"/>
        <w:rPr>
          <w:rFonts w:ascii="Arial" w:hAnsi="Arial" w:cs="Arial"/>
          <w:sz w:val="22"/>
          <w:szCs w:val="22"/>
        </w:rPr>
      </w:pPr>
      <w:r>
        <w:rPr>
          <w:rFonts w:ascii="Arial" w:hAnsi="Arial" w:cs="Arial"/>
          <w:sz w:val="22"/>
          <w:szCs w:val="22"/>
        </w:rPr>
        <w:tab/>
        <w:t>Debido al gran volumen de información que se registra en el proceso de Formulación presupuestaria se pudo observar que los usuarios se encuentran en total acuerdo de que el nuevo sistema brindará todo lo necesario para llevar a cabo el registro y control de formulación presupuestaria, de manera más eficiente y amigable.</w:t>
      </w:r>
    </w:p>
    <w:p w14:paraId="66646579" w14:textId="3495BBC8" w:rsidR="00661F5C" w:rsidRDefault="00661F5C" w:rsidP="007E33F1">
      <w:pPr>
        <w:pStyle w:val="Textoindependiente"/>
        <w:spacing w:after="0" w:line="360" w:lineRule="auto"/>
        <w:jc w:val="both"/>
        <w:rPr>
          <w:rFonts w:ascii="Arial" w:hAnsi="Arial" w:cs="Arial"/>
          <w:sz w:val="22"/>
          <w:szCs w:val="22"/>
        </w:rPr>
      </w:pPr>
    </w:p>
    <w:p w14:paraId="2F228F2E" w14:textId="77777777" w:rsidR="00661F5C" w:rsidRPr="000820E7" w:rsidRDefault="00661F5C" w:rsidP="00661F5C">
      <w:pPr>
        <w:pStyle w:val="Textoindependiente"/>
        <w:spacing w:after="0" w:line="360" w:lineRule="auto"/>
        <w:rPr>
          <w:rFonts w:ascii="Arial" w:hAnsi="Arial" w:cs="Arial"/>
          <w:b/>
          <w:sz w:val="22"/>
          <w:szCs w:val="22"/>
        </w:rPr>
      </w:pPr>
      <w:r w:rsidRPr="000820E7">
        <w:rPr>
          <w:rFonts w:ascii="Arial" w:hAnsi="Arial" w:cs="Arial"/>
          <w:b/>
          <w:sz w:val="22"/>
          <w:szCs w:val="22"/>
        </w:rPr>
        <w:t>Problema a resolver.</w:t>
      </w:r>
    </w:p>
    <w:p w14:paraId="5BDBA436" w14:textId="77777777" w:rsidR="00661F5C" w:rsidRDefault="00661F5C" w:rsidP="00661F5C">
      <w:pPr>
        <w:pStyle w:val="Textoindependiente"/>
        <w:spacing w:after="0" w:line="360" w:lineRule="auto"/>
        <w:jc w:val="both"/>
        <w:rPr>
          <w:rFonts w:ascii="Arial" w:hAnsi="Arial" w:cs="Arial"/>
          <w:sz w:val="22"/>
          <w:szCs w:val="22"/>
        </w:rPr>
      </w:pPr>
      <w:r>
        <w:rPr>
          <w:rFonts w:ascii="Arial" w:hAnsi="Arial" w:cs="Arial"/>
          <w:sz w:val="22"/>
          <w:szCs w:val="22"/>
        </w:rPr>
        <w:tab/>
      </w:r>
    </w:p>
    <w:p w14:paraId="143796EB" w14:textId="77777777" w:rsidR="00661F5C" w:rsidRDefault="00661F5C" w:rsidP="00661F5C">
      <w:pPr>
        <w:pStyle w:val="Textoindependiente"/>
        <w:spacing w:after="0" w:line="360" w:lineRule="auto"/>
        <w:jc w:val="both"/>
        <w:rPr>
          <w:rFonts w:ascii="Arial" w:eastAsia="Arial" w:hAnsi="Arial" w:cs="Arial"/>
          <w:sz w:val="22"/>
          <w:szCs w:val="22"/>
        </w:rPr>
      </w:pPr>
      <w:r>
        <w:rPr>
          <w:rFonts w:ascii="Arial" w:hAnsi="Arial" w:cs="Arial"/>
          <w:sz w:val="22"/>
          <w:szCs w:val="22"/>
        </w:rPr>
        <w:tab/>
        <w:t>La empresa Maderas del Orinoco a través de la Gerencia de Planificación tiene la necesidad mantener un control efectivo en su proceso de la formulación presupuestaria, que se lleva a cabo anualmente, permitiendo el registro de las operaciones que se realizan y permitiendo la generación de reportes para la corrección de fallas y toma de decisiones. Por este motivo es necesario llevar a cabo la implementación del Sistema de Formulación Presupuestaria (SIFORPRE).</w:t>
      </w:r>
    </w:p>
    <w:p w14:paraId="33A56D0B" w14:textId="77777777" w:rsidR="00661F5C" w:rsidRDefault="00661F5C" w:rsidP="00661F5C">
      <w:pPr>
        <w:pStyle w:val="Textoindependiente"/>
        <w:spacing w:after="0" w:line="360" w:lineRule="auto"/>
        <w:jc w:val="both"/>
        <w:rPr>
          <w:rFonts w:ascii="Arial" w:eastAsia="Arial" w:hAnsi="Arial" w:cs="Arial"/>
          <w:sz w:val="22"/>
          <w:szCs w:val="22"/>
        </w:rPr>
      </w:pPr>
      <w:r>
        <w:rPr>
          <w:rFonts w:ascii="Arial" w:eastAsia="Arial" w:hAnsi="Arial" w:cs="Arial"/>
          <w:sz w:val="22"/>
          <w:szCs w:val="22"/>
        </w:rPr>
        <w:t xml:space="preserve"> </w:t>
      </w:r>
    </w:p>
    <w:p w14:paraId="3E0B2878" w14:textId="77777777" w:rsidR="00661F5C" w:rsidRDefault="00661F5C" w:rsidP="00661F5C">
      <w:pPr>
        <w:pStyle w:val="Textoindependiente"/>
        <w:spacing w:after="0" w:line="360" w:lineRule="auto"/>
        <w:jc w:val="both"/>
        <w:rPr>
          <w:rFonts w:ascii="Arial" w:hAnsi="Arial" w:cs="Arial"/>
          <w:sz w:val="22"/>
          <w:szCs w:val="22"/>
        </w:rPr>
      </w:pPr>
    </w:p>
    <w:p w14:paraId="4D1C691F" w14:textId="77777777" w:rsidR="00661F5C" w:rsidRPr="000820E7" w:rsidRDefault="00661F5C" w:rsidP="00661F5C">
      <w:pPr>
        <w:pStyle w:val="Textoindependiente"/>
        <w:spacing w:after="0" w:line="360" w:lineRule="auto"/>
        <w:jc w:val="both"/>
        <w:rPr>
          <w:rFonts w:ascii="Arial" w:hAnsi="Arial" w:cs="Arial"/>
          <w:b/>
          <w:sz w:val="22"/>
          <w:szCs w:val="22"/>
        </w:rPr>
      </w:pPr>
      <w:r w:rsidRPr="000820E7">
        <w:rPr>
          <w:rFonts w:ascii="Arial" w:hAnsi="Arial" w:cs="Arial"/>
          <w:b/>
          <w:sz w:val="22"/>
          <w:szCs w:val="22"/>
        </w:rPr>
        <w:t>Procedimiento de recolección de datos.</w:t>
      </w:r>
    </w:p>
    <w:p w14:paraId="55F9A8D2" w14:textId="77777777" w:rsidR="00661F5C" w:rsidRDefault="00661F5C" w:rsidP="00661F5C">
      <w:pPr>
        <w:pStyle w:val="Textoindependiente"/>
        <w:spacing w:after="0" w:line="360" w:lineRule="auto"/>
        <w:jc w:val="both"/>
        <w:rPr>
          <w:rFonts w:ascii="Arial" w:hAnsi="Arial" w:cs="Arial"/>
          <w:b/>
          <w:sz w:val="22"/>
          <w:szCs w:val="22"/>
          <w:u w:val="single"/>
        </w:rPr>
      </w:pPr>
    </w:p>
    <w:p w14:paraId="65CE62F8" w14:textId="77777777" w:rsidR="00661F5C" w:rsidRDefault="00661F5C" w:rsidP="00661F5C">
      <w:pPr>
        <w:pStyle w:val="Textoindependiente"/>
        <w:spacing w:after="0" w:line="360" w:lineRule="auto"/>
        <w:jc w:val="both"/>
        <w:rPr>
          <w:rFonts w:ascii="Arial" w:hAnsi="Arial" w:cs="Arial"/>
          <w:sz w:val="22"/>
          <w:szCs w:val="22"/>
        </w:rPr>
      </w:pPr>
      <w:r>
        <w:rPr>
          <w:rFonts w:ascii="Arial" w:hAnsi="Arial" w:cs="Arial"/>
          <w:sz w:val="22"/>
          <w:szCs w:val="22"/>
        </w:rPr>
        <w:tab/>
        <w:t>El procedimiento de recolección de datos se llevó a cabo mediante una investigación de tipo mixta, ya que, a parte de la revisión documental, se pudo recolectar información directamente en el sitio y el personal idóneo donde se lleva a cabo el proceso de formulación presupuestaria.</w:t>
      </w:r>
    </w:p>
    <w:p w14:paraId="39B7A666" w14:textId="77777777" w:rsidR="00661F5C" w:rsidRDefault="00661F5C" w:rsidP="00661F5C">
      <w:pPr>
        <w:pStyle w:val="Textoindependiente"/>
        <w:spacing w:after="0" w:line="360" w:lineRule="auto"/>
        <w:jc w:val="both"/>
        <w:rPr>
          <w:rFonts w:ascii="Arial" w:hAnsi="Arial" w:cs="Arial"/>
          <w:b/>
          <w:sz w:val="22"/>
          <w:szCs w:val="22"/>
        </w:rPr>
      </w:pPr>
      <w:r>
        <w:rPr>
          <w:rFonts w:ascii="Arial" w:hAnsi="Arial" w:cs="Arial"/>
          <w:sz w:val="22"/>
          <w:szCs w:val="22"/>
        </w:rPr>
        <w:tab/>
        <w:t>Las técnicas de recolección de datos usadas fueron las siguientes:</w:t>
      </w:r>
    </w:p>
    <w:p w14:paraId="55777CE2" w14:textId="77777777" w:rsidR="00661F5C" w:rsidRDefault="00661F5C" w:rsidP="00C80787">
      <w:pPr>
        <w:pStyle w:val="Textoindependiente"/>
        <w:numPr>
          <w:ilvl w:val="0"/>
          <w:numId w:val="23"/>
        </w:numPr>
        <w:spacing w:after="0" w:line="360" w:lineRule="auto"/>
        <w:ind w:left="993"/>
        <w:jc w:val="both"/>
        <w:rPr>
          <w:rFonts w:ascii="Arial" w:hAnsi="Arial" w:cs="Arial"/>
          <w:b/>
          <w:sz w:val="22"/>
          <w:szCs w:val="22"/>
        </w:rPr>
      </w:pPr>
      <w:r>
        <w:rPr>
          <w:rFonts w:ascii="Arial" w:hAnsi="Arial" w:cs="Arial"/>
          <w:b/>
          <w:sz w:val="22"/>
          <w:szCs w:val="22"/>
        </w:rPr>
        <w:lastRenderedPageBreak/>
        <w:t>Observación directa:</w:t>
      </w:r>
      <w:r>
        <w:rPr>
          <w:rFonts w:ascii="Arial" w:hAnsi="Arial" w:cs="Arial"/>
          <w:sz w:val="22"/>
          <w:szCs w:val="22"/>
        </w:rPr>
        <w:t xml:space="preserve"> es una técnica bastante objetiva de recolección; con ella puede obtenerse información y es independiente de la capacidad y veracidad de las personas a estudiar; por otra parte, como los hechos se estudian sin intermediarios, se evitan distorsiones de los mismos, sin embargo, debe cuidarse el entrenamiento del observador, para que la observación tenga validez científica.</w:t>
      </w:r>
    </w:p>
    <w:p w14:paraId="63FEBE2B" w14:textId="77777777" w:rsidR="00661F5C" w:rsidRDefault="00661F5C" w:rsidP="00C80787">
      <w:pPr>
        <w:pStyle w:val="Textoindependiente"/>
        <w:numPr>
          <w:ilvl w:val="0"/>
          <w:numId w:val="23"/>
        </w:numPr>
        <w:spacing w:after="0" w:line="360" w:lineRule="auto"/>
        <w:ind w:left="993"/>
        <w:jc w:val="both"/>
        <w:rPr>
          <w:rFonts w:ascii="Arial" w:hAnsi="Arial" w:cs="Arial"/>
          <w:sz w:val="22"/>
          <w:szCs w:val="22"/>
        </w:rPr>
      </w:pPr>
      <w:r>
        <w:rPr>
          <w:rFonts w:ascii="Arial" w:hAnsi="Arial" w:cs="Arial"/>
          <w:b/>
          <w:sz w:val="22"/>
          <w:szCs w:val="22"/>
        </w:rPr>
        <w:t>Entrevista:</w:t>
      </w:r>
      <w:r>
        <w:rPr>
          <w:rFonts w:ascii="Arial" w:hAnsi="Arial" w:cs="Arial"/>
          <w:sz w:val="22"/>
          <w:szCs w:val="22"/>
        </w:rPr>
        <w:t xml:space="preserve"> en la entrevista una persona (el encuestador) solicita información a otra (el sujeto investigado o encuestado) para obtener datos sobre un problema específico, es decir, debe haber un intercambio verbal entre dos personas. Las entrevistas realizadas fueron de tipo no estructuradas. En este tipo de entrevistas, el investigador hace preguntas abiertas, no estandarizadas, por lo cual esta técnica deja mayor libertad a ambas partes.</w:t>
      </w:r>
    </w:p>
    <w:p w14:paraId="3ED2702E" w14:textId="77777777" w:rsidR="00661F5C" w:rsidRDefault="00661F5C" w:rsidP="00661F5C">
      <w:pPr>
        <w:pStyle w:val="Textoindependiente"/>
        <w:spacing w:after="0" w:line="360" w:lineRule="auto"/>
        <w:jc w:val="both"/>
        <w:rPr>
          <w:rFonts w:ascii="Arial" w:hAnsi="Arial" w:cs="Arial"/>
          <w:sz w:val="22"/>
          <w:szCs w:val="22"/>
        </w:rPr>
      </w:pPr>
    </w:p>
    <w:p w14:paraId="62CB7B30" w14:textId="77777777" w:rsidR="00CC4735" w:rsidRDefault="00CC4735" w:rsidP="000820E7">
      <w:pPr>
        <w:suppressAutoHyphens w:val="0"/>
        <w:rPr>
          <w:rFonts w:ascii="Arial" w:hAnsi="Arial" w:cs="Arial"/>
          <w:b/>
          <w:sz w:val="22"/>
          <w:szCs w:val="22"/>
        </w:rPr>
      </w:pPr>
    </w:p>
    <w:p w14:paraId="5467760A" w14:textId="07E65A58" w:rsidR="00661F5C" w:rsidRPr="000820E7" w:rsidRDefault="00661F5C" w:rsidP="000820E7">
      <w:pPr>
        <w:suppressAutoHyphens w:val="0"/>
        <w:rPr>
          <w:rFonts w:ascii="Arial" w:hAnsi="Arial" w:cs="Arial"/>
          <w:sz w:val="22"/>
          <w:szCs w:val="22"/>
        </w:rPr>
      </w:pPr>
      <w:r w:rsidRPr="000820E7">
        <w:rPr>
          <w:rFonts w:ascii="Arial" w:hAnsi="Arial" w:cs="Arial"/>
          <w:b/>
          <w:sz w:val="22"/>
          <w:szCs w:val="22"/>
        </w:rPr>
        <w:t>Análisis de riesgo.</w:t>
      </w:r>
    </w:p>
    <w:p w14:paraId="20283753" w14:textId="77777777" w:rsidR="00661F5C" w:rsidRPr="004D334D" w:rsidRDefault="00661F5C" w:rsidP="00661F5C">
      <w:pPr>
        <w:pStyle w:val="Textoindependiente"/>
        <w:spacing w:after="0" w:line="360" w:lineRule="auto"/>
        <w:ind w:left="720"/>
        <w:jc w:val="both"/>
        <w:rPr>
          <w:rFonts w:ascii="Arial" w:hAnsi="Arial" w:cs="Arial"/>
          <w:b/>
          <w:sz w:val="22"/>
          <w:szCs w:val="22"/>
          <w:u w:val="single"/>
        </w:rPr>
      </w:pPr>
    </w:p>
    <w:p w14:paraId="41DF2EE3" w14:textId="77777777" w:rsidR="00661F5C" w:rsidRDefault="00661F5C" w:rsidP="00661F5C">
      <w:pPr>
        <w:pStyle w:val="Textoindependiente"/>
        <w:spacing w:line="360" w:lineRule="auto"/>
        <w:jc w:val="both"/>
        <w:rPr>
          <w:rFonts w:ascii="Arial" w:hAnsi="Arial" w:cs="Arial"/>
          <w:sz w:val="22"/>
          <w:szCs w:val="22"/>
        </w:rPr>
      </w:pPr>
      <w:r>
        <w:rPr>
          <w:rFonts w:ascii="Arial" w:hAnsi="Arial" w:cs="Arial"/>
          <w:sz w:val="22"/>
          <w:szCs w:val="22"/>
        </w:rPr>
        <w:tab/>
        <w:t>Evaluar las diferentes alternativas que se plantean teniendo en cuenta los objetivos a conseguir y las restricciones impuestas. Frecuentemente, este paso identifica las áreas de incertidumbre del proyecto con sus correspondientes riesgos.</w:t>
      </w:r>
    </w:p>
    <w:p w14:paraId="2A169C19" w14:textId="77777777" w:rsidR="00661F5C" w:rsidRDefault="00661F5C" w:rsidP="00661F5C">
      <w:pPr>
        <w:pStyle w:val="Textoindependiente"/>
        <w:spacing w:after="0" w:line="360" w:lineRule="auto"/>
        <w:jc w:val="both"/>
        <w:rPr>
          <w:rFonts w:ascii="Arial" w:hAnsi="Arial" w:cs="Arial"/>
          <w:sz w:val="22"/>
          <w:szCs w:val="22"/>
        </w:rPr>
      </w:pPr>
      <w:r>
        <w:rPr>
          <w:rFonts w:ascii="Arial" w:hAnsi="Arial" w:cs="Arial"/>
          <w:sz w:val="22"/>
          <w:szCs w:val="22"/>
        </w:rPr>
        <w:tab/>
        <w:t>Si existen riesgos, lo siguiente es la formulación de una estrategia efectiva en coste (utilizando prototipos, simulación, bancos de prueba, cuestionario para los usuarios, modelización analítica o combinaciones de éstas y otras técnicas de resolución de riesgos) para resolver dichos riesgos.</w:t>
      </w:r>
    </w:p>
    <w:p w14:paraId="406F388F" w14:textId="77777777" w:rsidR="00661F5C" w:rsidRDefault="00661F5C" w:rsidP="00661F5C">
      <w:pPr>
        <w:pStyle w:val="Textoindependiente"/>
        <w:spacing w:after="0" w:line="360" w:lineRule="auto"/>
        <w:jc w:val="both"/>
        <w:rPr>
          <w:rFonts w:ascii="Arial" w:hAnsi="Arial" w:cs="Arial"/>
          <w:sz w:val="22"/>
          <w:szCs w:val="22"/>
        </w:rPr>
      </w:pPr>
    </w:p>
    <w:p w14:paraId="372A16BD" w14:textId="77777777" w:rsidR="00911803" w:rsidRDefault="00911803" w:rsidP="00661F5C">
      <w:pPr>
        <w:pStyle w:val="Textoindependiente"/>
        <w:spacing w:after="0" w:line="360" w:lineRule="auto"/>
        <w:jc w:val="both"/>
        <w:rPr>
          <w:rFonts w:ascii="Arial" w:hAnsi="Arial" w:cs="Arial"/>
          <w:b/>
          <w:sz w:val="22"/>
          <w:szCs w:val="22"/>
        </w:rPr>
      </w:pPr>
    </w:p>
    <w:p w14:paraId="5F9EBC6C" w14:textId="77777777" w:rsidR="00911803" w:rsidRDefault="00911803" w:rsidP="00661F5C">
      <w:pPr>
        <w:pStyle w:val="Textoindependiente"/>
        <w:spacing w:after="0" w:line="360" w:lineRule="auto"/>
        <w:jc w:val="both"/>
        <w:rPr>
          <w:rFonts w:ascii="Arial" w:hAnsi="Arial" w:cs="Arial"/>
          <w:b/>
          <w:sz w:val="22"/>
          <w:szCs w:val="22"/>
        </w:rPr>
      </w:pPr>
    </w:p>
    <w:p w14:paraId="50F176F0" w14:textId="77777777" w:rsidR="00911803" w:rsidRDefault="00911803" w:rsidP="00661F5C">
      <w:pPr>
        <w:pStyle w:val="Textoindependiente"/>
        <w:spacing w:after="0" w:line="360" w:lineRule="auto"/>
        <w:jc w:val="both"/>
        <w:rPr>
          <w:rFonts w:ascii="Arial" w:hAnsi="Arial" w:cs="Arial"/>
          <w:b/>
          <w:sz w:val="22"/>
          <w:szCs w:val="22"/>
        </w:rPr>
      </w:pPr>
    </w:p>
    <w:p w14:paraId="180D3F80" w14:textId="77777777" w:rsidR="00911803" w:rsidRDefault="00911803" w:rsidP="00661F5C">
      <w:pPr>
        <w:pStyle w:val="Textoindependiente"/>
        <w:spacing w:after="0" w:line="360" w:lineRule="auto"/>
        <w:jc w:val="both"/>
        <w:rPr>
          <w:rFonts w:ascii="Arial" w:hAnsi="Arial" w:cs="Arial"/>
          <w:b/>
          <w:sz w:val="22"/>
          <w:szCs w:val="22"/>
        </w:rPr>
      </w:pPr>
    </w:p>
    <w:p w14:paraId="5DA60A84" w14:textId="77777777" w:rsidR="00911803" w:rsidRDefault="00911803" w:rsidP="00661F5C">
      <w:pPr>
        <w:pStyle w:val="Textoindependiente"/>
        <w:spacing w:after="0" w:line="360" w:lineRule="auto"/>
        <w:jc w:val="both"/>
        <w:rPr>
          <w:rFonts w:ascii="Arial" w:hAnsi="Arial" w:cs="Arial"/>
          <w:b/>
          <w:sz w:val="22"/>
          <w:szCs w:val="22"/>
        </w:rPr>
      </w:pPr>
    </w:p>
    <w:p w14:paraId="60FEF0AA" w14:textId="77777777" w:rsidR="00911803" w:rsidRDefault="00911803" w:rsidP="00661F5C">
      <w:pPr>
        <w:pStyle w:val="Textoindependiente"/>
        <w:spacing w:after="0" w:line="360" w:lineRule="auto"/>
        <w:jc w:val="both"/>
        <w:rPr>
          <w:rFonts w:ascii="Arial" w:hAnsi="Arial" w:cs="Arial"/>
          <w:b/>
          <w:sz w:val="22"/>
          <w:szCs w:val="22"/>
        </w:rPr>
      </w:pPr>
    </w:p>
    <w:p w14:paraId="1CC13C73" w14:textId="77777777" w:rsidR="00911803" w:rsidRDefault="00911803" w:rsidP="00661F5C">
      <w:pPr>
        <w:pStyle w:val="Textoindependiente"/>
        <w:spacing w:after="0" w:line="360" w:lineRule="auto"/>
        <w:jc w:val="both"/>
        <w:rPr>
          <w:rFonts w:ascii="Arial" w:hAnsi="Arial" w:cs="Arial"/>
          <w:b/>
          <w:sz w:val="22"/>
          <w:szCs w:val="22"/>
        </w:rPr>
      </w:pPr>
    </w:p>
    <w:p w14:paraId="05D998C0" w14:textId="2F63A517" w:rsidR="00661F5C" w:rsidRPr="000820E7" w:rsidRDefault="00661F5C" w:rsidP="00661F5C">
      <w:pPr>
        <w:pStyle w:val="Textoindependiente"/>
        <w:spacing w:after="0" w:line="360" w:lineRule="auto"/>
        <w:jc w:val="both"/>
        <w:rPr>
          <w:rFonts w:ascii="Arial" w:hAnsi="Arial" w:cs="Arial"/>
          <w:b/>
          <w:sz w:val="22"/>
          <w:szCs w:val="22"/>
        </w:rPr>
      </w:pPr>
      <w:r w:rsidRPr="000820E7">
        <w:rPr>
          <w:rFonts w:ascii="Arial" w:hAnsi="Arial" w:cs="Arial"/>
          <w:b/>
          <w:sz w:val="22"/>
          <w:szCs w:val="22"/>
        </w:rPr>
        <w:t>Desarrollar y probar.</w:t>
      </w:r>
    </w:p>
    <w:p w14:paraId="07C5A637" w14:textId="77777777" w:rsidR="00661F5C" w:rsidRDefault="00661F5C" w:rsidP="00661F5C">
      <w:pPr>
        <w:pStyle w:val="Textoindependiente"/>
        <w:spacing w:after="0" w:line="360" w:lineRule="auto"/>
        <w:jc w:val="both"/>
        <w:rPr>
          <w:rFonts w:ascii="Arial" w:hAnsi="Arial" w:cs="Arial"/>
          <w:sz w:val="22"/>
          <w:szCs w:val="22"/>
        </w:rPr>
      </w:pPr>
      <w:r>
        <w:rPr>
          <w:rFonts w:ascii="Arial" w:hAnsi="Arial" w:cs="Arial"/>
          <w:sz w:val="22"/>
          <w:szCs w:val="22"/>
        </w:rPr>
        <w:tab/>
        <w:t>Consiste en desarrollar y probar:</w:t>
      </w:r>
    </w:p>
    <w:p w14:paraId="448642C1" w14:textId="77777777" w:rsidR="00661F5C" w:rsidRDefault="00661F5C" w:rsidP="00661F5C">
      <w:pPr>
        <w:pStyle w:val="Textoindependiente"/>
        <w:numPr>
          <w:ilvl w:val="0"/>
          <w:numId w:val="2"/>
        </w:numPr>
        <w:spacing w:after="0" w:line="360" w:lineRule="auto"/>
        <w:ind w:left="1134"/>
        <w:jc w:val="both"/>
        <w:rPr>
          <w:rFonts w:ascii="Arial" w:hAnsi="Arial" w:cs="Arial"/>
          <w:sz w:val="22"/>
          <w:szCs w:val="22"/>
        </w:rPr>
      </w:pPr>
      <w:r>
        <w:rPr>
          <w:rFonts w:ascii="Arial" w:hAnsi="Arial" w:cs="Arial"/>
          <w:sz w:val="22"/>
          <w:szCs w:val="22"/>
        </w:rPr>
        <w:t>Tareas de la actividad propia y de prueba.</w:t>
      </w:r>
    </w:p>
    <w:p w14:paraId="6DBBB77C" w14:textId="77777777" w:rsidR="00661F5C" w:rsidRDefault="00661F5C" w:rsidP="00661F5C">
      <w:pPr>
        <w:pStyle w:val="Textoindependiente"/>
        <w:numPr>
          <w:ilvl w:val="0"/>
          <w:numId w:val="2"/>
        </w:numPr>
        <w:spacing w:after="0" w:line="360" w:lineRule="auto"/>
        <w:ind w:left="1134"/>
        <w:jc w:val="both"/>
        <w:rPr>
          <w:rFonts w:ascii="Arial" w:hAnsi="Arial" w:cs="Arial"/>
          <w:sz w:val="22"/>
          <w:szCs w:val="22"/>
        </w:rPr>
      </w:pPr>
      <w:r>
        <w:rPr>
          <w:rFonts w:ascii="Arial" w:hAnsi="Arial" w:cs="Arial"/>
          <w:sz w:val="22"/>
          <w:szCs w:val="22"/>
        </w:rPr>
        <w:t>Análisis de alternativas e identificación resolución de riesgos.</w:t>
      </w:r>
    </w:p>
    <w:p w14:paraId="557AF3ED" w14:textId="77777777" w:rsidR="00661F5C" w:rsidRDefault="00661F5C" w:rsidP="00661F5C">
      <w:pPr>
        <w:pStyle w:val="Textoindependiente"/>
        <w:numPr>
          <w:ilvl w:val="0"/>
          <w:numId w:val="2"/>
        </w:numPr>
        <w:spacing w:after="0" w:line="360" w:lineRule="auto"/>
        <w:ind w:left="1134"/>
        <w:jc w:val="both"/>
        <w:rPr>
          <w:rFonts w:ascii="Arial" w:hAnsi="Arial" w:cs="Arial"/>
          <w:b/>
          <w:sz w:val="22"/>
          <w:szCs w:val="22"/>
          <w:u w:val="single"/>
        </w:rPr>
      </w:pPr>
      <w:r>
        <w:rPr>
          <w:rFonts w:ascii="Arial" w:hAnsi="Arial" w:cs="Arial"/>
          <w:sz w:val="22"/>
          <w:szCs w:val="22"/>
        </w:rPr>
        <w:t xml:space="preserve">Dependiendo del resultado de la evaluación de los riesgos, se elige un modelo para el desarrollo, el que puede ser cualquiera de los otros existentes, como formal, evolutivo, cascada, etc. </w:t>
      </w:r>
    </w:p>
    <w:p w14:paraId="6C157B29" w14:textId="77777777" w:rsidR="000820E7" w:rsidRDefault="000820E7" w:rsidP="000820E7">
      <w:pPr>
        <w:pStyle w:val="Textoindependiente"/>
        <w:spacing w:after="0" w:line="360" w:lineRule="auto"/>
        <w:jc w:val="both"/>
        <w:rPr>
          <w:rFonts w:ascii="Arial" w:hAnsi="Arial" w:cs="Arial"/>
          <w:b/>
          <w:sz w:val="22"/>
          <w:szCs w:val="22"/>
          <w:u w:val="single"/>
        </w:rPr>
      </w:pPr>
    </w:p>
    <w:p w14:paraId="5A3E1453" w14:textId="0DB17656"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Planificación.</w:t>
      </w:r>
    </w:p>
    <w:p w14:paraId="1A9E8A19" w14:textId="77777777" w:rsidR="00661F5C" w:rsidRDefault="00661F5C" w:rsidP="00661F5C">
      <w:pPr>
        <w:pStyle w:val="Textoindependiente"/>
        <w:spacing w:after="0" w:line="360" w:lineRule="auto"/>
        <w:jc w:val="both"/>
        <w:rPr>
          <w:rFonts w:ascii="Arial" w:hAnsi="Arial" w:cs="Arial"/>
          <w:sz w:val="22"/>
          <w:szCs w:val="22"/>
        </w:rPr>
      </w:pPr>
      <w:r>
        <w:rPr>
          <w:rFonts w:ascii="Arial" w:hAnsi="Arial" w:cs="Arial"/>
          <w:sz w:val="22"/>
          <w:szCs w:val="22"/>
        </w:rPr>
        <w:tab/>
        <w:t>Esta etapa consiste en revisar todo lo hecho, evaluándolo, y con ello decidir si se continúa con las fases siguientes y planificar la próxima actividad.</w:t>
      </w:r>
    </w:p>
    <w:p w14:paraId="4F24A1AB" w14:textId="77777777" w:rsidR="00661F5C" w:rsidRDefault="00661F5C" w:rsidP="00661F5C">
      <w:pPr>
        <w:pStyle w:val="Textoindependiente"/>
        <w:spacing w:after="0" w:line="360" w:lineRule="auto"/>
        <w:jc w:val="both"/>
        <w:rPr>
          <w:rFonts w:ascii="Arial" w:hAnsi="Arial" w:cs="Arial"/>
          <w:sz w:val="22"/>
          <w:szCs w:val="22"/>
        </w:rPr>
      </w:pPr>
    </w:p>
    <w:p w14:paraId="4B5B0CFD" w14:textId="77777777" w:rsidR="00661F5C" w:rsidRPr="000820E7" w:rsidRDefault="00661F5C" w:rsidP="000820E7">
      <w:pPr>
        <w:pStyle w:val="Textoindependiente"/>
        <w:spacing w:after="0" w:line="360" w:lineRule="auto"/>
        <w:jc w:val="both"/>
        <w:rPr>
          <w:rFonts w:ascii="Arial" w:hAnsi="Arial" w:cs="Arial"/>
          <w:b/>
          <w:sz w:val="22"/>
          <w:szCs w:val="22"/>
        </w:rPr>
      </w:pPr>
      <w:r w:rsidRPr="000820E7">
        <w:rPr>
          <w:rFonts w:ascii="Arial" w:hAnsi="Arial" w:cs="Arial"/>
          <w:b/>
          <w:sz w:val="22"/>
          <w:szCs w:val="22"/>
        </w:rPr>
        <w:t>Ventajas del modelo espiral.</w:t>
      </w:r>
    </w:p>
    <w:p w14:paraId="7F0E2704" w14:textId="77777777" w:rsidR="00661F5C" w:rsidRDefault="00661F5C" w:rsidP="00661F5C">
      <w:pPr>
        <w:pStyle w:val="Textoindependiente"/>
        <w:spacing w:after="0" w:line="360" w:lineRule="auto"/>
        <w:jc w:val="both"/>
        <w:rPr>
          <w:rFonts w:ascii="Arial" w:hAnsi="Arial" w:cs="Arial"/>
          <w:b/>
          <w:sz w:val="22"/>
          <w:szCs w:val="22"/>
          <w:u w:val="single"/>
        </w:rPr>
      </w:pPr>
    </w:p>
    <w:p w14:paraId="5CFBADE0" w14:textId="77777777"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Elimina errores y alternativas no atractivas al comienzo.</w:t>
      </w:r>
    </w:p>
    <w:p w14:paraId="3E4A5A18" w14:textId="77777777"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Permite iteraciones, vuelta atrás y finalizaciones rápidas.</w:t>
      </w:r>
    </w:p>
    <w:p w14:paraId="456F1DE4" w14:textId="77777777"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Cada ciclo se completa con una revisión que incluye todo el ciclo anterior y el plan para el siguiente.</w:t>
      </w:r>
    </w:p>
    <w:p w14:paraId="52DA7F21" w14:textId="122FD946" w:rsidR="00661F5C" w:rsidRDefault="00661F5C"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Desde el final de la primera iteración es más fácil validar los requisitos.</w:t>
      </w:r>
    </w:p>
    <w:p w14:paraId="66A4B9E4" w14:textId="77777777" w:rsidR="00CC4735" w:rsidRDefault="00CC4735" w:rsidP="00C80787">
      <w:pPr>
        <w:pStyle w:val="Textoindependiente"/>
        <w:numPr>
          <w:ilvl w:val="0"/>
          <w:numId w:val="10"/>
        </w:numPr>
        <w:spacing w:after="0" w:line="360" w:lineRule="auto"/>
        <w:ind w:left="993"/>
        <w:jc w:val="both"/>
        <w:rPr>
          <w:rFonts w:ascii="Arial" w:hAnsi="Arial" w:cs="Arial"/>
          <w:sz w:val="22"/>
          <w:szCs w:val="22"/>
        </w:rPr>
      </w:pPr>
      <w:r>
        <w:rPr>
          <w:rFonts w:ascii="Arial" w:hAnsi="Arial" w:cs="Arial"/>
          <w:sz w:val="22"/>
          <w:szCs w:val="22"/>
        </w:rPr>
        <w:t xml:space="preserve">El riesgo es menor, porque sólo se arriesga la última </w:t>
      </w:r>
      <w:commentRangeStart w:id="19"/>
      <w:r>
        <w:rPr>
          <w:rFonts w:ascii="Arial" w:hAnsi="Arial" w:cs="Arial"/>
          <w:sz w:val="22"/>
          <w:szCs w:val="22"/>
        </w:rPr>
        <w:t>iteración</w:t>
      </w:r>
      <w:commentRangeEnd w:id="19"/>
      <w:r w:rsidR="00B2017D">
        <w:rPr>
          <w:rStyle w:val="Refdecomentario"/>
        </w:rPr>
        <w:commentReference w:id="19"/>
      </w:r>
      <w:r>
        <w:rPr>
          <w:rFonts w:ascii="Arial" w:hAnsi="Arial" w:cs="Arial"/>
          <w:sz w:val="22"/>
          <w:szCs w:val="22"/>
        </w:rPr>
        <w:t>.</w:t>
      </w:r>
    </w:p>
    <w:p w14:paraId="50AF0D79" w14:textId="77777777" w:rsidR="00CC4735" w:rsidRDefault="00CC4735" w:rsidP="00CC4735">
      <w:pPr>
        <w:pStyle w:val="Textoindependiente"/>
        <w:spacing w:after="0" w:line="360" w:lineRule="auto"/>
        <w:ind w:left="993"/>
        <w:jc w:val="both"/>
        <w:rPr>
          <w:rFonts w:ascii="Arial" w:hAnsi="Arial" w:cs="Arial"/>
          <w:sz w:val="22"/>
          <w:szCs w:val="22"/>
        </w:rPr>
      </w:pPr>
    </w:p>
    <w:p w14:paraId="6F51C5EA" w14:textId="77777777" w:rsidR="00661F5C" w:rsidRPr="00661F5C" w:rsidRDefault="00661F5C" w:rsidP="007E33F1">
      <w:pPr>
        <w:pStyle w:val="Textoindependiente"/>
        <w:spacing w:after="0" w:line="360" w:lineRule="auto"/>
        <w:jc w:val="both"/>
        <w:rPr>
          <w:rFonts w:ascii="Arial" w:hAnsi="Arial" w:cs="Arial"/>
          <w:b/>
          <w:sz w:val="22"/>
          <w:szCs w:val="22"/>
        </w:rPr>
      </w:pPr>
    </w:p>
    <w:p w14:paraId="0E023CDF" w14:textId="77777777" w:rsidR="007E33F1" w:rsidRDefault="007E33F1" w:rsidP="007E33F1">
      <w:pPr>
        <w:pStyle w:val="Textoindependiente"/>
        <w:spacing w:after="0" w:line="360" w:lineRule="auto"/>
        <w:jc w:val="both"/>
        <w:rPr>
          <w:rFonts w:ascii="Arial" w:hAnsi="Arial" w:cs="Arial"/>
          <w:sz w:val="22"/>
          <w:szCs w:val="22"/>
        </w:rPr>
      </w:pPr>
    </w:p>
    <w:p w14:paraId="5F4068A6" w14:textId="77777777" w:rsidR="00613FE4" w:rsidRPr="00ED614E" w:rsidRDefault="00613FE4" w:rsidP="00ED614E">
      <w:pPr>
        <w:pStyle w:val="Textoindependiente"/>
        <w:spacing w:after="0" w:line="360" w:lineRule="auto"/>
        <w:jc w:val="both"/>
        <w:rPr>
          <w:rFonts w:ascii="Arial" w:hAnsi="Arial" w:cs="Arial"/>
          <w:color w:val="000000"/>
          <w:sz w:val="22"/>
          <w:szCs w:val="22"/>
        </w:rPr>
      </w:pPr>
    </w:p>
    <w:p w14:paraId="30A24FD4" w14:textId="77777777" w:rsidR="0034175A" w:rsidRPr="0034175A" w:rsidRDefault="0034175A" w:rsidP="00C80787">
      <w:pPr>
        <w:pStyle w:val="Prrafodelista"/>
        <w:keepNext/>
        <w:numPr>
          <w:ilvl w:val="0"/>
          <w:numId w:val="26"/>
        </w:numPr>
        <w:spacing w:line="360" w:lineRule="auto"/>
        <w:outlineLvl w:val="1"/>
        <w:rPr>
          <w:rFonts w:ascii="Arial" w:hAnsi="Arial" w:cs="Arial"/>
          <w:bCs/>
          <w:i/>
          <w:iCs/>
          <w:vanish/>
          <w:color w:val="000000"/>
          <w:sz w:val="22"/>
          <w:szCs w:val="22"/>
        </w:rPr>
      </w:pPr>
    </w:p>
    <w:p w14:paraId="30A24FD5" w14:textId="77777777" w:rsidR="0034175A" w:rsidRPr="0034175A" w:rsidRDefault="0034175A" w:rsidP="00C80787">
      <w:pPr>
        <w:pStyle w:val="Prrafodelista"/>
        <w:keepNext/>
        <w:numPr>
          <w:ilvl w:val="0"/>
          <w:numId w:val="26"/>
        </w:numPr>
        <w:spacing w:line="360" w:lineRule="auto"/>
        <w:outlineLvl w:val="1"/>
        <w:rPr>
          <w:rFonts w:ascii="Arial" w:hAnsi="Arial" w:cs="Arial"/>
          <w:bCs/>
          <w:i/>
          <w:iCs/>
          <w:vanish/>
          <w:color w:val="000000"/>
          <w:sz w:val="22"/>
          <w:szCs w:val="22"/>
        </w:rPr>
      </w:pPr>
    </w:p>
    <w:p w14:paraId="30A24FE9" w14:textId="77777777" w:rsidR="00A37145" w:rsidRPr="00F36A0E" w:rsidRDefault="00A37145" w:rsidP="00F36A0E">
      <w:pPr>
        <w:pStyle w:val="Prrafodelista"/>
        <w:keepNext/>
        <w:spacing w:line="360" w:lineRule="auto"/>
        <w:ind w:left="360"/>
        <w:jc w:val="both"/>
        <w:outlineLvl w:val="1"/>
        <w:rPr>
          <w:rFonts w:ascii="Arial" w:hAnsi="Arial" w:cs="Arial"/>
          <w:color w:val="000000"/>
          <w:sz w:val="22"/>
          <w:szCs w:val="22"/>
        </w:rPr>
      </w:pPr>
    </w:p>
    <w:p w14:paraId="30A25073" w14:textId="032D6730" w:rsidR="0034175A" w:rsidRDefault="0034175A">
      <w:pPr>
        <w:suppressAutoHyphens w:val="0"/>
        <w:rPr>
          <w:rFonts w:ascii="Arial" w:hAnsi="Arial" w:cs="Arial"/>
          <w:b/>
          <w:color w:val="000000"/>
          <w:sz w:val="22"/>
          <w:szCs w:val="22"/>
        </w:rPr>
      </w:pPr>
    </w:p>
    <w:p w14:paraId="30A25076" w14:textId="77777777" w:rsidR="00BA6FA1" w:rsidRPr="00A37145" w:rsidRDefault="00BA6FA1">
      <w:pPr>
        <w:pStyle w:val="Textoindependiente"/>
        <w:spacing w:after="0" w:line="360" w:lineRule="auto"/>
        <w:jc w:val="center"/>
        <w:rPr>
          <w:rFonts w:ascii="Arial" w:hAnsi="Arial" w:cs="Arial"/>
          <w:color w:val="000000"/>
          <w:sz w:val="22"/>
          <w:szCs w:val="22"/>
        </w:rPr>
      </w:pPr>
    </w:p>
    <w:p w14:paraId="30A25077" w14:textId="77777777"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14:paraId="30A25078" w14:textId="77777777" w:rsidR="009D5870" w:rsidRPr="009D5870" w:rsidRDefault="009D5870" w:rsidP="00C80787">
      <w:pPr>
        <w:pStyle w:val="Prrafodelista"/>
        <w:numPr>
          <w:ilvl w:val="0"/>
          <w:numId w:val="7"/>
        </w:numPr>
        <w:spacing w:line="360" w:lineRule="auto"/>
        <w:rPr>
          <w:rFonts w:ascii="Arial" w:hAnsi="Arial" w:cs="Arial"/>
          <w:vanish/>
          <w:color w:val="000000"/>
          <w:sz w:val="22"/>
          <w:szCs w:val="22"/>
        </w:rPr>
      </w:pPr>
    </w:p>
    <w:p w14:paraId="22A854D9" w14:textId="2E21928C" w:rsidR="002475D9" w:rsidRDefault="002475D9" w:rsidP="002475D9">
      <w:pPr>
        <w:pStyle w:val="Textoindependiente"/>
        <w:spacing w:after="0" w:line="360" w:lineRule="auto"/>
        <w:jc w:val="both"/>
        <w:rPr>
          <w:rFonts w:ascii="Arial" w:hAnsi="Arial" w:cs="Arial"/>
          <w:b/>
          <w:sz w:val="22"/>
          <w:szCs w:val="22"/>
        </w:rPr>
      </w:pPr>
    </w:p>
    <w:p w14:paraId="30A2511F" w14:textId="77777777" w:rsidR="00BA6FA1" w:rsidRDefault="00BA6FA1">
      <w:pPr>
        <w:pStyle w:val="Textoindependiente"/>
        <w:spacing w:after="0" w:line="360" w:lineRule="auto"/>
        <w:jc w:val="center"/>
        <w:rPr>
          <w:rFonts w:ascii="Arial" w:hAnsi="Arial" w:cs="Arial"/>
          <w:b/>
          <w:sz w:val="22"/>
          <w:szCs w:val="22"/>
        </w:rPr>
      </w:pPr>
    </w:p>
    <w:p w14:paraId="30A251A3" w14:textId="77777777" w:rsidR="00BA6FA1" w:rsidRDefault="00BA6FA1">
      <w:pPr>
        <w:pStyle w:val="Textoindependiente"/>
        <w:spacing w:after="0" w:line="360" w:lineRule="auto"/>
        <w:jc w:val="center"/>
        <w:rPr>
          <w:rFonts w:ascii="Arial" w:hAnsi="Arial" w:cs="Arial"/>
          <w:b/>
          <w:sz w:val="22"/>
          <w:szCs w:val="22"/>
        </w:rPr>
      </w:pPr>
    </w:p>
    <w:p w14:paraId="30A251A7" w14:textId="4F0D42A6" w:rsidR="00890992" w:rsidRPr="00911803" w:rsidRDefault="00890992" w:rsidP="00911803">
      <w:pPr>
        <w:suppressAutoHyphens w:val="0"/>
        <w:rPr>
          <w:rFonts w:ascii="Arial" w:hAnsi="Arial" w:cs="Arial"/>
          <w:b/>
          <w:sz w:val="22"/>
          <w:szCs w:val="22"/>
        </w:rPr>
      </w:pPr>
    </w:p>
    <w:p w14:paraId="30A251A8" w14:textId="77777777" w:rsidR="00906160" w:rsidRPr="00906160" w:rsidRDefault="00906160" w:rsidP="00C80787">
      <w:pPr>
        <w:pStyle w:val="Prrafodelista"/>
        <w:numPr>
          <w:ilvl w:val="0"/>
          <w:numId w:val="7"/>
        </w:numPr>
        <w:spacing w:line="360" w:lineRule="auto"/>
        <w:jc w:val="both"/>
        <w:rPr>
          <w:rFonts w:ascii="Arial" w:hAnsi="Arial" w:cs="Arial"/>
          <w:b/>
          <w:vanish/>
          <w:sz w:val="22"/>
          <w:szCs w:val="22"/>
          <w:u w:val="single"/>
        </w:rPr>
      </w:pPr>
    </w:p>
    <w:p w14:paraId="30A251A9" w14:textId="5CF10458" w:rsidR="00BA6FA1" w:rsidRPr="00911803" w:rsidRDefault="00911803" w:rsidP="00911803">
      <w:pPr>
        <w:pStyle w:val="Prrafodelista"/>
        <w:spacing w:line="360" w:lineRule="auto"/>
        <w:ind w:left="360"/>
        <w:jc w:val="center"/>
        <w:rPr>
          <w:rFonts w:ascii="Arial" w:hAnsi="Arial" w:cs="Arial"/>
          <w:b/>
          <w:sz w:val="22"/>
          <w:szCs w:val="22"/>
        </w:rPr>
      </w:pPr>
      <w:r>
        <w:rPr>
          <w:rFonts w:ascii="Arial" w:hAnsi="Arial" w:cs="Arial"/>
          <w:b/>
          <w:sz w:val="22"/>
          <w:szCs w:val="22"/>
        </w:rPr>
        <w:t>DESCRIPCION CONCEPTUAL DEL SISTEMA</w:t>
      </w:r>
    </w:p>
    <w:p w14:paraId="30A251AA" w14:textId="1DE28B75" w:rsidR="00BA6FA1" w:rsidRDefault="00BA6FA1" w:rsidP="00911803">
      <w:pPr>
        <w:pStyle w:val="Textoindependiente"/>
        <w:spacing w:after="0" w:line="360" w:lineRule="auto"/>
        <w:jc w:val="center"/>
        <w:rPr>
          <w:rFonts w:ascii="Arial" w:hAnsi="Arial" w:cs="Arial"/>
          <w:sz w:val="22"/>
          <w:szCs w:val="22"/>
        </w:rPr>
      </w:pPr>
    </w:p>
    <w:p w14:paraId="30A251AB" w14:textId="77777777"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El Sistema de </w:t>
      </w:r>
      <w:r w:rsidR="00890121">
        <w:rPr>
          <w:rFonts w:ascii="Arial" w:hAnsi="Arial" w:cs="Arial"/>
          <w:sz w:val="22"/>
          <w:szCs w:val="22"/>
        </w:rPr>
        <w:t>Formulación Presupuestaria (SIFORPRE)</w:t>
      </w:r>
      <w:r>
        <w:rPr>
          <w:rFonts w:ascii="Arial" w:hAnsi="Arial" w:cs="Arial"/>
          <w:sz w:val="22"/>
          <w:szCs w:val="22"/>
        </w:rPr>
        <w:t xml:space="preserve">, es una aplicación cuyo objetivo se fija en brindar apoyo al proceso </w:t>
      </w:r>
      <w:r w:rsidR="00890121">
        <w:rPr>
          <w:rFonts w:ascii="Arial" w:hAnsi="Arial" w:cs="Arial"/>
          <w:sz w:val="22"/>
          <w:szCs w:val="22"/>
        </w:rPr>
        <w:t xml:space="preserve">de la formulación presupuestaria de la Gerencia de Planificación </w:t>
      </w:r>
      <w:r>
        <w:rPr>
          <w:rFonts w:ascii="Arial" w:hAnsi="Arial" w:cs="Arial"/>
          <w:sz w:val="22"/>
          <w:szCs w:val="22"/>
        </w:rPr>
        <w:t xml:space="preserve">de la empresa </w:t>
      </w:r>
      <w:r w:rsidR="00890121">
        <w:rPr>
          <w:rFonts w:ascii="Arial" w:hAnsi="Arial" w:cs="Arial"/>
          <w:sz w:val="22"/>
          <w:szCs w:val="22"/>
        </w:rPr>
        <w:t>Maderas del Orinoco, C.A.</w:t>
      </w:r>
    </w:p>
    <w:p w14:paraId="30A251AC" w14:textId="77777777" w:rsidR="00890121" w:rsidRDefault="00890121">
      <w:pPr>
        <w:pStyle w:val="Textoindependiente"/>
        <w:spacing w:after="0" w:line="360" w:lineRule="auto"/>
        <w:jc w:val="both"/>
        <w:rPr>
          <w:rFonts w:ascii="Arial" w:hAnsi="Arial" w:cs="Arial"/>
          <w:sz w:val="22"/>
          <w:szCs w:val="22"/>
        </w:rPr>
      </w:pPr>
    </w:p>
    <w:p w14:paraId="30A251AD" w14:textId="77777777"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Se basa </w:t>
      </w:r>
      <w:r w:rsidR="009651C3">
        <w:rPr>
          <w:rFonts w:ascii="Arial" w:hAnsi="Arial" w:cs="Arial"/>
          <w:sz w:val="22"/>
          <w:szCs w:val="22"/>
        </w:rPr>
        <w:t>en la asignación de los recursos de cada unas de las actividades definidas por l</w:t>
      </w:r>
      <w:r w:rsidR="00E6421B">
        <w:rPr>
          <w:rFonts w:ascii="Arial" w:hAnsi="Arial" w:cs="Arial"/>
          <w:sz w:val="22"/>
          <w:szCs w:val="22"/>
        </w:rPr>
        <w:t>a</w:t>
      </w:r>
      <w:r w:rsidR="009651C3">
        <w:rPr>
          <w:rFonts w:ascii="Arial" w:hAnsi="Arial" w:cs="Arial"/>
          <w:sz w:val="22"/>
          <w:szCs w:val="22"/>
        </w:rPr>
        <w:t>s unidades administrativas de la empresa;</w:t>
      </w:r>
      <w:r>
        <w:rPr>
          <w:rFonts w:ascii="Arial" w:hAnsi="Arial" w:cs="Arial"/>
          <w:sz w:val="22"/>
          <w:szCs w:val="22"/>
        </w:rPr>
        <w:t xml:space="preserve"> para que de esta forma, luego de un debido procesamiento, se puedan tomar decisiones oportunas, realizar estimaciones y correcciones en torno al proceso.</w:t>
      </w:r>
    </w:p>
    <w:p w14:paraId="30A251AE" w14:textId="77777777"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El sistema inicia su</w:t>
      </w:r>
      <w:r w:rsidR="009651C3">
        <w:rPr>
          <w:rFonts w:ascii="Arial" w:hAnsi="Arial" w:cs="Arial"/>
          <w:sz w:val="22"/>
          <w:szCs w:val="22"/>
        </w:rPr>
        <w:t>s actividades el 01 de julio al 30 de agosto de cada año.</w:t>
      </w:r>
    </w:p>
    <w:p w14:paraId="30A251AF" w14:textId="77777777" w:rsidR="00BA6FA1" w:rsidRDefault="00BA6FA1">
      <w:pPr>
        <w:pStyle w:val="Textoindependiente"/>
        <w:spacing w:after="0" w:line="360" w:lineRule="auto"/>
        <w:jc w:val="both"/>
        <w:rPr>
          <w:rFonts w:ascii="Arial" w:hAnsi="Arial" w:cs="Arial"/>
          <w:b/>
          <w:sz w:val="22"/>
          <w:szCs w:val="22"/>
          <w:u w:val="single"/>
        </w:rPr>
      </w:pPr>
      <w:r>
        <w:rPr>
          <w:rFonts w:ascii="Arial" w:hAnsi="Arial" w:cs="Arial"/>
          <w:sz w:val="22"/>
          <w:szCs w:val="22"/>
        </w:rPr>
        <w:tab/>
      </w:r>
    </w:p>
    <w:p w14:paraId="30A251B0" w14:textId="121A8164" w:rsidR="00BA6FA1" w:rsidRPr="00911803" w:rsidRDefault="00911803" w:rsidP="00911803">
      <w:pPr>
        <w:pStyle w:val="Textoindependiente"/>
        <w:spacing w:after="0" w:line="360" w:lineRule="auto"/>
        <w:jc w:val="center"/>
        <w:rPr>
          <w:rFonts w:ascii="Arial" w:hAnsi="Arial" w:cs="Arial"/>
          <w:b/>
          <w:sz w:val="22"/>
          <w:szCs w:val="22"/>
        </w:rPr>
      </w:pPr>
      <w:r>
        <w:rPr>
          <w:rFonts w:ascii="Arial" w:hAnsi="Arial" w:cs="Arial"/>
          <w:b/>
          <w:sz w:val="22"/>
          <w:szCs w:val="22"/>
        </w:rPr>
        <w:t>DESCRIPCION CONCEPTUAL DE LOS MODULOS DEL SISTEMA</w:t>
      </w:r>
    </w:p>
    <w:p w14:paraId="30A251B1" w14:textId="77777777" w:rsidR="00BA6FA1" w:rsidRDefault="00BA6FA1">
      <w:pPr>
        <w:pStyle w:val="Textoindependiente"/>
        <w:spacing w:after="0" w:line="360" w:lineRule="auto"/>
        <w:jc w:val="both"/>
        <w:rPr>
          <w:rFonts w:ascii="Arial" w:hAnsi="Arial" w:cs="Arial"/>
          <w:b/>
          <w:sz w:val="22"/>
          <w:szCs w:val="22"/>
          <w:u w:val="single"/>
        </w:rPr>
      </w:pPr>
    </w:p>
    <w:p w14:paraId="30A251B2" w14:textId="77777777" w:rsidR="00BA6FA1" w:rsidRPr="00911803" w:rsidRDefault="00906160" w:rsidP="0002110F">
      <w:pPr>
        <w:pStyle w:val="Textoindependiente"/>
        <w:spacing w:after="0" w:line="360" w:lineRule="auto"/>
        <w:jc w:val="both"/>
        <w:rPr>
          <w:rFonts w:ascii="Arial" w:hAnsi="Arial" w:cs="Arial"/>
          <w:sz w:val="22"/>
          <w:szCs w:val="22"/>
        </w:rPr>
      </w:pPr>
      <w:r w:rsidRPr="00911803">
        <w:rPr>
          <w:rFonts w:ascii="Arial" w:hAnsi="Arial" w:cs="Arial"/>
          <w:b/>
          <w:sz w:val="22"/>
          <w:szCs w:val="22"/>
        </w:rPr>
        <w:t>Datos Básicos</w:t>
      </w:r>
    </w:p>
    <w:p w14:paraId="30A251B3" w14:textId="77777777" w:rsidR="00906160" w:rsidRDefault="00906160">
      <w:pPr>
        <w:pStyle w:val="Textoindependiente"/>
        <w:spacing w:after="0" w:line="360" w:lineRule="auto"/>
        <w:jc w:val="both"/>
        <w:rPr>
          <w:rFonts w:ascii="Arial" w:hAnsi="Arial" w:cs="Arial"/>
          <w:sz w:val="22"/>
          <w:szCs w:val="22"/>
        </w:rPr>
      </w:pPr>
    </w:p>
    <w:p w14:paraId="30A251B4" w14:textId="77777777"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llevar a cabo la administración (creación, modificación y eliminación) de los elementos que intervienen en el proceso </w:t>
      </w:r>
      <w:r w:rsidR="00906160">
        <w:rPr>
          <w:rFonts w:ascii="Arial" w:hAnsi="Arial" w:cs="Arial"/>
          <w:sz w:val="22"/>
          <w:szCs w:val="22"/>
        </w:rPr>
        <w:t>formulación presupuestaria</w:t>
      </w:r>
      <w:r w:rsidR="009F5F6B">
        <w:rPr>
          <w:rFonts w:ascii="Arial" w:hAnsi="Arial" w:cs="Arial"/>
          <w:sz w:val="22"/>
          <w:szCs w:val="22"/>
        </w:rPr>
        <w:t xml:space="preserve"> </w:t>
      </w:r>
      <w:r>
        <w:rPr>
          <w:rFonts w:ascii="Arial" w:hAnsi="Arial" w:cs="Arial"/>
          <w:sz w:val="22"/>
          <w:szCs w:val="22"/>
        </w:rPr>
        <w:t>además de otros detalles indispensables para el funcionamiento del sistema. Permite administrar:</w:t>
      </w:r>
    </w:p>
    <w:p w14:paraId="30A251B5" w14:textId="77777777"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Plan de Cuentas.</w:t>
      </w:r>
    </w:p>
    <w:p w14:paraId="30A251B6" w14:textId="77777777"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Centro de Costo.</w:t>
      </w:r>
    </w:p>
    <w:p w14:paraId="30A251B7" w14:textId="77777777"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Número de Parte.</w:t>
      </w:r>
    </w:p>
    <w:p w14:paraId="30A251B8" w14:textId="77777777"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Unidad de Medidas</w:t>
      </w:r>
      <w:r w:rsidR="00BA6FA1">
        <w:rPr>
          <w:rFonts w:ascii="Arial" w:hAnsi="Arial" w:cs="Arial"/>
          <w:sz w:val="22"/>
          <w:szCs w:val="22"/>
        </w:rPr>
        <w:t>.</w:t>
      </w:r>
    </w:p>
    <w:p w14:paraId="30A251B9" w14:textId="77777777"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Recursos.</w:t>
      </w:r>
    </w:p>
    <w:p w14:paraId="30A251BA" w14:textId="77777777" w:rsidR="00906160"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Tipos de Variables</w:t>
      </w:r>
    </w:p>
    <w:p w14:paraId="30A251BB" w14:textId="77777777" w:rsidR="00BA6FA1" w:rsidRDefault="00906160" w:rsidP="00C80787">
      <w:pPr>
        <w:pStyle w:val="Textoindependiente"/>
        <w:numPr>
          <w:ilvl w:val="0"/>
          <w:numId w:val="20"/>
        </w:numPr>
        <w:spacing w:after="0" w:line="360" w:lineRule="auto"/>
        <w:jc w:val="both"/>
        <w:rPr>
          <w:rFonts w:ascii="Arial" w:hAnsi="Arial" w:cs="Arial"/>
          <w:sz w:val="22"/>
          <w:szCs w:val="22"/>
        </w:rPr>
      </w:pPr>
      <w:r>
        <w:rPr>
          <w:rFonts w:ascii="Arial" w:hAnsi="Arial" w:cs="Arial"/>
          <w:sz w:val="22"/>
          <w:szCs w:val="22"/>
        </w:rPr>
        <w:t>Variables Económicas.</w:t>
      </w:r>
    </w:p>
    <w:p w14:paraId="30A251BC" w14:textId="77777777" w:rsidR="0002110F" w:rsidRPr="009257BD" w:rsidRDefault="0002110F" w:rsidP="0002110F">
      <w:pPr>
        <w:pStyle w:val="Textoindependiente"/>
        <w:spacing w:after="0" w:line="360" w:lineRule="auto"/>
        <w:ind w:left="720"/>
        <w:jc w:val="both"/>
        <w:rPr>
          <w:rFonts w:ascii="Arial" w:hAnsi="Arial" w:cs="Arial"/>
          <w:b/>
          <w:sz w:val="22"/>
          <w:szCs w:val="22"/>
        </w:rPr>
      </w:pPr>
    </w:p>
    <w:p w14:paraId="47A1CC65" w14:textId="77777777" w:rsidR="009257BD" w:rsidRDefault="009257BD" w:rsidP="0002110F">
      <w:pPr>
        <w:pStyle w:val="Textoindependiente"/>
        <w:spacing w:after="0" w:line="360" w:lineRule="auto"/>
        <w:jc w:val="both"/>
        <w:rPr>
          <w:rFonts w:ascii="Arial" w:hAnsi="Arial" w:cs="Arial"/>
          <w:b/>
          <w:sz w:val="22"/>
          <w:szCs w:val="22"/>
        </w:rPr>
      </w:pPr>
    </w:p>
    <w:p w14:paraId="008CD444" w14:textId="77777777" w:rsidR="009257BD" w:rsidRDefault="009257BD" w:rsidP="0002110F">
      <w:pPr>
        <w:pStyle w:val="Textoindependiente"/>
        <w:spacing w:after="0" w:line="360" w:lineRule="auto"/>
        <w:jc w:val="both"/>
        <w:rPr>
          <w:rFonts w:ascii="Arial" w:hAnsi="Arial" w:cs="Arial"/>
          <w:b/>
          <w:sz w:val="22"/>
          <w:szCs w:val="22"/>
        </w:rPr>
      </w:pPr>
    </w:p>
    <w:p w14:paraId="691CB7DC" w14:textId="77777777" w:rsidR="009257BD" w:rsidRDefault="009257BD" w:rsidP="0002110F">
      <w:pPr>
        <w:pStyle w:val="Textoindependiente"/>
        <w:spacing w:after="0" w:line="360" w:lineRule="auto"/>
        <w:jc w:val="both"/>
        <w:rPr>
          <w:rFonts w:ascii="Arial" w:hAnsi="Arial" w:cs="Arial"/>
          <w:b/>
          <w:sz w:val="22"/>
          <w:szCs w:val="22"/>
        </w:rPr>
      </w:pPr>
    </w:p>
    <w:p w14:paraId="30A251BD" w14:textId="35B7D96B" w:rsidR="00BA6FA1" w:rsidRPr="009257BD" w:rsidRDefault="00906160" w:rsidP="0002110F">
      <w:pPr>
        <w:pStyle w:val="Textoindependiente"/>
        <w:spacing w:after="0" w:line="360" w:lineRule="auto"/>
        <w:jc w:val="both"/>
        <w:rPr>
          <w:rFonts w:ascii="Arial" w:hAnsi="Arial" w:cs="Arial"/>
          <w:b/>
          <w:sz w:val="22"/>
          <w:szCs w:val="22"/>
        </w:rPr>
      </w:pPr>
      <w:r w:rsidRPr="009257BD">
        <w:rPr>
          <w:rFonts w:ascii="Arial" w:hAnsi="Arial" w:cs="Arial"/>
          <w:b/>
          <w:sz w:val="22"/>
          <w:szCs w:val="22"/>
        </w:rPr>
        <w:t>Estructura Programática.</w:t>
      </w:r>
    </w:p>
    <w:p w14:paraId="30A251BE" w14:textId="77777777" w:rsidR="00906160" w:rsidRDefault="00906160">
      <w:pPr>
        <w:pStyle w:val="Textoindependiente"/>
        <w:spacing w:after="0" w:line="360" w:lineRule="auto"/>
        <w:jc w:val="both"/>
        <w:rPr>
          <w:rFonts w:ascii="Arial" w:hAnsi="Arial" w:cs="Arial"/>
          <w:sz w:val="22"/>
          <w:szCs w:val="22"/>
        </w:rPr>
      </w:pPr>
    </w:p>
    <w:p w14:paraId="30A251BF" w14:textId="77777777" w:rsidR="00BA6FA1" w:rsidRDefault="00BA6FA1">
      <w:pPr>
        <w:pStyle w:val="Textoindependiente"/>
        <w:spacing w:after="0" w:line="360" w:lineRule="auto"/>
        <w:jc w:val="both"/>
        <w:rPr>
          <w:rFonts w:ascii="Arial" w:hAnsi="Arial" w:cs="Arial"/>
          <w:sz w:val="22"/>
          <w:szCs w:val="22"/>
        </w:rPr>
      </w:pPr>
      <w:r>
        <w:rPr>
          <w:rFonts w:ascii="Arial" w:hAnsi="Arial" w:cs="Arial"/>
          <w:sz w:val="22"/>
          <w:szCs w:val="22"/>
        </w:rPr>
        <w:tab/>
        <w:t xml:space="preserve">Contiene todas las funcionalidades necesarias para el registro </w:t>
      </w:r>
      <w:r w:rsidR="00906160">
        <w:rPr>
          <w:rFonts w:ascii="Arial" w:hAnsi="Arial" w:cs="Arial"/>
          <w:sz w:val="22"/>
          <w:szCs w:val="22"/>
        </w:rPr>
        <w:t>de las estructuras programáticas a las cuales están alineadas las actividades definidas por cada unidad administrativa. Permite administrar:</w:t>
      </w:r>
    </w:p>
    <w:p w14:paraId="30A251C0" w14:textId="77777777"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Proyectos.</w:t>
      </w:r>
    </w:p>
    <w:p w14:paraId="30A251C1" w14:textId="77777777"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Unidades Administrativas.</w:t>
      </w:r>
    </w:p>
    <w:p w14:paraId="30A251C2" w14:textId="77777777"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Acciones Específicas.</w:t>
      </w:r>
    </w:p>
    <w:p w14:paraId="30A251C3" w14:textId="77777777" w:rsidR="00BA6FA1"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Actividades.</w:t>
      </w:r>
    </w:p>
    <w:p w14:paraId="30A251C4" w14:textId="77777777" w:rsidR="00906160" w:rsidRDefault="00906160" w:rsidP="00C80787">
      <w:pPr>
        <w:pStyle w:val="Textoindependiente"/>
        <w:numPr>
          <w:ilvl w:val="0"/>
          <w:numId w:val="13"/>
        </w:numPr>
        <w:spacing w:after="0" w:line="360" w:lineRule="auto"/>
        <w:jc w:val="both"/>
        <w:rPr>
          <w:rFonts w:ascii="Arial" w:hAnsi="Arial" w:cs="Arial"/>
          <w:sz w:val="22"/>
          <w:szCs w:val="22"/>
        </w:rPr>
      </w:pPr>
      <w:r>
        <w:rPr>
          <w:rFonts w:ascii="Arial" w:hAnsi="Arial" w:cs="Arial"/>
          <w:sz w:val="22"/>
          <w:szCs w:val="22"/>
        </w:rPr>
        <w:t>Fuentes de Financiamientos.</w:t>
      </w:r>
    </w:p>
    <w:p w14:paraId="30A251C5" w14:textId="77777777" w:rsidR="00BA6FA1" w:rsidRDefault="00BA6FA1">
      <w:pPr>
        <w:pStyle w:val="Textoindependiente"/>
        <w:spacing w:after="0" w:line="360" w:lineRule="auto"/>
        <w:jc w:val="both"/>
        <w:rPr>
          <w:rFonts w:ascii="Arial" w:hAnsi="Arial" w:cs="Arial"/>
          <w:sz w:val="22"/>
          <w:szCs w:val="22"/>
        </w:rPr>
      </w:pPr>
    </w:p>
    <w:p w14:paraId="30A251C7" w14:textId="0D2C3F39" w:rsidR="00BA6FA1" w:rsidRPr="009257BD" w:rsidRDefault="009257BD" w:rsidP="009257BD">
      <w:pPr>
        <w:pStyle w:val="Textoindependiente"/>
        <w:spacing w:after="0" w:line="360" w:lineRule="auto"/>
        <w:jc w:val="center"/>
        <w:rPr>
          <w:rFonts w:ascii="Arial" w:hAnsi="Arial" w:cs="Arial"/>
          <w:b/>
          <w:sz w:val="22"/>
          <w:szCs w:val="22"/>
        </w:rPr>
      </w:pPr>
      <w:r>
        <w:rPr>
          <w:rFonts w:ascii="Arial" w:hAnsi="Arial" w:cs="Arial"/>
          <w:b/>
          <w:sz w:val="22"/>
          <w:szCs w:val="22"/>
        </w:rPr>
        <w:t>DISEÑO DEL SISTEMA.</w:t>
      </w:r>
    </w:p>
    <w:p w14:paraId="30A251C8" w14:textId="77777777" w:rsidR="00BA6FA1" w:rsidRDefault="00BA6FA1">
      <w:pPr>
        <w:pStyle w:val="Textoindependiente"/>
        <w:spacing w:after="0" w:line="360" w:lineRule="auto"/>
        <w:jc w:val="both"/>
        <w:rPr>
          <w:rFonts w:ascii="Arial" w:hAnsi="Arial" w:cs="Arial"/>
          <w:b/>
          <w:sz w:val="22"/>
          <w:szCs w:val="22"/>
          <w:u w:val="single"/>
        </w:rPr>
      </w:pPr>
    </w:p>
    <w:p w14:paraId="30A251C9" w14:textId="77777777" w:rsidR="00BA6FA1" w:rsidRPr="009257BD" w:rsidRDefault="00BA6FA1" w:rsidP="009257BD">
      <w:pPr>
        <w:pStyle w:val="Textoindependiente"/>
        <w:spacing w:after="0" w:line="360" w:lineRule="auto"/>
        <w:jc w:val="both"/>
        <w:rPr>
          <w:rFonts w:ascii="Arial" w:hAnsi="Arial" w:cs="Arial"/>
          <w:b/>
          <w:sz w:val="22"/>
          <w:szCs w:val="22"/>
        </w:rPr>
      </w:pPr>
      <w:r w:rsidRPr="009257BD">
        <w:rPr>
          <w:rFonts w:ascii="Arial" w:hAnsi="Arial" w:cs="Arial"/>
          <w:b/>
          <w:sz w:val="22"/>
          <w:szCs w:val="22"/>
        </w:rPr>
        <w:t>Diagramas de casos de uso.</w:t>
      </w:r>
    </w:p>
    <w:p w14:paraId="30A251CA" w14:textId="77777777" w:rsidR="00BA6FA1" w:rsidRDefault="00BA6FA1">
      <w:pPr>
        <w:pStyle w:val="Textoindependiente"/>
        <w:spacing w:after="0" w:line="360" w:lineRule="auto"/>
        <w:jc w:val="both"/>
        <w:rPr>
          <w:rFonts w:ascii="Arial" w:hAnsi="Arial" w:cs="Arial"/>
          <w:b/>
          <w:sz w:val="22"/>
          <w:szCs w:val="22"/>
        </w:rPr>
      </w:pPr>
      <w:r>
        <w:rPr>
          <w:rFonts w:ascii="Arial" w:hAnsi="Arial" w:cs="Arial"/>
          <w:sz w:val="22"/>
          <w:szCs w:val="22"/>
        </w:rPr>
        <w:tab/>
        <w:t xml:space="preserve">Los actores que intervienen en el </w:t>
      </w:r>
      <w:r w:rsidR="00E6421B">
        <w:rPr>
          <w:rFonts w:ascii="Arial" w:hAnsi="Arial" w:cs="Arial"/>
          <w:sz w:val="22"/>
          <w:szCs w:val="22"/>
        </w:rPr>
        <w:t>SIFORPRE</w:t>
      </w:r>
      <w:r>
        <w:rPr>
          <w:rFonts w:ascii="Arial" w:hAnsi="Arial" w:cs="Arial"/>
          <w:sz w:val="22"/>
          <w:szCs w:val="22"/>
        </w:rPr>
        <w:t xml:space="preserve"> son:</w:t>
      </w:r>
    </w:p>
    <w:p w14:paraId="30A251CB" w14:textId="77777777" w:rsidR="00BA6FA1" w:rsidRDefault="00BA6FA1" w:rsidP="00C80787">
      <w:pPr>
        <w:pStyle w:val="Textoindependiente"/>
        <w:numPr>
          <w:ilvl w:val="0"/>
          <w:numId w:val="17"/>
        </w:numPr>
        <w:spacing w:after="0" w:line="360" w:lineRule="auto"/>
        <w:jc w:val="both"/>
        <w:rPr>
          <w:rFonts w:ascii="Arial" w:hAnsi="Arial" w:cs="Arial"/>
          <w:b/>
          <w:sz w:val="22"/>
          <w:szCs w:val="22"/>
        </w:rPr>
      </w:pPr>
      <w:r>
        <w:rPr>
          <w:rFonts w:ascii="Arial" w:hAnsi="Arial" w:cs="Arial"/>
          <w:b/>
          <w:sz w:val="22"/>
          <w:szCs w:val="22"/>
        </w:rPr>
        <w:t>Administrador:</w:t>
      </w:r>
      <w:r>
        <w:rPr>
          <w:rFonts w:ascii="Arial" w:hAnsi="Arial" w:cs="Arial"/>
          <w:sz w:val="22"/>
          <w:szCs w:val="22"/>
        </w:rPr>
        <w:t xml:space="preserve"> encargado mantener los datos necesarios para el correcto funcionamiento del sistema.</w:t>
      </w:r>
      <w:r w:rsidR="00F13AC3">
        <w:rPr>
          <w:rFonts w:ascii="Arial" w:hAnsi="Arial" w:cs="Arial"/>
          <w:sz w:val="22"/>
          <w:szCs w:val="22"/>
        </w:rPr>
        <w:t xml:space="preserve"> Consolidan la información por cada partida presupuestaria y reportan la formulación.</w:t>
      </w:r>
    </w:p>
    <w:p w14:paraId="30A251CC" w14:textId="59995108" w:rsidR="00BA6FA1" w:rsidRDefault="00BA6FA1" w:rsidP="00C80787">
      <w:pPr>
        <w:pStyle w:val="Textoindependiente"/>
        <w:numPr>
          <w:ilvl w:val="0"/>
          <w:numId w:val="17"/>
        </w:numPr>
        <w:spacing w:after="0" w:line="360" w:lineRule="auto"/>
        <w:jc w:val="both"/>
        <w:rPr>
          <w:rFonts w:ascii="Arial" w:hAnsi="Arial" w:cs="Arial"/>
          <w:sz w:val="22"/>
          <w:szCs w:val="22"/>
        </w:rPr>
      </w:pPr>
      <w:r>
        <w:rPr>
          <w:rFonts w:ascii="Arial" w:hAnsi="Arial" w:cs="Arial"/>
          <w:b/>
          <w:sz w:val="22"/>
          <w:szCs w:val="22"/>
        </w:rPr>
        <w:t>Operador</w:t>
      </w:r>
      <w:r w:rsidR="00E6421B">
        <w:rPr>
          <w:rFonts w:ascii="Arial" w:hAnsi="Arial" w:cs="Arial"/>
          <w:b/>
          <w:sz w:val="22"/>
          <w:szCs w:val="22"/>
        </w:rPr>
        <w:t>es</w:t>
      </w:r>
      <w:r>
        <w:rPr>
          <w:rFonts w:ascii="Arial" w:hAnsi="Arial" w:cs="Arial"/>
          <w:b/>
          <w:sz w:val="22"/>
          <w:szCs w:val="22"/>
        </w:rPr>
        <w:t>:</w:t>
      </w:r>
      <w:r>
        <w:rPr>
          <w:rFonts w:ascii="Arial" w:hAnsi="Arial" w:cs="Arial"/>
          <w:sz w:val="22"/>
          <w:szCs w:val="22"/>
        </w:rPr>
        <w:t xml:space="preserve"> </w:t>
      </w:r>
      <w:r w:rsidR="0002110F">
        <w:rPr>
          <w:rFonts w:ascii="Arial" w:hAnsi="Arial" w:cs="Arial"/>
          <w:sz w:val="22"/>
          <w:szCs w:val="22"/>
        </w:rPr>
        <w:t xml:space="preserve">Se clasifican en dos tipos; los </w:t>
      </w:r>
      <w:r>
        <w:rPr>
          <w:rFonts w:ascii="Arial" w:hAnsi="Arial" w:cs="Arial"/>
          <w:sz w:val="22"/>
          <w:szCs w:val="22"/>
        </w:rPr>
        <w:t>encargado</w:t>
      </w:r>
      <w:r w:rsidR="009257BD">
        <w:rPr>
          <w:rFonts w:ascii="Arial" w:hAnsi="Arial" w:cs="Arial"/>
          <w:sz w:val="22"/>
          <w:szCs w:val="22"/>
        </w:rPr>
        <w:t>s</w:t>
      </w:r>
      <w:r>
        <w:rPr>
          <w:rFonts w:ascii="Arial" w:hAnsi="Arial" w:cs="Arial"/>
          <w:sz w:val="22"/>
          <w:szCs w:val="22"/>
        </w:rPr>
        <w:t xml:space="preserve"> de ingresar los datos </w:t>
      </w:r>
      <w:r w:rsidR="00F13AC3">
        <w:rPr>
          <w:rFonts w:ascii="Arial" w:hAnsi="Arial" w:cs="Arial"/>
          <w:sz w:val="22"/>
          <w:szCs w:val="22"/>
        </w:rPr>
        <w:t>de cada una de las unidades administrativas</w:t>
      </w:r>
      <w:r w:rsidR="0002110F">
        <w:rPr>
          <w:rFonts w:ascii="Arial" w:hAnsi="Arial" w:cs="Arial"/>
          <w:sz w:val="22"/>
          <w:szCs w:val="22"/>
        </w:rPr>
        <w:t xml:space="preserve"> correspondientes a las partidas </w:t>
      </w:r>
      <w:r w:rsidR="002F29EF" w:rsidRPr="002F29EF">
        <w:rPr>
          <w:rFonts w:ascii="Arial" w:hAnsi="Arial" w:cs="Arial"/>
          <w:sz w:val="22"/>
          <w:szCs w:val="22"/>
        </w:rPr>
        <w:t>4.02 Materiales y Suministros  hasta la 4.98 Rectificaciones del Presupuesto</w:t>
      </w:r>
      <w:r w:rsidR="0002110F">
        <w:rPr>
          <w:rFonts w:ascii="Arial" w:hAnsi="Arial" w:cs="Arial"/>
          <w:sz w:val="22"/>
          <w:szCs w:val="22"/>
        </w:rPr>
        <w:t>; y los encargados solamente de reportar los gastos de personal correspondiente a la partida 4.01.</w:t>
      </w:r>
    </w:p>
    <w:p w14:paraId="30A251CD" w14:textId="77777777" w:rsidR="002F29EF" w:rsidRPr="002F29EF" w:rsidRDefault="002F29EF" w:rsidP="002F29EF">
      <w:pPr>
        <w:spacing w:line="360" w:lineRule="auto"/>
        <w:ind w:left="360"/>
        <w:jc w:val="both"/>
        <w:rPr>
          <w:rFonts w:ascii="Arial" w:hAnsi="Arial" w:cs="Arial"/>
          <w:sz w:val="22"/>
          <w:szCs w:val="22"/>
        </w:rPr>
      </w:pPr>
    </w:p>
    <w:p w14:paraId="30A251CE" w14:textId="77777777" w:rsidR="0002110F" w:rsidRDefault="0002110F">
      <w:pPr>
        <w:pStyle w:val="Textoindependiente"/>
        <w:spacing w:after="0" w:line="360" w:lineRule="auto"/>
        <w:ind w:left="720"/>
        <w:jc w:val="both"/>
        <w:rPr>
          <w:rFonts w:ascii="Arial" w:hAnsi="Arial" w:cs="Arial"/>
          <w:sz w:val="22"/>
          <w:szCs w:val="22"/>
        </w:rPr>
      </w:pPr>
    </w:p>
    <w:p w14:paraId="30A251CF" w14:textId="77777777" w:rsidR="0002110F" w:rsidRDefault="0002110F">
      <w:pPr>
        <w:pStyle w:val="Textoindependiente"/>
        <w:spacing w:after="0" w:line="360" w:lineRule="auto"/>
        <w:ind w:left="720"/>
        <w:jc w:val="both"/>
        <w:rPr>
          <w:rFonts w:ascii="Arial" w:hAnsi="Arial" w:cs="Arial"/>
          <w:sz w:val="22"/>
          <w:szCs w:val="22"/>
        </w:rPr>
      </w:pPr>
    </w:p>
    <w:p w14:paraId="30A251D0" w14:textId="77777777" w:rsidR="0002110F" w:rsidRDefault="0002110F">
      <w:pPr>
        <w:suppressAutoHyphens w:val="0"/>
        <w:rPr>
          <w:rFonts w:ascii="Arial" w:hAnsi="Arial" w:cs="Arial"/>
          <w:sz w:val="22"/>
          <w:szCs w:val="22"/>
        </w:rPr>
      </w:pPr>
      <w:r>
        <w:rPr>
          <w:rFonts w:ascii="Arial" w:hAnsi="Arial" w:cs="Arial"/>
          <w:sz w:val="22"/>
          <w:szCs w:val="22"/>
        </w:rPr>
        <w:br w:type="page"/>
      </w:r>
    </w:p>
    <w:p w14:paraId="30A251D1" w14:textId="77777777" w:rsidR="00BA6FA1" w:rsidRDefault="00BA6FA1">
      <w:pPr>
        <w:pStyle w:val="Textoindependiente"/>
        <w:spacing w:after="0" w:line="360" w:lineRule="auto"/>
        <w:ind w:left="720"/>
        <w:jc w:val="both"/>
        <w:rPr>
          <w:rFonts w:ascii="Arial" w:hAnsi="Arial" w:cs="Arial"/>
          <w:sz w:val="22"/>
          <w:szCs w:val="22"/>
        </w:rPr>
      </w:pPr>
      <w:r>
        <w:rPr>
          <w:rFonts w:ascii="Arial" w:hAnsi="Arial" w:cs="Arial"/>
          <w:sz w:val="22"/>
          <w:szCs w:val="22"/>
        </w:rPr>
        <w:lastRenderedPageBreak/>
        <w:t xml:space="preserve">Los casos de uso que se presentan en el </w:t>
      </w:r>
      <w:r w:rsidR="00F24108">
        <w:rPr>
          <w:rFonts w:ascii="Arial" w:hAnsi="Arial" w:cs="Arial"/>
          <w:sz w:val="22"/>
          <w:szCs w:val="22"/>
        </w:rPr>
        <w:t>SIFORPRE</w:t>
      </w:r>
      <w:r>
        <w:rPr>
          <w:rFonts w:ascii="Arial" w:hAnsi="Arial" w:cs="Arial"/>
          <w:sz w:val="22"/>
          <w:szCs w:val="22"/>
        </w:rPr>
        <w:t xml:space="preserve"> son los siguientes:</w:t>
      </w:r>
    </w:p>
    <w:p w14:paraId="30A251D2" w14:textId="77777777" w:rsidR="0002110F" w:rsidRDefault="0002110F">
      <w:pPr>
        <w:pStyle w:val="Textoindependiente"/>
        <w:spacing w:after="0" w:line="360" w:lineRule="auto"/>
        <w:ind w:left="720"/>
        <w:jc w:val="both"/>
        <w:rPr>
          <w:rFonts w:ascii="Arial" w:hAnsi="Arial" w:cs="Arial"/>
          <w:sz w:val="22"/>
          <w:szCs w:val="22"/>
        </w:rPr>
      </w:pPr>
    </w:p>
    <w:p w14:paraId="30A251D3" w14:textId="77777777" w:rsidR="00BA6FA1" w:rsidRDefault="0002110F">
      <w:pPr>
        <w:pStyle w:val="Textoindependiente"/>
        <w:spacing w:after="0" w:line="360" w:lineRule="auto"/>
        <w:ind w:left="720"/>
        <w:jc w:val="both"/>
        <w:rPr>
          <w:rFonts w:ascii="Arial" w:hAnsi="Arial" w:cs="Arial"/>
          <w:sz w:val="22"/>
          <w:szCs w:val="22"/>
        </w:rPr>
      </w:pPr>
      <w:r w:rsidRPr="0002110F">
        <w:rPr>
          <w:rFonts w:ascii="Arial" w:hAnsi="Arial" w:cs="Arial"/>
          <w:noProof/>
          <w:sz w:val="22"/>
          <w:szCs w:val="22"/>
          <w:lang w:eastAsia="es-ES"/>
        </w:rPr>
        <w:drawing>
          <wp:inline distT="0" distB="0" distL="0" distR="0" wp14:anchorId="30A25B3F" wp14:editId="30A25B40">
            <wp:extent cx="4676775" cy="4467225"/>
            <wp:effectExtent l="19050" t="0" r="0" b="0"/>
            <wp:docPr id="9"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429420"/>
                      <a:chOff x="214282" y="214290"/>
                      <a:chExt cx="8715436" cy="6429420"/>
                    </a:xfrm>
                  </a:grpSpPr>
                  <a:grpSp>
                    <a:nvGrpSpPr>
                      <a:cNvPr id="43" name="42 Grupo"/>
                      <a:cNvGrpSpPr/>
                    </a:nvGrpSpPr>
                    <a:grpSpPr>
                      <a:xfrm>
                        <a:off x="214282" y="214290"/>
                        <a:ext cx="8715436" cy="6429420"/>
                        <a:chOff x="214282" y="214290"/>
                        <a:chExt cx="8715436" cy="6429420"/>
                      </a:xfrm>
                    </a:grpSpPr>
                    <a:sp>
                      <a:nvSpPr>
                        <a:cNvPr id="42" name="41 Rectángulo"/>
                        <a:cNvSpPr/>
                      </a:nvSpPr>
                      <a:spPr>
                        <a:xfrm>
                          <a:off x="214282" y="214290"/>
                          <a:ext cx="8715436" cy="6429420"/>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 name="40 Grupo"/>
                        <a:cNvGrpSpPr/>
                      </a:nvGrpSpPr>
                      <a:grpSpPr>
                        <a:xfrm>
                          <a:off x="714348" y="500042"/>
                          <a:ext cx="7808923" cy="6000792"/>
                          <a:chOff x="714348" y="500042"/>
                          <a:chExt cx="7808923" cy="6000792"/>
                        </a:xfrm>
                      </a:grpSpPr>
                      <a:sp>
                        <a:nvSpPr>
                          <a:cNvPr id="16" name="15 CuadroTexto"/>
                          <a:cNvSpPr txBox="1"/>
                        </a:nvSpPr>
                        <a:spPr>
                          <a:xfrm>
                            <a:off x="4081760" y="500042"/>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sp>
                        <a:nvSpPr>
                          <a:cNvPr id="9" name="8 Rectángulo redondeado"/>
                          <a:cNvSpPr/>
                        </a:nvSpPr>
                        <a:spPr>
                          <a:xfrm>
                            <a:off x="2818981" y="841641"/>
                            <a:ext cx="3788339" cy="5659193"/>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11" name="10 Elipse"/>
                          <a:cNvSpPr/>
                        </a:nvSpPr>
                        <a:spPr>
                          <a:xfrm>
                            <a:off x="3380216" y="1114920"/>
                            <a:ext cx="2455405"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Acceder al Sistema</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11 Elipse"/>
                          <a:cNvSpPr/>
                        </a:nvSpPr>
                        <a:spPr>
                          <a:xfrm>
                            <a:off x="3380216" y="2139718"/>
                            <a:ext cx="2455405"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Administrar el Sistema</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Elipse"/>
                          <a:cNvSpPr/>
                        </a:nvSpPr>
                        <a:spPr>
                          <a:xfrm>
                            <a:off x="3380216" y="3232835"/>
                            <a:ext cx="2455405"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Registrar Operaciones Básicas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Elipse"/>
                          <a:cNvSpPr/>
                        </a:nvSpPr>
                        <a:spPr>
                          <a:xfrm>
                            <a:off x="3380216" y="4325953"/>
                            <a:ext cx="2455405"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Registrar Operaciones de Procesos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Elipse"/>
                          <a:cNvSpPr/>
                        </a:nvSpPr>
                        <a:spPr>
                          <a:xfrm>
                            <a:off x="3380216" y="5419070"/>
                            <a:ext cx="2455405"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Reportar información del Sistema</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17 Conector angular"/>
                          <a:cNvCxnSpPr>
                            <a:stCxn id="11" idx="2"/>
                          </a:cNvCxnSpPr>
                        </a:nvCxnSpPr>
                        <a:spPr>
                          <a:xfrm rot="10800000">
                            <a:off x="1135275" y="1524839"/>
                            <a:ext cx="2244941" cy="15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0" name="19 Conector angular"/>
                          <a:cNvCxnSpPr/>
                        </a:nvCxnSpPr>
                        <a:spPr>
                          <a:xfrm rot="10800000">
                            <a:off x="5835620" y="1524840"/>
                            <a:ext cx="2244941" cy="15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1" name="20 Conector angular"/>
                          <a:cNvCxnSpPr/>
                        </a:nvCxnSpPr>
                        <a:spPr>
                          <a:xfrm rot="10800000" flipV="1">
                            <a:off x="1135275" y="2549635"/>
                            <a:ext cx="2244941" cy="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2" name="21 Conector angular"/>
                          <a:cNvCxnSpPr/>
                        </a:nvCxnSpPr>
                        <a:spPr>
                          <a:xfrm rot="10800000" flipV="1">
                            <a:off x="1766664" y="3642753"/>
                            <a:ext cx="1613552" cy="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3" name="22 Conector angular"/>
                          <a:cNvCxnSpPr/>
                        </a:nvCxnSpPr>
                        <a:spPr>
                          <a:xfrm rot="10800000">
                            <a:off x="1135275" y="4735872"/>
                            <a:ext cx="2244942" cy="15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4" name="23 Conector angular"/>
                          <a:cNvCxnSpPr/>
                        </a:nvCxnSpPr>
                        <a:spPr>
                          <a:xfrm rot="10800000">
                            <a:off x="5835624" y="4734355"/>
                            <a:ext cx="2244938" cy="151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6" name="25 Conector angular"/>
                          <a:cNvCxnSpPr/>
                        </a:nvCxnSpPr>
                        <a:spPr>
                          <a:xfrm rot="10800000">
                            <a:off x="5835620" y="3641236"/>
                            <a:ext cx="1824015" cy="15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9" name="38 Conector angular"/>
                          <a:cNvCxnSpPr/>
                        </a:nvCxnSpPr>
                        <a:spPr>
                          <a:xfrm rot="10800000">
                            <a:off x="1135275" y="5827470"/>
                            <a:ext cx="2244941" cy="15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45" name="44 Conector recto"/>
                          <a:cNvCxnSpPr/>
                        </a:nvCxnSpPr>
                        <a:spPr>
                          <a:xfrm rot="5400000">
                            <a:off x="7846328" y="4481747"/>
                            <a:ext cx="460369" cy="81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1" name="100 Conector recto"/>
                          <a:cNvCxnSpPr/>
                        </a:nvCxnSpPr>
                        <a:spPr>
                          <a:xfrm rot="5400000">
                            <a:off x="7541182" y="2077017"/>
                            <a:ext cx="1080320" cy="1559"/>
                          </a:xfrm>
                          <a:prstGeom prst="line">
                            <a:avLst/>
                          </a:prstGeom>
                        </a:spPr>
                        <a:style>
                          <a:lnRef idx="1">
                            <a:schemeClr val="accent1"/>
                          </a:lnRef>
                          <a:fillRef idx="0">
                            <a:schemeClr val="accent1"/>
                          </a:fillRef>
                          <a:effectRef idx="0">
                            <a:schemeClr val="accent1"/>
                          </a:effectRef>
                          <a:fontRef idx="minor">
                            <a:schemeClr val="tx1"/>
                          </a:fontRef>
                        </a:style>
                      </a:cxnSp>
                      <a:grpSp>
                        <a:nvGrpSpPr>
                          <a:cNvPr id="25" name="106 Grupo"/>
                          <a:cNvGrpSpPr/>
                        </a:nvGrpSpPr>
                        <a:grpSpPr>
                          <a:xfrm>
                            <a:off x="7661868" y="3027876"/>
                            <a:ext cx="861403" cy="1229757"/>
                            <a:chOff x="7646098" y="2857496"/>
                            <a:chExt cx="877163" cy="1285884"/>
                          </a:xfrm>
                        </a:grpSpPr>
                        <a:grpSp>
                          <a:nvGrpSpPr>
                            <a:cNvPr id="31" name="104 Grupo"/>
                            <a:cNvGrpSpPr/>
                          </a:nvGrpSpPr>
                          <a:grpSpPr>
                            <a:xfrm>
                              <a:off x="7858148" y="2857496"/>
                              <a:ext cx="443142" cy="995604"/>
                              <a:chOff x="8286776" y="2571744"/>
                              <a:chExt cx="443142" cy="995604"/>
                            </a:xfrm>
                          </a:grpSpPr>
                          <a:sp>
                            <a:nvSpPr>
                              <a:cNvPr id="83" name="82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8" name="87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0" name="89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4" name="9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7" name="96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106" name="105 CuadroTexto"/>
                            <a:cNvSpPr txBox="1"/>
                          </a:nvSpPr>
                          <a:spPr>
                            <a:xfrm>
                              <a:off x="7646098" y="3866381"/>
                              <a:ext cx="877163"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cxnSp>
                        <a:nvCxnSpPr>
                          <a:cNvPr id="108" name="107 Conector recto"/>
                          <a:cNvCxnSpPr/>
                        </a:nvCxnSpPr>
                        <a:spPr>
                          <a:xfrm rot="5400000">
                            <a:off x="383766" y="5077461"/>
                            <a:ext cx="1503796" cy="780"/>
                          </a:xfrm>
                          <a:prstGeom prst="line">
                            <a:avLst/>
                          </a:prstGeom>
                        </a:spPr>
                        <a:style>
                          <a:lnRef idx="1">
                            <a:schemeClr val="accent1"/>
                          </a:lnRef>
                          <a:fillRef idx="0">
                            <a:schemeClr val="accent1"/>
                          </a:fillRef>
                          <a:effectRef idx="0">
                            <a:schemeClr val="accent1"/>
                          </a:effectRef>
                          <a:fontRef idx="minor">
                            <a:schemeClr val="tx1"/>
                          </a:fontRef>
                        </a:style>
                      </a:cxnSp>
                      <a:cxnSp>
                        <a:nvCxnSpPr>
                          <a:cNvPr id="110" name="109 Conector recto"/>
                          <a:cNvCxnSpPr/>
                        </a:nvCxnSpPr>
                        <a:spPr>
                          <a:xfrm rot="5400000">
                            <a:off x="594335" y="2064219"/>
                            <a:ext cx="1080320" cy="1559"/>
                          </a:xfrm>
                          <a:prstGeom prst="line">
                            <a:avLst/>
                          </a:prstGeom>
                        </a:spPr>
                        <a:style>
                          <a:lnRef idx="1">
                            <a:schemeClr val="accent1"/>
                          </a:lnRef>
                          <a:fillRef idx="0">
                            <a:schemeClr val="accent1"/>
                          </a:fillRef>
                          <a:effectRef idx="0">
                            <a:schemeClr val="accent1"/>
                          </a:effectRef>
                          <a:fontRef idx="minor">
                            <a:schemeClr val="tx1"/>
                          </a:fontRef>
                        </a:style>
                      </a:cxnSp>
                      <a:sp>
                        <a:nvSpPr>
                          <a:cNvPr id="114" name="113 Elipse"/>
                          <a:cNvSpPr/>
                        </a:nvSpPr>
                        <a:spPr>
                          <a:xfrm>
                            <a:off x="1035502" y="2822916"/>
                            <a:ext cx="210463" cy="204959"/>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5" name="114 Conector recto"/>
                          <a:cNvCxnSpPr/>
                        </a:nvCxnSpPr>
                        <a:spPr>
                          <a:xfrm rot="5400000">
                            <a:off x="893932" y="3276525"/>
                            <a:ext cx="478239" cy="155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6" name="115 Conector recto"/>
                          <a:cNvCxnSpPr/>
                        </a:nvCxnSpPr>
                        <a:spPr>
                          <a:xfrm>
                            <a:off x="922588" y="3174065"/>
                            <a:ext cx="420927" cy="151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7" name="116 Conector recto"/>
                          <a:cNvCxnSpPr/>
                        </a:nvCxnSpPr>
                        <a:spPr>
                          <a:xfrm rot="5400000">
                            <a:off x="891552" y="3533378"/>
                            <a:ext cx="287160" cy="19621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8" name="117 Conector recto"/>
                          <a:cNvCxnSpPr/>
                        </a:nvCxnSpPr>
                        <a:spPr>
                          <a:xfrm rot="16200000" flipH="1">
                            <a:off x="1101829" y="3533192"/>
                            <a:ext cx="273279" cy="21046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3" name="112 CuadroTexto"/>
                          <a:cNvSpPr txBox="1"/>
                        </a:nvSpPr>
                        <a:spPr>
                          <a:xfrm>
                            <a:off x="714348" y="3787765"/>
                            <a:ext cx="1214024"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grpSp>
                </lc:lockedCanvas>
              </a:graphicData>
            </a:graphic>
          </wp:inline>
        </w:drawing>
      </w:r>
    </w:p>
    <w:p w14:paraId="30A251D4" w14:textId="12C2C47E" w:rsidR="00BA6FA1" w:rsidRDefault="00557A12">
      <w:pPr>
        <w:pStyle w:val="Epgrafe1"/>
        <w:spacing w:line="360" w:lineRule="auto"/>
        <w:jc w:val="center"/>
        <w:rPr>
          <w:rFonts w:ascii="Arial" w:hAnsi="Arial" w:cs="Arial"/>
          <w:sz w:val="22"/>
          <w:szCs w:val="22"/>
        </w:rPr>
      </w:pPr>
      <w:r>
        <w:rPr>
          <w:rFonts w:ascii="Arial" w:hAnsi="Arial" w:cs="Arial"/>
          <w:sz w:val="22"/>
          <w:szCs w:val="22"/>
        </w:rPr>
        <w:t xml:space="preserve">Figura </w:t>
      </w:r>
      <w:r w:rsidR="0040688A">
        <w:rPr>
          <w:rFonts w:ascii="Arial" w:hAnsi="Arial" w:cs="Arial"/>
          <w:sz w:val="22"/>
          <w:szCs w:val="22"/>
        </w:rPr>
        <w:t xml:space="preserve"> </w:t>
      </w:r>
      <w:r>
        <w:rPr>
          <w:rFonts w:ascii="Arial" w:hAnsi="Arial" w:cs="Arial"/>
          <w:sz w:val="22"/>
          <w:szCs w:val="22"/>
        </w:rPr>
        <w:t>N3</w:t>
      </w:r>
      <w:r w:rsidR="00BA6FA1">
        <w:rPr>
          <w:rFonts w:ascii="Arial" w:hAnsi="Arial" w:cs="Arial"/>
          <w:b w:val="0"/>
          <w:sz w:val="22"/>
          <w:szCs w:val="22"/>
        </w:rPr>
        <w:t>:</w:t>
      </w:r>
      <w:r w:rsidR="00BA6FA1">
        <w:rPr>
          <w:rFonts w:ascii="Arial" w:hAnsi="Arial" w:cs="Arial"/>
          <w:sz w:val="22"/>
          <w:szCs w:val="22"/>
        </w:rPr>
        <w:t xml:space="preserve"> </w:t>
      </w:r>
      <w:r w:rsidR="00BA6FA1">
        <w:rPr>
          <w:rFonts w:ascii="Arial" w:hAnsi="Arial" w:cs="Arial"/>
          <w:b w:val="0"/>
          <w:sz w:val="22"/>
          <w:szCs w:val="22"/>
        </w:rPr>
        <w:t xml:space="preserve">Diagrama de casos de uso - General </w:t>
      </w:r>
      <w:commentRangeStart w:id="20"/>
      <w:r w:rsidR="0040688A">
        <w:rPr>
          <w:rFonts w:ascii="Arial" w:hAnsi="Arial" w:cs="Arial"/>
          <w:b w:val="0"/>
          <w:sz w:val="22"/>
          <w:szCs w:val="22"/>
        </w:rPr>
        <w:t>SIFORPRE</w:t>
      </w:r>
      <w:commentRangeEnd w:id="20"/>
      <w:r w:rsidR="00B2017D">
        <w:rPr>
          <w:rStyle w:val="Refdecomentario"/>
          <w:b w:val="0"/>
          <w:bCs w:val="0"/>
        </w:rPr>
        <w:commentReference w:id="20"/>
      </w:r>
      <w:r w:rsidR="00BA6FA1">
        <w:rPr>
          <w:rFonts w:ascii="Arial" w:hAnsi="Arial" w:cs="Arial"/>
          <w:b w:val="0"/>
          <w:sz w:val="22"/>
          <w:szCs w:val="22"/>
        </w:rPr>
        <w:t>.</w:t>
      </w:r>
    </w:p>
    <w:p w14:paraId="30A251D5" w14:textId="77777777" w:rsidR="00BA6FA1" w:rsidRDefault="00BA6FA1">
      <w:pPr>
        <w:pStyle w:val="Textoindependiente"/>
        <w:spacing w:after="0" w:line="360" w:lineRule="auto"/>
        <w:jc w:val="both"/>
        <w:rPr>
          <w:rFonts w:ascii="Arial" w:hAnsi="Arial" w:cs="Arial"/>
          <w:sz w:val="22"/>
          <w:szCs w:val="22"/>
        </w:rPr>
      </w:pPr>
    </w:p>
    <w:p w14:paraId="30A251D6" w14:textId="77777777" w:rsidR="004E10B3" w:rsidRDefault="004E10B3">
      <w:pPr>
        <w:suppressAutoHyphens w:val="0"/>
        <w:rPr>
          <w:rFonts w:ascii="Arial" w:hAnsi="Arial" w:cs="Arial"/>
          <w:b/>
          <w:sz w:val="22"/>
          <w:szCs w:val="22"/>
        </w:rPr>
      </w:pPr>
      <w:r>
        <w:rPr>
          <w:rFonts w:ascii="Arial" w:hAnsi="Arial" w:cs="Arial"/>
          <w:b/>
          <w:sz w:val="22"/>
          <w:szCs w:val="22"/>
        </w:rPr>
        <w:br w:type="page"/>
      </w:r>
    </w:p>
    <w:p w14:paraId="684782AB" w14:textId="77777777" w:rsidR="00557A12" w:rsidRDefault="00557A12" w:rsidP="004E10B3">
      <w:pPr>
        <w:pStyle w:val="Textoindependiente"/>
        <w:spacing w:after="0" w:line="360" w:lineRule="auto"/>
        <w:jc w:val="both"/>
        <w:rPr>
          <w:rFonts w:ascii="Arial" w:hAnsi="Arial" w:cs="Arial"/>
          <w:b/>
          <w:sz w:val="22"/>
          <w:szCs w:val="22"/>
        </w:rPr>
      </w:pPr>
    </w:p>
    <w:p w14:paraId="30A251D7" w14:textId="54F8CFC4" w:rsidR="00BA6FA1" w:rsidRDefault="00BA6FA1" w:rsidP="004E10B3">
      <w:pPr>
        <w:pStyle w:val="Textoindependiente"/>
        <w:spacing w:after="0" w:line="360" w:lineRule="auto"/>
        <w:jc w:val="both"/>
        <w:rPr>
          <w:rFonts w:ascii="Arial" w:hAnsi="Arial" w:cs="Arial"/>
          <w:sz w:val="22"/>
          <w:szCs w:val="22"/>
        </w:rPr>
      </w:pPr>
      <w:r>
        <w:rPr>
          <w:rFonts w:ascii="Arial" w:hAnsi="Arial" w:cs="Arial"/>
          <w:b/>
          <w:sz w:val="22"/>
          <w:szCs w:val="22"/>
        </w:rPr>
        <w:t>Acceder al sistema.</w:t>
      </w:r>
      <w:r>
        <w:rPr>
          <w:rFonts w:ascii="Arial" w:hAnsi="Arial" w:cs="Arial"/>
          <w:sz w:val="22"/>
          <w:szCs w:val="22"/>
        </w:rPr>
        <w:t xml:space="preserve"> </w:t>
      </w:r>
    </w:p>
    <w:p w14:paraId="30A251D8" w14:textId="77777777" w:rsidR="00BA6FA1" w:rsidRDefault="00BA6FA1">
      <w:pPr>
        <w:pStyle w:val="Textoindependiente"/>
        <w:spacing w:after="0" w:line="360" w:lineRule="auto"/>
        <w:ind w:firstLine="708"/>
        <w:jc w:val="both"/>
      </w:pPr>
      <w:r>
        <w:rPr>
          <w:rFonts w:ascii="Arial" w:hAnsi="Arial" w:cs="Arial"/>
          <w:sz w:val="22"/>
          <w:szCs w:val="22"/>
        </w:rPr>
        <w:t>Para poder manipular la aplicación es necesario ingresar los datos de usuario.</w:t>
      </w:r>
    </w:p>
    <w:p w14:paraId="30A251D9" w14:textId="77777777" w:rsidR="00BA6FA1" w:rsidRDefault="0056797D">
      <w:pPr>
        <w:pStyle w:val="Textoindependiente"/>
        <w:spacing w:after="0" w:line="360" w:lineRule="auto"/>
        <w:ind w:left="720"/>
        <w:jc w:val="both"/>
        <w:rPr>
          <w:rFonts w:ascii="Arial" w:hAnsi="Arial" w:cs="Arial"/>
          <w:b/>
          <w:sz w:val="22"/>
          <w:szCs w:val="22"/>
          <w:lang w:eastAsia="es-ES"/>
        </w:rPr>
      </w:pPr>
      <w:r w:rsidRPr="0056797D">
        <w:rPr>
          <w:rFonts w:ascii="Arial" w:hAnsi="Arial" w:cs="Arial"/>
          <w:b/>
          <w:noProof/>
          <w:sz w:val="22"/>
          <w:szCs w:val="22"/>
          <w:lang w:eastAsia="es-ES"/>
        </w:rPr>
        <w:drawing>
          <wp:inline distT="0" distB="0" distL="0" distR="0" wp14:anchorId="30A25B41" wp14:editId="30A25B42">
            <wp:extent cx="4391025" cy="2447925"/>
            <wp:effectExtent l="19050" t="0" r="0" b="0"/>
            <wp:docPr id="23" name="Objeto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5357850"/>
                      <a:chOff x="571472" y="357166"/>
                      <a:chExt cx="8143932" cy="5357850"/>
                    </a:xfrm>
                  </a:grpSpPr>
                  <a:grpSp>
                    <a:nvGrpSpPr>
                      <a:cNvPr id="101" name="100 Grupo"/>
                      <a:cNvGrpSpPr/>
                    </a:nvGrpSpPr>
                    <a:grpSpPr>
                      <a:xfrm>
                        <a:off x="571472" y="357166"/>
                        <a:ext cx="8143932" cy="5357850"/>
                        <a:chOff x="571472" y="357166"/>
                        <a:chExt cx="8143932" cy="5357850"/>
                      </a:xfrm>
                    </a:grpSpPr>
                    <a:cxnSp>
                      <a:nvCxnSpPr>
                        <a:cNvPr id="58" name="57 Conector angular"/>
                        <a:cNvCxnSpPr/>
                      </a:nvCxnSpPr>
                      <a:spPr>
                        <a:xfrm rot="10800000" flipV="1">
                          <a:off x="1643042" y="2214551"/>
                          <a:ext cx="1643074" cy="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62" name="61 Conector angular"/>
                        <a:cNvCxnSpPr/>
                      </a:nvCxnSpPr>
                      <a:spPr>
                        <a:xfrm rot="10800000">
                          <a:off x="5786446" y="2212965"/>
                          <a:ext cx="1857388" cy="1588"/>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grpSp>
                      <a:nvGrpSpPr>
                        <a:cNvPr id="5" name="99 Grupo"/>
                        <a:cNvGrpSpPr/>
                      </a:nvGrpSpPr>
                      <a:grpSpPr>
                        <a:xfrm>
                          <a:off x="571472" y="357166"/>
                          <a:ext cx="8143932" cy="5357850"/>
                          <a:chOff x="571472" y="357166"/>
                          <a:chExt cx="8143932" cy="5357850"/>
                        </a:xfrm>
                      </a:grpSpPr>
                      <a:grpSp>
                        <a:nvGrpSpPr>
                          <a:cNvPr id="6" name="93 Grupo"/>
                          <a:cNvGrpSpPr/>
                        </a:nvGrpSpPr>
                        <a:grpSpPr>
                          <a:xfrm>
                            <a:off x="571472" y="357166"/>
                            <a:ext cx="8143932" cy="5357850"/>
                            <a:chOff x="571472" y="357166"/>
                            <a:chExt cx="8143932" cy="5357850"/>
                          </a:xfrm>
                        </a:grpSpPr>
                        <a:grpSp>
                          <a:nvGrpSpPr>
                            <a:cNvPr id="10" name="92 Grupo"/>
                            <a:cNvGrpSpPr/>
                          </a:nvGrpSpPr>
                          <a:grpSpPr>
                            <a:xfrm>
                              <a:off x="571472" y="357166"/>
                              <a:ext cx="8143932" cy="5357850"/>
                              <a:chOff x="571472" y="357166"/>
                              <a:chExt cx="8143932" cy="5357850"/>
                            </a:xfrm>
                          </a:grpSpPr>
                          <a:sp>
                            <a:nvSpPr>
                              <a:cNvPr id="92" name="91 Rectángulo"/>
                              <a:cNvSpPr/>
                            </a:nvSpPr>
                            <a:spPr>
                              <a:xfrm>
                                <a:off x="571472" y="357166"/>
                                <a:ext cx="8143932" cy="5357850"/>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46 CuadroTexto"/>
                              <a:cNvSpPr txBox="1"/>
                            </a:nvSpPr>
                            <a:spPr>
                              <a:xfrm>
                                <a:off x="4000496" y="1000108"/>
                                <a:ext cx="971741"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sp>
                            <a:nvSpPr>
                              <a:cNvPr id="49" name="48 Rectángulo redondeado"/>
                              <a:cNvSpPr/>
                            </a:nvSpPr>
                            <a:spPr>
                              <a:xfrm>
                                <a:off x="2714612" y="1428736"/>
                                <a:ext cx="3857652" cy="3786214"/>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51" name="50 Elipse"/>
                              <a:cNvSpPr/>
                            </a:nvSpPr>
                            <a:spPr>
                              <a:xfrm>
                                <a:off x="3286116" y="3643314"/>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Cerrar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51 Elipse"/>
                              <a:cNvSpPr/>
                            </a:nvSpPr>
                            <a:spPr>
                              <a:xfrm>
                                <a:off x="3286116" y="1584582"/>
                                <a:ext cx="2500330" cy="1285884"/>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200" b="1" dirty="0" smtClean="0">
                                      <a:solidFill>
                                        <a:schemeClr val="tx1"/>
                                      </a:solidFill>
                                      <a:latin typeface="Arial" pitchFamily="34" charset="0"/>
                                      <a:cs typeface="Arial" pitchFamily="34" charset="0"/>
                                    </a:rPr>
                                    <a:t>Iniciar Sesión</a:t>
                                  </a:r>
                                  <a:endParaRPr lang="es-ES" sz="12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1" name="106 Grupo"/>
                            <a:cNvGrpSpPr/>
                          </a:nvGrpSpPr>
                          <a:grpSpPr>
                            <a:xfrm>
                              <a:off x="7715272" y="1785926"/>
                              <a:ext cx="877163" cy="1420007"/>
                              <a:chOff x="7715272" y="1816464"/>
                              <a:chExt cx="877163" cy="1420007"/>
                            </a:xfrm>
                          </a:grpSpPr>
                          <a:grpSp>
                            <a:nvGrpSpPr>
                              <a:cNvPr id="20" name="104 Grupo"/>
                              <a:cNvGrpSpPr/>
                            </a:nvGrpSpPr>
                            <a:grpSpPr>
                              <a:xfrm>
                                <a:off x="7858148" y="1816464"/>
                                <a:ext cx="443142" cy="995604"/>
                                <a:chOff x="8286776" y="1530712"/>
                                <a:chExt cx="443142" cy="995604"/>
                              </a:xfrm>
                            </a:grpSpPr>
                            <a:sp>
                              <a:nvSpPr>
                                <a:cNvPr id="79" name="78 Elipse"/>
                                <a:cNvSpPr/>
                              </a:nvSpPr>
                              <a:spPr>
                                <a:xfrm>
                                  <a:off x="8401756" y="1530712"/>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0" name="79 Conector recto"/>
                                <a:cNvCxnSpPr/>
                              </a:nvCxnSpPr>
                              <a:spPr>
                                <a:xfrm rot="5400000">
                                  <a:off x="8251057" y="2005045"/>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1" name="80 Conector recto"/>
                                <a:cNvCxnSpPr/>
                              </a:nvCxnSpPr>
                              <a:spPr>
                                <a:xfrm>
                                  <a:off x="8286776" y="1897888"/>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2" name="81 Conector recto"/>
                                <a:cNvCxnSpPr/>
                              </a:nvCxnSpPr>
                              <a:spPr>
                                <a:xfrm rot="5400000">
                                  <a:off x="8265571" y="2276283"/>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82 Conector recto"/>
                                <a:cNvCxnSpPr/>
                              </a:nvCxnSpPr>
                              <a:spPr>
                                <a:xfrm rot="16200000" flipH="1">
                                  <a:off x="8479885" y="2276283"/>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8" name="77 CuadroTexto"/>
                              <a:cNvSpPr txBox="1"/>
                            </a:nvSpPr>
                            <a:spPr>
                              <a:xfrm>
                                <a:off x="7715272" y="2959472"/>
                                <a:ext cx="877163"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grpSp>
                          <a:nvGrpSpPr>
                            <a:cNvPr id="12" name="110 Grupo"/>
                            <a:cNvGrpSpPr/>
                          </a:nvGrpSpPr>
                          <a:grpSpPr>
                            <a:xfrm>
                              <a:off x="810628" y="1758888"/>
                              <a:ext cx="1236236" cy="1285884"/>
                              <a:chOff x="7646098" y="2857496"/>
                              <a:chExt cx="1236236" cy="1285884"/>
                            </a:xfrm>
                          </a:grpSpPr>
                          <a:grpSp>
                            <a:nvGrpSpPr>
                              <a:cNvPr id="13" name="104 Grupo"/>
                              <a:cNvGrpSpPr/>
                            </a:nvGrpSpPr>
                            <a:grpSpPr>
                              <a:xfrm>
                                <a:off x="7858148" y="2857496"/>
                                <a:ext cx="443142" cy="995604"/>
                                <a:chOff x="8286776" y="2571744"/>
                                <a:chExt cx="443142" cy="995604"/>
                              </a:xfrm>
                            </a:grpSpPr>
                            <a:sp>
                              <a:nvSpPr>
                                <a:cNvPr id="72" name="71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3" name="72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73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5" name="74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6" name="75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71" name="70 CuadroTexto"/>
                              <a:cNvSpPr txBox="1"/>
                            </a:nvSpPr>
                            <a:spPr>
                              <a:xfrm>
                                <a:off x="7646098" y="3866381"/>
                                <a:ext cx="1236236"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grpSp>
                      <a:cxnSp>
                        <a:nvCxnSpPr>
                          <a:cNvPr id="91" name="90 Conector recto de flecha"/>
                          <a:cNvCxnSpPr>
                            <a:stCxn id="52" idx="4"/>
                            <a:endCxn id="51" idx="0"/>
                          </a:cNvCxnSpPr>
                        </a:nvCxnSpPr>
                        <a:spPr>
                          <a:xfrm rot="5400000">
                            <a:off x="4149857" y="3256890"/>
                            <a:ext cx="77284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a:cNvCxnSpPr/>
                        </a:nvCxnSpPr>
                        <a:spPr>
                          <a:xfrm>
                            <a:off x="5801612"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a:off x="1500166" y="2214554"/>
                            <a:ext cx="1785950" cy="1588"/>
                          </a:xfrm>
                          <a:prstGeom prst="line">
                            <a:avLst/>
                          </a:prstGeom>
                        </a:spPr>
                        <a:style>
                          <a:lnRef idx="1">
                            <a:schemeClr val="accent1"/>
                          </a:lnRef>
                          <a:fillRef idx="0">
                            <a:schemeClr val="accent1"/>
                          </a:fillRef>
                          <a:effectRef idx="0">
                            <a:schemeClr val="accent1"/>
                          </a:effectRef>
                          <a:fontRef idx="minor">
                            <a:schemeClr val="tx1"/>
                          </a:fontRef>
                        </a:style>
                      </a:cxnSp>
                    </a:grpSp>
                  </a:grpSp>
                </lc:lockedCanvas>
              </a:graphicData>
            </a:graphic>
          </wp:inline>
        </w:drawing>
      </w:r>
    </w:p>
    <w:p w14:paraId="30A251DA" w14:textId="30932734" w:rsidR="00BA6FA1" w:rsidRDefault="00557A12">
      <w:pPr>
        <w:pStyle w:val="Epgrafe1"/>
        <w:spacing w:line="360" w:lineRule="auto"/>
        <w:jc w:val="center"/>
        <w:rPr>
          <w:rFonts w:ascii="Arial" w:hAnsi="Arial" w:cs="Arial"/>
          <w:sz w:val="22"/>
          <w:szCs w:val="22"/>
        </w:rPr>
      </w:pPr>
      <w:r>
        <w:rPr>
          <w:rFonts w:ascii="Arial" w:hAnsi="Arial" w:cs="Arial"/>
          <w:sz w:val="22"/>
          <w:szCs w:val="22"/>
        </w:rPr>
        <w:t>Figura N4</w:t>
      </w:r>
      <w:r w:rsidR="00BA6FA1">
        <w:rPr>
          <w:rFonts w:ascii="Arial" w:hAnsi="Arial" w:cs="Arial"/>
          <w:b w:val="0"/>
          <w:sz w:val="22"/>
          <w:szCs w:val="22"/>
        </w:rPr>
        <w:t>:</w:t>
      </w:r>
      <w:r w:rsidR="00BA6FA1">
        <w:rPr>
          <w:rFonts w:ascii="Arial" w:hAnsi="Arial" w:cs="Arial"/>
          <w:sz w:val="22"/>
          <w:szCs w:val="22"/>
        </w:rPr>
        <w:t xml:space="preserve"> </w:t>
      </w:r>
      <w:r w:rsidR="00BA6FA1">
        <w:rPr>
          <w:rFonts w:ascii="Arial" w:hAnsi="Arial" w:cs="Arial"/>
          <w:b w:val="0"/>
          <w:sz w:val="22"/>
          <w:szCs w:val="22"/>
        </w:rPr>
        <w:t>Diagrama de casos de uso – Acceder al sistema.</w:t>
      </w:r>
    </w:p>
    <w:p w14:paraId="06A05D02" w14:textId="77777777" w:rsidR="00557A12" w:rsidRDefault="00557A12" w:rsidP="00557A12">
      <w:pPr>
        <w:pStyle w:val="Textoindependiente"/>
        <w:spacing w:after="0" w:line="360" w:lineRule="auto"/>
        <w:jc w:val="both"/>
        <w:rPr>
          <w:rFonts w:ascii="Arial" w:hAnsi="Arial" w:cs="Arial"/>
          <w:sz w:val="22"/>
          <w:szCs w:val="22"/>
        </w:rPr>
      </w:pPr>
    </w:p>
    <w:p w14:paraId="30A251DC" w14:textId="6D418BE2" w:rsidR="00BA6FA1" w:rsidRDefault="00BA6FA1" w:rsidP="00557A12">
      <w:pPr>
        <w:pStyle w:val="Textoindependiente"/>
        <w:spacing w:after="0" w:line="360" w:lineRule="auto"/>
        <w:jc w:val="both"/>
        <w:rPr>
          <w:rFonts w:ascii="Arial" w:hAnsi="Arial" w:cs="Arial"/>
          <w:sz w:val="22"/>
          <w:szCs w:val="22"/>
        </w:rPr>
      </w:pPr>
      <w:r>
        <w:rPr>
          <w:rFonts w:ascii="Arial" w:hAnsi="Arial" w:cs="Arial"/>
          <w:b/>
          <w:sz w:val="22"/>
          <w:szCs w:val="22"/>
        </w:rPr>
        <w:t xml:space="preserve">Administrar el </w:t>
      </w:r>
      <w:commentRangeStart w:id="21"/>
      <w:r>
        <w:rPr>
          <w:rFonts w:ascii="Arial" w:hAnsi="Arial" w:cs="Arial"/>
          <w:b/>
          <w:sz w:val="22"/>
          <w:szCs w:val="22"/>
        </w:rPr>
        <w:t>sistema</w:t>
      </w:r>
      <w:commentRangeEnd w:id="21"/>
      <w:r w:rsidR="00B2017D">
        <w:rPr>
          <w:rStyle w:val="Refdecomentario"/>
        </w:rPr>
        <w:commentReference w:id="21"/>
      </w:r>
      <w:r>
        <w:rPr>
          <w:rFonts w:ascii="Arial" w:hAnsi="Arial" w:cs="Arial"/>
          <w:b/>
          <w:sz w:val="22"/>
          <w:szCs w:val="22"/>
        </w:rPr>
        <w:t xml:space="preserve">. </w:t>
      </w:r>
    </w:p>
    <w:p w14:paraId="30A251DD" w14:textId="77777777"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Para el correcto funcionamiento </w:t>
      </w:r>
      <w:r w:rsidR="0056797D">
        <w:rPr>
          <w:rFonts w:ascii="Arial" w:hAnsi="Arial" w:cs="Arial"/>
          <w:sz w:val="22"/>
          <w:szCs w:val="22"/>
        </w:rPr>
        <w:t>del sistema e</w:t>
      </w:r>
      <w:r>
        <w:rPr>
          <w:rFonts w:ascii="Arial" w:hAnsi="Arial" w:cs="Arial"/>
          <w:sz w:val="22"/>
          <w:szCs w:val="22"/>
        </w:rPr>
        <w:t xml:space="preserve">s necesario mantener </w:t>
      </w:r>
      <w:r w:rsidR="0056797D">
        <w:rPr>
          <w:rFonts w:ascii="Arial" w:hAnsi="Arial" w:cs="Arial"/>
          <w:sz w:val="22"/>
          <w:szCs w:val="22"/>
        </w:rPr>
        <w:t>tod</w:t>
      </w:r>
      <w:r w:rsidR="006D2F64">
        <w:rPr>
          <w:rFonts w:ascii="Arial" w:hAnsi="Arial" w:cs="Arial"/>
          <w:sz w:val="22"/>
          <w:szCs w:val="22"/>
        </w:rPr>
        <w:t>o</w:t>
      </w:r>
      <w:r w:rsidR="0056797D">
        <w:rPr>
          <w:rFonts w:ascii="Arial" w:hAnsi="Arial" w:cs="Arial"/>
          <w:sz w:val="22"/>
          <w:szCs w:val="22"/>
        </w:rPr>
        <w:t>s los registros de los</w:t>
      </w:r>
      <w:r>
        <w:rPr>
          <w:rFonts w:ascii="Arial" w:hAnsi="Arial" w:cs="Arial"/>
          <w:sz w:val="22"/>
          <w:szCs w:val="22"/>
        </w:rPr>
        <w:t xml:space="preserve"> datos </w:t>
      </w:r>
      <w:r w:rsidR="0056797D">
        <w:rPr>
          <w:rFonts w:ascii="Arial" w:hAnsi="Arial" w:cs="Arial"/>
          <w:sz w:val="22"/>
          <w:szCs w:val="22"/>
        </w:rPr>
        <w:t>básicos</w:t>
      </w:r>
      <w:r>
        <w:rPr>
          <w:rFonts w:ascii="Arial" w:hAnsi="Arial" w:cs="Arial"/>
          <w:sz w:val="22"/>
          <w:szCs w:val="22"/>
        </w:rPr>
        <w:t xml:space="preserve"> que se toman en cuenta al momento de realizar </w:t>
      </w:r>
      <w:r w:rsidR="0056797D">
        <w:rPr>
          <w:rFonts w:ascii="Arial" w:hAnsi="Arial" w:cs="Arial"/>
          <w:sz w:val="22"/>
          <w:szCs w:val="22"/>
        </w:rPr>
        <w:t>el proceso de formulación presupuestaria.</w:t>
      </w:r>
      <w:r>
        <w:rPr>
          <w:rFonts w:ascii="Arial" w:hAnsi="Arial" w:cs="Arial"/>
          <w:sz w:val="22"/>
          <w:szCs w:val="22"/>
        </w:rPr>
        <w:t xml:space="preserve"> Administrar el sistema implica administrar:</w:t>
      </w:r>
    </w:p>
    <w:p w14:paraId="30A251DE" w14:textId="77777777" w:rsidR="009907B3" w:rsidRDefault="009907B3">
      <w:pPr>
        <w:pStyle w:val="Textoindependiente"/>
        <w:spacing w:after="0" w:line="360" w:lineRule="auto"/>
        <w:ind w:firstLine="708"/>
        <w:jc w:val="both"/>
        <w:rPr>
          <w:rFonts w:ascii="Arial" w:hAnsi="Arial" w:cs="Arial"/>
          <w:sz w:val="22"/>
          <w:szCs w:val="22"/>
        </w:rPr>
      </w:pPr>
    </w:p>
    <w:p w14:paraId="30A251DF" w14:textId="77777777" w:rsidR="009907B3" w:rsidRDefault="009907B3">
      <w:pPr>
        <w:pStyle w:val="Textoindependiente"/>
        <w:spacing w:after="0" w:line="360" w:lineRule="auto"/>
        <w:ind w:firstLine="708"/>
        <w:jc w:val="both"/>
        <w:rPr>
          <w:rFonts w:ascii="Arial" w:hAnsi="Arial" w:cs="Arial"/>
          <w:sz w:val="22"/>
          <w:szCs w:val="22"/>
        </w:rPr>
        <w:sectPr w:rsidR="009907B3">
          <w:type w:val="continuous"/>
          <w:pgSz w:w="12240" w:h="15840"/>
          <w:pgMar w:top="2268" w:right="1701" w:bottom="1701" w:left="2268" w:header="1140" w:footer="720" w:gutter="0"/>
          <w:cols w:space="720"/>
          <w:docGrid w:linePitch="360"/>
        </w:sectPr>
      </w:pPr>
    </w:p>
    <w:p w14:paraId="30A251E0" w14:textId="77777777"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Plan de Cuentas.</w:t>
      </w:r>
    </w:p>
    <w:p w14:paraId="30A251E1" w14:textId="77777777"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Centro de Costo.</w:t>
      </w:r>
    </w:p>
    <w:p w14:paraId="30A251E2" w14:textId="77777777"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Número de Parte.</w:t>
      </w:r>
    </w:p>
    <w:p w14:paraId="30A251E3" w14:textId="77777777"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 de Medidas.</w:t>
      </w:r>
    </w:p>
    <w:p w14:paraId="30A251E4" w14:textId="77777777"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Recursos.</w:t>
      </w:r>
    </w:p>
    <w:p w14:paraId="30A251E5" w14:textId="77777777"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Tipos de Variables</w:t>
      </w:r>
    </w:p>
    <w:p w14:paraId="30A251E6" w14:textId="77777777"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Variables Económicas.</w:t>
      </w:r>
    </w:p>
    <w:p w14:paraId="30A251E7" w14:textId="77777777"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Proyectos.</w:t>
      </w:r>
    </w:p>
    <w:p w14:paraId="30A251E8" w14:textId="77777777"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Unidades Administrativas.</w:t>
      </w:r>
    </w:p>
    <w:p w14:paraId="30A251E9" w14:textId="77777777"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Acciones Específicas.</w:t>
      </w:r>
    </w:p>
    <w:p w14:paraId="30A251EA" w14:textId="77777777"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Actividades.</w:t>
      </w:r>
    </w:p>
    <w:p w14:paraId="30A251EB" w14:textId="77777777" w:rsidR="006D2F64" w:rsidRDefault="006D2F64"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Fuentes de Financiamientos.</w:t>
      </w:r>
    </w:p>
    <w:p w14:paraId="30A251EC" w14:textId="77777777" w:rsidR="00BA6FA1" w:rsidRDefault="00BA6FA1" w:rsidP="009907B3">
      <w:pPr>
        <w:pStyle w:val="Textoindependiente"/>
        <w:spacing w:after="0" w:line="360" w:lineRule="auto"/>
        <w:jc w:val="both"/>
        <w:rPr>
          <w:rFonts w:ascii="Arial" w:hAnsi="Arial" w:cs="Arial"/>
          <w:sz w:val="22"/>
          <w:szCs w:val="22"/>
        </w:rPr>
      </w:pPr>
    </w:p>
    <w:p w14:paraId="30A251ED" w14:textId="77777777" w:rsidR="009907B3" w:rsidRDefault="009907B3" w:rsidP="009907B3">
      <w:pPr>
        <w:pStyle w:val="Textoindependiente"/>
        <w:spacing w:after="0" w:line="360" w:lineRule="auto"/>
        <w:jc w:val="both"/>
        <w:rPr>
          <w:rFonts w:ascii="Arial" w:hAnsi="Arial" w:cs="Arial"/>
          <w:sz w:val="22"/>
          <w:szCs w:val="22"/>
        </w:rPr>
        <w:sectPr w:rsidR="009907B3">
          <w:type w:val="continuous"/>
          <w:pgSz w:w="12240" w:h="15840"/>
          <w:pgMar w:top="2268" w:right="1701" w:bottom="1701" w:left="2268" w:header="1140" w:footer="720" w:gutter="0"/>
          <w:cols w:num="2" w:space="720"/>
          <w:docGrid w:linePitch="360"/>
        </w:sectPr>
      </w:pPr>
    </w:p>
    <w:p w14:paraId="30A251EE" w14:textId="77777777" w:rsidR="00BA6FA1" w:rsidRDefault="009907B3" w:rsidP="00C80787">
      <w:pPr>
        <w:pStyle w:val="Textoindependiente"/>
        <w:numPr>
          <w:ilvl w:val="0"/>
          <w:numId w:val="4"/>
        </w:numPr>
        <w:spacing w:after="0" w:line="360" w:lineRule="auto"/>
        <w:jc w:val="both"/>
        <w:rPr>
          <w:rFonts w:ascii="Arial" w:hAnsi="Arial" w:cs="Arial"/>
          <w:sz w:val="22"/>
          <w:szCs w:val="22"/>
        </w:rPr>
      </w:pPr>
      <w:r>
        <w:rPr>
          <w:rFonts w:ascii="Arial" w:hAnsi="Arial" w:cs="Arial"/>
          <w:sz w:val="22"/>
          <w:szCs w:val="22"/>
        </w:rPr>
        <w:t>Asignación de recursos.</w:t>
      </w:r>
    </w:p>
    <w:p w14:paraId="30A251EF" w14:textId="77777777" w:rsidR="00355653" w:rsidRDefault="00355653">
      <w:pPr>
        <w:suppressAutoHyphens w:val="0"/>
        <w:rPr>
          <w:rFonts w:ascii="Arial" w:hAnsi="Arial" w:cs="Arial"/>
          <w:sz w:val="22"/>
          <w:szCs w:val="22"/>
        </w:rPr>
      </w:pPr>
      <w:r>
        <w:rPr>
          <w:rFonts w:ascii="Arial" w:hAnsi="Arial" w:cs="Arial"/>
          <w:sz w:val="22"/>
          <w:szCs w:val="22"/>
        </w:rPr>
        <w:br w:type="page"/>
      </w:r>
    </w:p>
    <w:p w14:paraId="30A251F0" w14:textId="77777777" w:rsidR="00216F01" w:rsidRDefault="00355653" w:rsidP="00355653">
      <w:pPr>
        <w:pStyle w:val="Textoindependiente"/>
        <w:spacing w:after="0" w:line="360" w:lineRule="auto"/>
        <w:ind w:left="708"/>
        <w:jc w:val="both"/>
        <w:rPr>
          <w:rFonts w:ascii="Arial" w:hAnsi="Arial" w:cs="Arial"/>
          <w:sz w:val="22"/>
          <w:szCs w:val="22"/>
        </w:rPr>
      </w:pPr>
      <w:r w:rsidRPr="00355653">
        <w:rPr>
          <w:rFonts w:ascii="Arial" w:hAnsi="Arial" w:cs="Arial"/>
          <w:noProof/>
          <w:sz w:val="22"/>
          <w:szCs w:val="22"/>
          <w:lang w:eastAsia="es-ES"/>
        </w:rPr>
        <w:lastRenderedPageBreak/>
        <w:drawing>
          <wp:inline distT="0" distB="0" distL="0" distR="0" wp14:anchorId="30A25B43" wp14:editId="30A25B44">
            <wp:extent cx="4724400" cy="4333875"/>
            <wp:effectExtent l="19050" t="0" r="0" b="0"/>
            <wp:docPr id="25" name="Objeto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29486" cy="5715040"/>
                      <a:chOff x="1071538" y="500042"/>
                      <a:chExt cx="6929486" cy="5715040"/>
                    </a:xfrm>
                  </a:grpSpPr>
                  <a:grpSp>
                    <a:nvGrpSpPr>
                      <a:cNvPr id="35" name="34 Grupo"/>
                      <a:cNvGrpSpPr/>
                    </a:nvGrpSpPr>
                    <a:grpSpPr>
                      <a:xfrm>
                        <a:off x="1071538" y="500042"/>
                        <a:ext cx="6929486" cy="5715040"/>
                        <a:chOff x="1071538" y="500042"/>
                        <a:chExt cx="6929486" cy="5715040"/>
                      </a:xfrm>
                    </a:grpSpPr>
                    <a:sp>
                      <a:nvSpPr>
                        <a:cNvPr id="79" name="78 CuadroTexto"/>
                        <a:cNvSpPr txBox="1"/>
                      </a:nvSpPr>
                      <a:spPr>
                        <a:xfrm>
                          <a:off x="4081760" y="500042"/>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a:nvGrpSpPr>
                        <a:cNvPr id="4" name="83 Grupo"/>
                        <a:cNvGrpSpPr/>
                      </a:nvGrpSpPr>
                      <a:grpSpPr>
                        <a:xfrm>
                          <a:off x="1071538" y="500042"/>
                          <a:ext cx="6929486" cy="5715040"/>
                          <a:chOff x="285720" y="142852"/>
                          <a:chExt cx="6929486" cy="5715040"/>
                        </a:xfrm>
                      </a:grpSpPr>
                      <a:sp>
                        <a:nvSpPr>
                          <a:cNvPr id="5" name="4 Rectángulo"/>
                          <a:cNvSpPr/>
                        </a:nvSpPr>
                        <a:spPr>
                          <a:xfrm>
                            <a:off x="285720" y="142852"/>
                            <a:ext cx="6929486" cy="5715040"/>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7" name="82 Grupo"/>
                          <a:cNvGrpSpPr/>
                        </a:nvGrpSpPr>
                        <a:grpSpPr>
                          <a:xfrm>
                            <a:off x="714348" y="841641"/>
                            <a:ext cx="5892972" cy="4659061"/>
                            <a:chOff x="714348" y="841641"/>
                            <a:chExt cx="5892972" cy="4659061"/>
                          </a:xfrm>
                        </a:grpSpPr>
                        <a:sp>
                          <a:nvSpPr>
                            <a:cNvPr id="2" name="6 Rectángulo redondeado"/>
                            <a:cNvSpPr/>
                          </a:nvSpPr>
                          <a:spPr>
                            <a:xfrm>
                              <a:off x="2818981" y="841641"/>
                              <a:ext cx="3788339" cy="4659061"/>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8" name="7 Elipse"/>
                            <a:cNvSpPr/>
                          </a:nvSpPr>
                          <a:spPr>
                            <a:xfrm>
                              <a:off x="3380216" y="1114920"/>
                              <a:ext cx="2455405"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Nuevos Registro</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Elipse"/>
                            <a:cNvSpPr/>
                          </a:nvSpPr>
                          <a:spPr>
                            <a:xfrm>
                              <a:off x="3380216" y="2139718"/>
                              <a:ext cx="2455405"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Registros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Elipse"/>
                            <a:cNvSpPr/>
                          </a:nvSpPr>
                          <a:spPr>
                            <a:xfrm>
                              <a:off x="3380216" y="3232835"/>
                              <a:ext cx="2455405"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Registros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Elipse"/>
                            <a:cNvSpPr/>
                          </a:nvSpPr>
                          <a:spPr>
                            <a:xfrm>
                              <a:off x="3380216" y="4325953"/>
                              <a:ext cx="2455405"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Registros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12 Conector angular"/>
                            <a:cNvCxnSpPr>
                              <a:stCxn id="8" idx="2"/>
                            </a:cNvCxnSpPr>
                          </a:nvCxnSpPr>
                          <a:spPr>
                            <a:xfrm rot="10800000">
                              <a:off x="1135275" y="1524839"/>
                              <a:ext cx="2244941" cy="15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5" name="14 Conector angular"/>
                            <a:cNvCxnSpPr/>
                          </a:nvCxnSpPr>
                          <a:spPr>
                            <a:xfrm rot="10800000" flipV="1">
                              <a:off x="1135275" y="2549635"/>
                              <a:ext cx="2244941" cy="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6" name="15 Conector angular"/>
                            <a:cNvCxnSpPr/>
                          </a:nvCxnSpPr>
                          <a:spPr>
                            <a:xfrm rot="10800000" flipV="1">
                              <a:off x="1766664" y="3642753"/>
                              <a:ext cx="1613552" cy="2"/>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17" name="16 Conector angular"/>
                            <a:cNvCxnSpPr/>
                          </a:nvCxnSpPr>
                          <a:spPr>
                            <a:xfrm rot="10800000">
                              <a:off x="1135275" y="4735872"/>
                              <a:ext cx="2244942" cy="1519"/>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26" name="25 Conector recto"/>
                            <a:cNvCxnSpPr/>
                          </a:nvCxnSpPr>
                          <a:spPr>
                            <a:xfrm rot="5400000">
                              <a:off x="594335" y="2064219"/>
                              <a:ext cx="1080320" cy="1559"/>
                            </a:xfrm>
                            <a:prstGeom prst="line">
                              <a:avLst/>
                            </a:prstGeom>
                          </a:spPr>
                          <a:style>
                            <a:lnRef idx="1">
                              <a:schemeClr val="accent1"/>
                            </a:lnRef>
                            <a:fillRef idx="0">
                              <a:schemeClr val="accent1"/>
                            </a:fillRef>
                            <a:effectRef idx="0">
                              <a:schemeClr val="accent1"/>
                            </a:effectRef>
                            <a:fontRef idx="minor">
                              <a:schemeClr val="tx1"/>
                            </a:fontRef>
                          </a:style>
                        </a:cxnSp>
                        <a:grpSp>
                          <a:nvGrpSpPr>
                            <a:cNvPr id="18" name="110 Grupo"/>
                            <a:cNvGrpSpPr/>
                          </a:nvGrpSpPr>
                          <a:grpSpPr>
                            <a:xfrm>
                              <a:off x="714348" y="2822916"/>
                              <a:ext cx="1214024" cy="1229757"/>
                              <a:chOff x="7646098" y="2857496"/>
                              <a:chExt cx="1236236" cy="1285884"/>
                            </a:xfrm>
                          </a:grpSpPr>
                          <a:grpSp>
                            <a:nvGrpSpPr>
                              <a:cNvPr id="20" name="104 Grupo"/>
                              <a:cNvGrpSpPr/>
                            </a:nvGrpSpPr>
                            <a:grpSpPr>
                              <a:xfrm>
                                <a:off x="7858148" y="2857496"/>
                                <a:ext cx="443142" cy="995604"/>
                                <a:chOff x="8286776" y="2571744"/>
                                <a:chExt cx="443142" cy="995604"/>
                              </a:xfrm>
                            </a:grpSpPr>
                            <a:sp>
                              <a:nvSpPr>
                                <a:cNvPr id="30" name="29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30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2" name="31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32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4" name="33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9" name="28 CuadroTexto"/>
                              <a:cNvSpPr txBox="1"/>
                            </a:nvSpPr>
                            <a:spPr>
                              <a:xfrm>
                                <a:off x="7646098" y="3866381"/>
                                <a:ext cx="1236236" cy="276999"/>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Administrador</a:t>
                                  </a:r>
                                  <a:endParaRPr lang="es-ES" sz="1200" b="1" dirty="0">
                                    <a:latin typeface="Arial" pitchFamily="34" charset="0"/>
                                    <a:cs typeface="Arial" pitchFamily="34" charset="0"/>
                                  </a:endParaRPr>
                                </a:p>
                              </a:txBody>
                              <a:useSpRect/>
                            </a:txSp>
                          </a:sp>
                        </a:grpSp>
                        <a:cxnSp>
                          <a:nvCxnSpPr>
                            <a:cNvPr id="80" name="79 Conector recto"/>
                            <a:cNvCxnSpPr/>
                          </a:nvCxnSpPr>
                          <a:spPr>
                            <a:xfrm rot="16200000" flipH="1">
                              <a:off x="785787" y="4385829"/>
                              <a:ext cx="714378" cy="1"/>
                            </a:xfrm>
                            <a:prstGeom prst="line">
                              <a:avLst/>
                            </a:prstGeom>
                          </a:spPr>
                          <a:style>
                            <a:lnRef idx="1">
                              <a:schemeClr val="accent1"/>
                            </a:lnRef>
                            <a:fillRef idx="0">
                              <a:schemeClr val="accent1"/>
                            </a:fillRef>
                            <a:effectRef idx="0">
                              <a:schemeClr val="accent1"/>
                            </a:effectRef>
                            <a:fontRef idx="minor">
                              <a:schemeClr val="tx1"/>
                            </a:fontRef>
                          </a:style>
                        </a:cxnSp>
                      </a:grpSp>
                    </a:grpSp>
                    <a:sp>
                      <a:nvSpPr>
                        <a:cNvPr id="25" name="15 CuadroTexto"/>
                        <a:cNvSpPr txBox="1"/>
                      </a:nvSpPr>
                      <a:spPr>
                        <a:xfrm>
                          <a:off x="4857752" y="857232"/>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grpSp>
                </lc:lockedCanvas>
              </a:graphicData>
            </a:graphic>
          </wp:inline>
        </w:drawing>
      </w:r>
    </w:p>
    <w:p w14:paraId="30A251F1" w14:textId="4C2629BB" w:rsidR="00BA6FA1" w:rsidRDefault="00557A12">
      <w:pPr>
        <w:pStyle w:val="Epgrafe1"/>
        <w:spacing w:line="360" w:lineRule="auto"/>
        <w:jc w:val="center"/>
        <w:rPr>
          <w:rFonts w:ascii="Arial" w:hAnsi="Arial" w:cs="Arial"/>
          <w:sz w:val="22"/>
          <w:szCs w:val="22"/>
        </w:rPr>
      </w:pPr>
      <w:r>
        <w:rPr>
          <w:rFonts w:ascii="Arial" w:hAnsi="Arial" w:cs="Arial"/>
          <w:sz w:val="22"/>
          <w:szCs w:val="22"/>
        </w:rPr>
        <w:t>Figura N5:</w:t>
      </w:r>
      <w:r w:rsidR="00BA6FA1">
        <w:rPr>
          <w:rFonts w:ascii="Arial" w:hAnsi="Arial" w:cs="Arial"/>
          <w:sz w:val="22"/>
          <w:szCs w:val="22"/>
        </w:rPr>
        <w:t xml:space="preserve"> </w:t>
      </w:r>
      <w:r w:rsidR="00BA6FA1">
        <w:rPr>
          <w:rFonts w:ascii="Arial" w:hAnsi="Arial" w:cs="Arial"/>
          <w:b w:val="0"/>
          <w:sz w:val="22"/>
          <w:szCs w:val="22"/>
        </w:rPr>
        <w:t xml:space="preserve">Opciones de administración disponibles en el </w:t>
      </w:r>
      <w:commentRangeStart w:id="22"/>
      <w:r w:rsidR="0029289E">
        <w:rPr>
          <w:rFonts w:ascii="Arial" w:hAnsi="Arial" w:cs="Arial"/>
          <w:b w:val="0"/>
          <w:sz w:val="22"/>
          <w:szCs w:val="22"/>
        </w:rPr>
        <w:t>SIFORPRE</w:t>
      </w:r>
      <w:commentRangeEnd w:id="22"/>
      <w:r w:rsidR="00B2017D">
        <w:rPr>
          <w:rStyle w:val="Refdecomentario"/>
          <w:b w:val="0"/>
          <w:bCs w:val="0"/>
        </w:rPr>
        <w:commentReference w:id="22"/>
      </w:r>
      <w:r w:rsidR="00BA6FA1">
        <w:rPr>
          <w:rFonts w:ascii="Arial" w:hAnsi="Arial" w:cs="Arial"/>
          <w:b w:val="0"/>
          <w:sz w:val="22"/>
          <w:szCs w:val="22"/>
        </w:rPr>
        <w:t>.</w:t>
      </w:r>
    </w:p>
    <w:p w14:paraId="6F144E84" w14:textId="77777777" w:rsidR="00557A12" w:rsidRDefault="00216F01" w:rsidP="00557A12">
      <w:pPr>
        <w:suppressAutoHyphens w:val="0"/>
        <w:rPr>
          <w:rFonts w:ascii="Arial" w:hAnsi="Arial" w:cs="Arial"/>
          <w:sz w:val="22"/>
          <w:szCs w:val="22"/>
        </w:rPr>
      </w:pPr>
      <w:r>
        <w:rPr>
          <w:rFonts w:ascii="Arial" w:hAnsi="Arial" w:cs="Arial"/>
          <w:sz w:val="22"/>
          <w:szCs w:val="22"/>
        </w:rPr>
        <w:br w:type="page"/>
      </w:r>
    </w:p>
    <w:p w14:paraId="30A251F3" w14:textId="791514C9" w:rsidR="00BA6FA1" w:rsidRDefault="00BA6FA1" w:rsidP="00557A12">
      <w:pPr>
        <w:suppressAutoHyphens w:val="0"/>
        <w:rPr>
          <w:rFonts w:ascii="Arial" w:hAnsi="Arial" w:cs="Arial"/>
          <w:b/>
          <w:sz w:val="22"/>
          <w:szCs w:val="22"/>
        </w:rPr>
      </w:pPr>
      <w:r>
        <w:rPr>
          <w:rFonts w:ascii="Arial" w:hAnsi="Arial" w:cs="Arial"/>
          <w:b/>
          <w:sz w:val="22"/>
          <w:szCs w:val="22"/>
        </w:rPr>
        <w:lastRenderedPageBreak/>
        <w:t xml:space="preserve">Registrar </w:t>
      </w:r>
      <w:r w:rsidR="00F50CC9">
        <w:rPr>
          <w:rFonts w:ascii="Arial" w:hAnsi="Arial" w:cs="Arial"/>
          <w:b/>
          <w:sz w:val="22"/>
          <w:szCs w:val="22"/>
        </w:rPr>
        <w:t>estructura programática</w:t>
      </w:r>
    </w:p>
    <w:p w14:paraId="38CB6685" w14:textId="77777777" w:rsidR="00557A12" w:rsidRDefault="00557A12" w:rsidP="00557A12">
      <w:pPr>
        <w:suppressAutoHyphens w:val="0"/>
        <w:rPr>
          <w:rFonts w:ascii="Arial" w:hAnsi="Arial" w:cs="Arial"/>
          <w:sz w:val="22"/>
          <w:szCs w:val="22"/>
        </w:rPr>
      </w:pPr>
    </w:p>
    <w:p w14:paraId="30A251F4" w14:textId="77777777"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El administrador puede registrar información de todos los niveles de la estructura programática; las cuales son:</w:t>
      </w:r>
    </w:p>
    <w:p w14:paraId="30A251F5" w14:textId="77777777"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Proyectos y/o acciones centralizadas.</w:t>
      </w:r>
    </w:p>
    <w:p w14:paraId="30A251F6" w14:textId="77777777"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Unidades administrativas.</w:t>
      </w:r>
    </w:p>
    <w:p w14:paraId="30A251F7" w14:textId="77777777"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14:paraId="30A251F8" w14:textId="77777777"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14:paraId="30A251F9" w14:textId="77777777"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Fuente de financiamientos.</w:t>
      </w:r>
    </w:p>
    <w:p w14:paraId="30A251FA" w14:textId="77777777" w:rsidR="00F50CC9" w:rsidRDefault="00F50CC9">
      <w:pPr>
        <w:pStyle w:val="Textoindependiente"/>
        <w:spacing w:after="0" w:line="360" w:lineRule="auto"/>
        <w:ind w:firstLine="708"/>
        <w:jc w:val="both"/>
        <w:rPr>
          <w:rFonts w:ascii="Arial" w:hAnsi="Arial" w:cs="Arial"/>
          <w:sz w:val="22"/>
          <w:szCs w:val="22"/>
        </w:rPr>
      </w:pPr>
    </w:p>
    <w:p w14:paraId="30A251FB" w14:textId="77777777" w:rsidR="00F50CC9" w:rsidRDefault="00F50CC9">
      <w:pPr>
        <w:pStyle w:val="Textoindependiente"/>
        <w:spacing w:after="0" w:line="360" w:lineRule="auto"/>
        <w:ind w:firstLine="708"/>
        <w:jc w:val="both"/>
        <w:rPr>
          <w:rFonts w:ascii="Arial" w:hAnsi="Arial" w:cs="Arial"/>
          <w:sz w:val="22"/>
          <w:szCs w:val="22"/>
        </w:rPr>
      </w:pPr>
      <w:r>
        <w:rPr>
          <w:rFonts w:ascii="Arial" w:hAnsi="Arial" w:cs="Arial"/>
          <w:sz w:val="22"/>
          <w:szCs w:val="22"/>
        </w:rPr>
        <w:t>Mientras que el operador solo puede registrar, consultar, actualizar y eliminar información de dos niveles de la estructura programática; las cuales son:</w:t>
      </w:r>
    </w:p>
    <w:p w14:paraId="30A251FC" w14:textId="77777777"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Acciones específicas.</w:t>
      </w:r>
    </w:p>
    <w:p w14:paraId="30A251FD" w14:textId="77777777" w:rsidR="00F50CC9" w:rsidRDefault="00F50CC9" w:rsidP="00C80787">
      <w:pPr>
        <w:pStyle w:val="Textoindependiente"/>
        <w:numPr>
          <w:ilvl w:val="0"/>
          <w:numId w:val="27"/>
        </w:numPr>
        <w:spacing w:after="0" w:line="360" w:lineRule="auto"/>
        <w:jc w:val="both"/>
        <w:rPr>
          <w:rFonts w:ascii="Arial" w:hAnsi="Arial" w:cs="Arial"/>
          <w:sz w:val="22"/>
          <w:szCs w:val="22"/>
        </w:rPr>
      </w:pPr>
      <w:r>
        <w:rPr>
          <w:rFonts w:ascii="Arial" w:hAnsi="Arial" w:cs="Arial"/>
          <w:sz w:val="22"/>
          <w:szCs w:val="22"/>
        </w:rPr>
        <w:t>Actividades.</w:t>
      </w:r>
    </w:p>
    <w:p w14:paraId="30A251FE" w14:textId="77777777" w:rsidR="0029289E" w:rsidRDefault="0029289E" w:rsidP="0029289E">
      <w:pPr>
        <w:pStyle w:val="Textoindependiente"/>
        <w:spacing w:after="0" w:line="360" w:lineRule="auto"/>
        <w:ind w:left="708"/>
        <w:jc w:val="both"/>
        <w:rPr>
          <w:rFonts w:ascii="Arial" w:hAnsi="Arial" w:cs="Arial"/>
          <w:sz w:val="22"/>
          <w:szCs w:val="22"/>
        </w:rPr>
      </w:pPr>
      <w:r w:rsidRPr="0029289E">
        <w:rPr>
          <w:rFonts w:ascii="Arial" w:hAnsi="Arial" w:cs="Arial"/>
          <w:noProof/>
          <w:sz w:val="22"/>
          <w:szCs w:val="22"/>
          <w:lang w:eastAsia="es-ES"/>
        </w:rPr>
        <w:drawing>
          <wp:inline distT="0" distB="0" distL="0" distR="0" wp14:anchorId="30A25B45" wp14:editId="30A25B46">
            <wp:extent cx="4095750" cy="3543300"/>
            <wp:effectExtent l="19050" t="0" r="0" b="0"/>
            <wp:docPr id="19"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6143668"/>
                      <a:chOff x="285720" y="214290"/>
                      <a:chExt cx="8501122" cy="6143668"/>
                    </a:xfrm>
                  </a:grpSpPr>
                  <a:grpSp>
                    <a:nvGrpSpPr>
                      <a:cNvPr id="108" name="107 Grupo"/>
                      <a:cNvGrpSpPr/>
                    </a:nvGrpSpPr>
                    <a:grpSpPr>
                      <a:xfrm>
                        <a:off x="285720" y="214290"/>
                        <a:ext cx="8501122" cy="6143668"/>
                        <a:chOff x="285720" y="214290"/>
                        <a:chExt cx="8501122" cy="6143668"/>
                      </a:xfrm>
                    </a:grpSpPr>
                    <a:sp>
                      <a:nvSpPr>
                        <a:cNvPr id="106" name="105 Rectángulo"/>
                        <a:cNvSpPr/>
                      </a:nvSpPr>
                      <a:spPr>
                        <a:xfrm>
                          <a:off x="285720" y="214290"/>
                          <a:ext cx="8501122" cy="614366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6 Rectángulo redondeado"/>
                        <a:cNvSpPr/>
                      </a:nvSpPr>
                      <a:spPr>
                        <a:xfrm>
                          <a:off x="1857356" y="1142984"/>
                          <a:ext cx="6572296" cy="4659061"/>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8" name="7 Elipse"/>
                        <a:cNvSpPr/>
                      </a:nvSpPr>
                      <a:spPr>
                        <a:xfrm>
                          <a:off x="6324324" y="1472110"/>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Nuevos Registro</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Elipse"/>
                        <a:cNvSpPr/>
                      </a:nvSpPr>
                      <a:spPr>
                        <a:xfrm>
                          <a:off x="6324324" y="242886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Registros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Elipse"/>
                        <a:cNvSpPr/>
                      </a:nvSpPr>
                      <a:spPr>
                        <a:xfrm>
                          <a:off x="6324324" y="350043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Registros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Elipse"/>
                        <a:cNvSpPr/>
                      </a:nvSpPr>
                      <a:spPr>
                        <a:xfrm>
                          <a:off x="6310256" y="4508754"/>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Registros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2" name="110 Grupo"/>
                        <a:cNvGrpSpPr/>
                      </a:nvGrpSpPr>
                      <a:grpSpPr>
                        <a:xfrm>
                          <a:off x="642919" y="2571744"/>
                          <a:ext cx="877164" cy="1241848"/>
                          <a:chOff x="7646098" y="2857496"/>
                          <a:chExt cx="893212" cy="1298527"/>
                        </a:xfrm>
                      </a:grpSpPr>
                      <a:grpSp>
                        <a:nvGrpSpPr>
                          <a:cNvPr id="23" name="104 Grupo"/>
                          <a:cNvGrpSpPr/>
                        </a:nvGrpSpPr>
                        <a:grpSpPr>
                          <a:xfrm>
                            <a:off x="7858148" y="2857496"/>
                            <a:ext cx="443142" cy="995604"/>
                            <a:chOff x="8286776" y="2571744"/>
                            <a:chExt cx="443142" cy="995604"/>
                          </a:xfrm>
                        </a:grpSpPr>
                        <a:sp>
                          <a:nvSpPr>
                            <a:cNvPr id="21" name="20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21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23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24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0" name="19 CuadroTexto"/>
                          <a:cNvSpPr txBox="1"/>
                        </a:nvSpPr>
                        <a:spPr>
                          <a:xfrm>
                            <a:off x="7646098" y="3866382"/>
                            <a:ext cx="893212" cy="289641"/>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Operador</a:t>
                              </a:r>
                              <a:endParaRPr lang="es-ES" sz="1200" b="1" dirty="0">
                                <a:latin typeface="Arial" pitchFamily="34" charset="0"/>
                                <a:cs typeface="Arial" pitchFamily="34" charset="0"/>
                              </a:endParaRPr>
                            </a:p>
                          </a:txBody>
                          <a:useSpRect/>
                        </a:txSp>
                      </a:sp>
                    </a:grpSp>
                    <a:sp>
                      <a:nvSpPr>
                        <a:cNvPr id="48" name="15 CuadroTexto"/>
                        <a:cNvSpPr txBox="1"/>
                      </a:nvSpPr>
                      <a:spPr>
                        <a:xfrm>
                          <a:off x="4454525" y="783598"/>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sp>
                      <a:nvSpPr>
                        <a:cNvPr id="51" name="50 Elipse"/>
                        <a:cNvSpPr/>
                      </a:nvSpPr>
                      <a:spPr>
                        <a:xfrm>
                          <a:off x="3771016" y="209013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Acciones Especificas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51 Elipse"/>
                        <a:cNvSpPr/>
                      </a:nvSpPr>
                      <a:spPr>
                        <a:xfrm>
                          <a:off x="3785084" y="3980946"/>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Actividades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52 Elipse"/>
                        <a:cNvSpPr/>
                      </a:nvSpPr>
                      <a:spPr>
                        <a:xfrm>
                          <a:off x="2283788" y="2984108"/>
                          <a:ext cx="1643074"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Estructura Programática</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9" name="68 Forma"/>
                        <a:cNvCxnSpPr>
                          <a:stCxn id="53" idx="0"/>
                          <a:endCxn id="51" idx="2"/>
                        </a:cNvCxnSpPr>
                      </a:nvCxnSpPr>
                      <a:spPr>
                        <a:xfrm rot="5400000" flipH="1" flipV="1">
                          <a:off x="3196145" y="2409238"/>
                          <a:ext cx="484051" cy="665691"/>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73" name="72 Forma"/>
                        <a:cNvCxnSpPr>
                          <a:stCxn id="53" idx="4"/>
                          <a:endCxn id="52" idx="2"/>
                        </a:cNvCxnSpPr>
                      </a:nvCxnSpPr>
                      <a:spPr>
                        <a:xfrm rot="16200000" flipH="1">
                          <a:off x="3151745" y="3757525"/>
                          <a:ext cx="586919" cy="679759"/>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75" name="74 Forma"/>
                        <a:cNvCxnSpPr/>
                      </a:nvCxnSpPr>
                      <a:spPr>
                        <a:xfrm rot="10800000" flipV="1">
                          <a:off x="6013730" y="1882028"/>
                          <a:ext cx="282458" cy="3047169"/>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86" name="85 Conector recto"/>
                        <a:cNvCxnSpPr/>
                      </a:nvCxnSpPr>
                      <a:spPr>
                        <a:xfrm>
                          <a:off x="5715008" y="2500306"/>
                          <a:ext cx="28575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7" name="86 Conector recto"/>
                        <a:cNvCxnSpPr/>
                      </a:nvCxnSpPr>
                      <a:spPr>
                        <a:xfrm>
                          <a:off x="5715008" y="4429132"/>
                          <a:ext cx="28575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89 Conector recto"/>
                        <a:cNvCxnSpPr/>
                      </a:nvCxnSpPr>
                      <a:spPr>
                        <a:xfrm>
                          <a:off x="6000760" y="4929198"/>
                          <a:ext cx="28575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99" name="98 Conector recto"/>
                        <a:cNvCxnSpPr/>
                      </a:nvCxnSpPr>
                      <a:spPr>
                        <a:xfrm>
                          <a:off x="6014828" y="2855908"/>
                          <a:ext cx="28575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100" name="99 Conector recto"/>
                        <a:cNvCxnSpPr/>
                      </a:nvCxnSpPr>
                      <a:spPr>
                        <a:xfrm>
                          <a:off x="6000760" y="3929066"/>
                          <a:ext cx="314986" cy="49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5" name="104 Conector recto"/>
                        <a:cNvCxnSpPr/>
                      </a:nvCxnSpPr>
                      <a:spPr>
                        <a:xfrm>
                          <a:off x="1357290" y="3370532"/>
                          <a:ext cx="928694" cy="1588"/>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14:paraId="30A251FF" w14:textId="56EA4A8C" w:rsidR="00355653" w:rsidRDefault="00557A12" w:rsidP="00355653">
      <w:pPr>
        <w:pStyle w:val="Epgrafe1"/>
        <w:spacing w:line="360" w:lineRule="auto"/>
        <w:jc w:val="center"/>
        <w:rPr>
          <w:rFonts w:ascii="Arial" w:hAnsi="Arial" w:cs="Arial"/>
          <w:sz w:val="22"/>
          <w:szCs w:val="22"/>
        </w:rPr>
      </w:pPr>
      <w:r>
        <w:rPr>
          <w:rFonts w:ascii="Arial" w:hAnsi="Arial" w:cs="Arial"/>
          <w:sz w:val="22"/>
          <w:szCs w:val="22"/>
        </w:rPr>
        <w:t>Figura N6</w:t>
      </w:r>
      <w:r w:rsidR="00355653">
        <w:rPr>
          <w:rFonts w:ascii="Arial" w:hAnsi="Arial" w:cs="Arial"/>
          <w:sz w:val="22"/>
          <w:szCs w:val="22"/>
        </w:rPr>
        <w:t xml:space="preserve">: </w:t>
      </w:r>
      <w:r w:rsidR="00355653">
        <w:rPr>
          <w:rFonts w:ascii="Arial" w:hAnsi="Arial" w:cs="Arial"/>
          <w:b w:val="0"/>
          <w:sz w:val="22"/>
          <w:szCs w:val="22"/>
        </w:rPr>
        <w:t xml:space="preserve">Diagrama de casos de uso – Registrar información estructura programática Operador </w:t>
      </w:r>
      <w:commentRangeStart w:id="23"/>
      <w:r w:rsidR="00355653">
        <w:rPr>
          <w:rFonts w:ascii="Arial" w:hAnsi="Arial" w:cs="Arial"/>
          <w:b w:val="0"/>
          <w:sz w:val="22"/>
          <w:szCs w:val="22"/>
        </w:rPr>
        <w:t>SIFORPRE</w:t>
      </w:r>
      <w:commentRangeEnd w:id="23"/>
      <w:r w:rsidR="00AF0228">
        <w:rPr>
          <w:rStyle w:val="Refdecomentario"/>
          <w:b w:val="0"/>
          <w:bCs w:val="0"/>
        </w:rPr>
        <w:commentReference w:id="23"/>
      </w:r>
      <w:r w:rsidR="00355653">
        <w:rPr>
          <w:rFonts w:ascii="Arial" w:hAnsi="Arial" w:cs="Arial"/>
          <w:b w:val="0"/>
          <w:sz w:val="22"/>
          <w:szCs w:val="22"/>
        </w:rPr>
        <w:t>.</w:t>
      </w:r>
    </w:p>
    <w:p w14:paraId="6F27B3CE" w14:textId="77777777" w:rsidR="00557A12" w:rsidRDefault="00557A12">
      <w:pPr>
        <w:pStyle w:val="Textoindependiente"/>
        <w:spacing w:after="0" w:line="360" w:lineRule="auto"/>
        <w:ind w:firstLine="708"/>
        <w:jc w:val="both"/>
        <w:rPr>
          <w:rFonts w:ascii="Arial" w:hAnsi="Arial" w:cs="Arial"/>
          <w:sz w:val="22"/>
          <w:szCs w:val="22"/>
        </w:rPr>
      </w:pPr>
    </w:p>
    <w:p w14:paraId="30A25200" w14:textId="1BA04946" w:rsidR="009907B3"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Tanto el administrador como el operador pueden registrar </w:t>
      </w:r>
      <w:r w:rsidR="009907B3">
        <w:rPr>
          <w:rFonts w:ascii="Arial" w:hAnsi="Arial" w:cs="Arial"/>
          <w:sz w:val="22"/>
          <w:szCs w:val="22"/>
        </w:rPr>
        <w:t xml:space="preserve">información de los recursos de las partidas </w:t>
      </w:r>
      <w:r w:rsidR="002F29EF" w:rsidRPr="002F29EF">
        <w:rPr>
          <w:rFonts w:ascii="Arial" w:hAnsi="Arial" w:cs="Arial"/>
          <w:sz w:val="22"/>
          <w:szCs w:val="22"/>
        </w:rPr>
        <w:t xml:space="preserve">4.02 Materiales y </w:t>
      </w:r>
      <w:r w:rsidR="00557A12" w:rsidRPr="002F29EF">
        <w:rPr>
          <w:rFonts w:ascii="Arial" w:hAnsi="Arial" w:cs="Arial"/>
          <w:sz w:val="22"/>
          <w:szCs w:val="22"/>
        </w:rPr>
        <w:t>Suministros hasta</w:t>
      </w:r>
      <w:r w:rsidR="002F29EF" w:rsidRPr="002F29EF">
        <w:rPr>
          <w:rFonts w:ascii="Arial" w:hAnsi="Arial" w:cs="Arial"/>
          <w:sz w:val="22"/>
          <w:szCs w:val="22"/>
        </w:rPr>
        <w:t xml:space="preserve"> la 4.98 Rectificaciones del Presupuesto</w:t>
      </w:r>
      <w:r w:rsidR="009907B3">
        <w:rPr>
          <w:rFonts w:ascii="Arial" w:hAnsi="Arial" w:cs="Arial"/>
          <w:sz w:val="22"/>
          <w:szCs w:val="22"/>
        </w:rPr>
        <w:t>; esto consiste en asignarle recursos a las actividades definidas por los usuarios de cada unidad administrativa.</w:t>
      </w:r>
    </w:p>
    <w:p w14:paraId="30A25201" w14:textId="77777777" w:rsidR="002F29EF" w:rsidRDefault="002F29EF">
      <w:pPr>
        <w:pStyle w:val="Textoindependiente"/>
        <w:spacing w:after="0" w:line="360" w:lineRule="auto"/>
        <w:ind w:firstLine="708"/>
        <w:jc w:val="both"/>
        <w:rPr>
          <w:rFonts w:ascii="Arial" w:hAnsi="Arial" w:cs="Arial"/>
          <w:sz w:val="22"/>
          <w:szCs w:val="22"/>
        </w:rPr>
      </w:pPr>
    </w:p>
    <w:p w14:paraId="30A25202" w14:textId="77777777" w:rsidR="009907B3" w:rsidRDefault="009907B3">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Solo el operador de los gastos de personal correspondiente a la partida 4.01 será el encargado de </w:t>
      </w:r>
      <w:r w:rsidR="000119DD">
        <w:rPr>
          <w:rFonts w:ascii="Arial" w:hAnsi="Arial" w:cs="Arial"/>
          <w:sz w:val="22"/>
          <w:szCs w:val="22"/>
        </w:rPr>
        <w:t>asignarle los recursos a la formulación de personal. Esto</w:t>
      </w:r>
      <w:r w:rsidR="002F29EF">
        <w:rPr>
          <w:rFonts w:ascii="Arial" w:hAnsi="Arial" w:cs="Arial"/>
          <w:sz w:val="22"/>
          <w:szCs w:val="22"/>
        </w:rPr>
        <w:t xml:space="preserve"> se lleva a cabo en el Sistema de Nomina; </w:t>
      </w:r>
      <w:r w:rsidR="000119DD">
        <w:rPr>
          <w:rFonts w:ascii="Arial" w:hAnsi="Arial" w:cs="Arial"/>
          <w:sz w:val="22"/>
          <w:szCs w:val="22"/>
        </w:rPr>
        <w:t>mediante el cálculo de las nominas especiales que posteriormente es transferida a la formulación presupuestaria.</w:t>
      </w:r>
    </w:p>
    <w:p w14:paraId="30A25203" w14:textId="77777777" w:rsidR="000119DD" w:rsidRDefault="000119DD">
      <w:pPr>
        <w:pStyle w:val="Textoindependiente"/>
        <w:spacing w:after="0" w:line="360" w:lineRule="auto"/>
        <w:ind w:firstLine="708"/>
        <w:jc w:val="both"/>
        <w:rPr>
          <w:rFonts w:ascii="Arial" w:hAnsi="Arial" w:cs="Arial"/>
          <w:sz w:val="22"/>
          <w:szCs w:val="22"/>
        </w:rPr>
      </w:pPr>
    </w:p>
    <w:p w14:paraId="30A25204" w14:textId="77777777"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Entre las </w:t>
      </w:r>
      <w:r w:rsidR="000119DD">
        <w:rPr>
          <w:rFonts w:ascii="Arial" w:hAnsi="Arial" w:cs="Arial"/>
          <w:sz w:val="22"/>
          <w:szCs w:val="22"/>
        </w:rPr>
        <w:t>operaciones de asignación de recursos se encuentran:</w:t>
      </w:r>
    </w:p>
    <w:p w14:paraId="30A25205" w14:textId="77777777" w:rsidR="008D3179" w:rsidRDefault="008D3179">
      <w:pPr>
        <w:pStyle w:val="Textoindependiente"/>
        <w:spacing w:after="0" w:line="360" w:lineRule="auto"/>
        <w:ind w:firstLine="708"/>
        <w:jc w:val="both"/>
        <w:rPr>
          <w:rFonts w:ascii="Arial" w:hAnsi="Arial" w:cs="Arial"/>
          <w:sz w:val="22"/>
          <w:szCs w:val="22"/>
        </w:rPr>
      </w:pPr>
    </w:p>
    <w:p w14:paraId="30A25206" w14:textId="77777777" w:rsidR="00BA6FA1" w:rsidRDefault="000119DD"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otras partidas.</w:t>
      </w:r>
    </w:p>
    <w:p w14:paraId="30A25207" w14:textId="77777777" w:rsidR="008D3179" w:rsidRDefault="008D3179" w:rsidP="00C80787">
      <w:pPr>
        <w:pStyle w:val="Textoindependiente"/>
        <w:numPr>
          <w:ilvl w:val="0"/>
          <w:numId w:val="8"/>
        </w:numPr>
        <w:spacing w:after="0" w:line="360" w:lineRule="auto"/>
        <w:jc w:val="both"/>
        <w:rPr>
          <w:rFonts w:ascii="Arial" w:hAnsi="Arial" w:cs="Arial"/>
          <w:sz w:val="22"/>
          <w:szCs w:val="22"/>
        </w:rPr>
      </w:pPr>
      <w:r>
        <w:rPr>
          <w:rFonts w:ascii="Arial" w:hAnsi="Arial" w:cs="Arial"/>
          <w:sz w:val="22"/>
          <w:szCs w:val="22"/>
        </w:rPr>
        <w:t>Asignación personal.</w:t>
      </w:r>
    </w:p>
    <w:p w14:paraId="30A25208" w14:textId="77777777" w:rsidR="0088508D" w:rsidRDefault="0088508D" w:rsidP="0088508D">
      <w:pPr>
        <w:pStyle w:val="Textoindependiente"/>
        <w:spacing w:after="0" w:line="360" w:lineRule="auto"/>
        <w:jc w:val="both"/>
        <w:rPr>
          <w:rFonts w:ascii="Arial" w:hAnsi="Arial" w:cs="Arial"/>
          <w:sz w:val="22"/>
          <w:szCs w:val="22"/>
        </w:rPr>
      </w:pPr>
    </w:p>
    <w:p w14:paraId="30A2520A" w14:textId="5C1EE808" w:rsidR="0088508D" w:rsidRDefault="0088508D" w:rsidP="00557A12">
      <w:pPr>
        <w:pStyle w:val="Textoindependiente"/>
        <w:spacing w:after="0" w:line="360" w:lineRule="auto"/>
        <w:jc w:val="both"/>
        <w:rPr>
          <w:rFonts w:ascii="Arial" w:hAnsi="Arial" w:cs="Arial"/>
          <w:sz w:val="22"/>
          <w:szCs w:val="22"/>
        </w:rPr>
      </w:pPr>
      <w:r w:rsidRPr="0088508D">
        <w:rPr>
          <w:rFonts w:ascii="Arial" w:hAnsi="Arial" w:cs="Arial"/>
          <w:noProof/>
          <w:sz w:val="22"/>
          <w:szCs w:val="22"/>
          <w:lang w:eastAsia="es-ES"/>
        </w:rPr>
        <w:drawing>
          <wp:inline distT="0" distB="0" distL="0" distR="0" wp14:anchorId="30A25B47" wp14:editId="30A25B48">
            <wp:extent cx="5172075" cy="3448050"/>
            <wp:effectExtent l="19050" t="0" r="0" b="0"/>
            <wp:docPr id="28"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5786478"/>
                      <a:chOff x="357158" y="642918"/>
                      <a:chExt cx="8501122" cy="5786478"/>
                    </a:xfrm>
                  </a:grpSpPr>
                  <a:grpSp>
                    <a:nvGrpSpPr>
                      <a:cNvPr id="89" name="88 Grupo"/>
                      <a:cNvGrpSpPr/>
                    </a:nvGrpSpPr>
                    <a:grpSpPr>
                      <a:xfrm>
                        <a:off x="357158" y="642918"/>
                        <a:ext cx="8501122" cy="5786478"/>
                        <a:chOff x="357158" y="642918"/>
                        <a:chExt cx="8501122" cy="5786478"/>
                      </a:xfrm>
                    </a:grpSpPr>
                    <a:sp>
                      <a:nvSpPr>
                        <a:cNvPr id="88" name="87 Rectángulo"/>
                        <a:cNvSpPr/>
                      </a:nvSpPr>
                      <a:spPr>
                        <a:xfrm>
                          <a:off x="357158" y="642918"/>
                          <a:ext cx="8501122" cy="5786478"/>
                        </a:xfrm>
                        <a:prstGeom prst="rect">
                          <a:avLst/>
                        </a:prstGeom>
                        <a:solidFill>
                          <a:schemeClr val="bg1"/>
                        </a:solidFill>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5 Rectángulo redondeado"/>
                        <a:cNvSpPr/>
                      </a:nvSpPr>
                      <a:spPr>
                        <a:xfrm>
                          <a:off x="642910" y="1142984"/>
                          <a:ext cx="8001056" cy="5000660"/>
                        </a:xfrm>
                        <a:prstGeom prst="roundRect">
                          <a:avLst/>
                        </a:prstGeom>
                        <a:ln/>
                        <a:effectLst/>
                        <a:scene3d>
                          <a:camera prst="perspectiveFront"/>
                          <a:lightRig rig="threePt" dir="t"/>
                        </a:scene3d>
                        <a:sp3d>
                          <a:bevelT w="0" h="82550"/>
                          <a:bevelB w="6350" h="82550"/>
                        </a:sp3d>
                      </a:spPr>
                      <a:txSp>
                        <a:txBody>
                          <a:bodyPr rtlCol="0" anchor="ctr"/>
                          <a:lstStyle>
                            <a:defPPr>
                              <a:defRPr lang="es-E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ES" dirty="0"/>
                          </a:p>
                        </a:txBody>
                        <a:useSpRect/>
                      </a:txSp>
                      <a:style>
                        <a:lnRef idx="2">
                          <a:schemeClr val="dk1"/>
                        </a:lnRef>
                        <a:fillRef idx="1">
                          <a:schemeClr val="lt1"/>
                        </a:fillRef>
                        <a:effectRef idx="0">
                          <a:schemeClr val="dk1"/>
                        </a:effectRef>
                        <a:fontRef idx="minor">
                          <a:schemeClr val="dk1"/>
                        </a:fontRef>
                      </a:style>
                    </a:sp>
                    <a:sp>
                      <a:nvSpPr>
                        <a:cNvPr id="7" name="6 Elipse"/>
                        <a:cNvSpPr/>
                      </a:nvSpPr>
                      <a:spPr>
                        <a:xfrm>
                          <a:off x="6324324" y="1472110"/>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Crear Nuevos Registro</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7 Elipse"/>
                        <a:cNvSpPr/>
                      </a:nvSpPr>
                      <a:spPr>
                        <a:xfrm>
                          <a:off x="6324324" y="242886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Mostrar Registros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8 Elipse"/>
                        <a:cNvSpPr/>
                      </a:nvSpPr>
                      <a:spPr>
                        <a:xfrm>
                          <a:off x="6324324" y="3500438"/>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Modificar Registros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9 Elipse"/>
                        <a:cNvSpPr/>
                      </a:nvSpPr>
                      <a:spPr>
                        <a:xfrm>
                          <a:off x="6310256" y="4508754"/>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Eliminar Registros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1" name="110 Grupo"/>
                        <a:cNvGrpSpPr/>
                      </a:nvGrpSpPr>
                      <a:grpSpPr>
                        <a:xfrm>
                          <a:off x="2428857" y="1928802"/>
                          <a:ext cx="1214444" cy="1127706"/>
                          <a:chOff x="7646100" y="2857496"/>
                          <a:chExt cx="2458514" cy="1708190"/>
                        </a:xfrm>
                      </a:grpSpPr>
                      <a:grpSp>
                        <a:nvGrpSpPr>
                          <a:cNvPr id="34" name="104 Grupo"/>
                          <a:cNvGrpSpPr/>
                        </a:nvGrpSpPr>
                        <a:grpSpPr>
                          <a:xfrm>
                            <a:off x="7858148" y="2857496"/>
                            <a:ext cx="443142" cy="995604"/>
                            <a:chOff x="8286776" y="2571744"/>
                            <a:chExt cx="443142" cy="995604"/>
                          </a:xfrm>
                        </a:grpSpPr>
                        <a:sp>
                          <a:nvSpPr>
                            <a:cNvPr id="2" name="26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27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0" name="29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30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26" name="25 CuadroTexto"/>
                          <a:cNvSpPr txBox="1"/>
                        </a:nvSpPr>
                        <a:spPr>
                          <a:xfrm>
                            <a:off x="7646100" y="3866380"/>
                            <a:ext cx="2458514" cy="699306"/>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 Administrador </a:t>
                              </a:r>
                            </a:p>
                            <a:p>
                              <a:r>
                                <a:rPr lang="es-ES" sz="1200" b="1" dirty="0" smtClean="0">
                                  <a:latin typeface="Arial" pitchFamily="34" charset="0"/>
                                  <a:cs typeface="Arial" pitchFamily="34" charset="0"/>
                                </a:rPr>
                                <a:t>* Operador</a:t>
                              </a:r>
                              <a:endParaRPr lang="es-ES" sz="1200" b="1" dirty="0">
                                <a:latin typeface="Arial" pitchFamily="34" charset="0"/>
                                <a:cs typeface="Arial" pitchFamily="34" charset="0"/>
                              </a:endParaRPr>
                            </a:p>
                          </a:txBody>
                          <a:useSpRect/>
                        </a:txSp>
                      </a:sp>
                    </a:grpSp>
                    <a:sp>
                      <a:nvSpPr>
                        <a:cNvPr id="12" name="15 CuadroTexto"/>
                        <a:cNvSpPr txBox="1"/>
                      </a:nvSpPr>
                      <a:spPr>
                        <a:xfrm>
                          <a:off x="4046347" y="785794"/>
                          <a:ext cx="954281" cy="264908"/>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SIFORPRE</a:t>
                            </a:r>
                            <a:endParaRPr lang="es-ES" sz="1200" b="1" dirty="0">
                              <a:latin typeface="Arial" pitchFamily="34" charset="0"/>
                              <a:cs typeface="Arial" pitchFamily="34" charset="0"/>
                            </a:endParaRPr>
                          </a:p>
                        </a:txBody>
                        <a:useSpRect/>
                      </a:txSp>
                    </a:sp>
                    <a:sp>
                      <a:nvSpPr>
                        <a:cNvPr id="13" name="12 Elipse"/>
                        <a:cNvSpPr/>
                      </a:nvSpPr>
                      <a:spPr>
                        <a:xfrm>
                          <a:off x="3771016" y="1850982"/>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Otras Partidas Presupuestarias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Elipse"/>
                        <a:cNvSpPr/>
                      </a:nvSpPr>
                      <a:spPr>
                        <a:xfrm>
                          <a:off x="3785084" y="3980946"/>
                          <a:ext cx="1928826"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Asignación Gastos de Personal</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Elipse"/>
                        <a:cNvSpPr/>
                      </a:nvSpPr>
                      <a:spPr>
                        <a:xfrm>
                          <a:off x="714348" y="2928934"/>
                          <a:ext cx="1643074" cy="819838"/>
                        </a:xfrm>
                        <a:prstGeom prst="ellipse">
                          <a:avLst/>
                        </a:prstGeom>
                        <a:solidFill>
                          <a:schemeClr val="accent3">
                            <a:lumMod val="20000"/>
                            <a:lumOff val="80000"/>
                          </a:schemeClr>
                        </a:solidFill>
                        <a:ln>
                          <a:solidFill>
                            <a:schemeClr val="bg2">
                              <a:lumMod val="90000"/>
                            </a:schemeClr>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ES" sz="1100" b="1" dirty="0" smtClean="0">
                                <a:solidFill>
                                  <a:schemeClr val="tx1"/>
                                </a:solidFill>
                                <a:latin typeface="Arial" pitchFamily="34" charset="0"/>
                                <a:cs typeface="Arial" pitchFamily="34" charset="0"/>
                              </a:rPr>
                              <a:t>Asignación de Recursos</a:t>
                            </a:r>
                            <a:endParaRPr lang="es-ES" sz="1100" b="1" dirty="0">
                              <a:solidFill>
                                <a:schemeClr val="tx1"/>
                              </a:solidFill>
                              <a:latin typeface="Arial" pitchFamily="34" charset="0"/>
                              <a:cs typeface="Arial" pitchFamily="34"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17 Forma"/>
                        <a:cNvCxnSpPr/>
                      </a:nvCxnSpPr>
                      <a:spPr>
                        <a:xfrm rot="10800000" flipV="1">
                          <a:off x="6013730" y="1882028"/>
                          <a:ext cx="282458" cy="3047169"/>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19" name="18 Conector recto"/>
                        <a:cNvCxnSpPr/>
                      </a:nvCxnSpPr>
                      <a:spPr>
                        <a:xfrm>
                          <a:off x="5715008" y="2218946"/>
                          <a:ext cx="28575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20" name="19 Conector recto"/>
                        <a:cNvCxnSpPr/>
                      </a:nvCxnSpPr>
                      <a:spPr>
                        <a:xfrm>
                          <a:off x="5715008" y="4429132"/>
                          <a:ext cx="28575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21" name="20 Conector recto"/>
                        <a:cNvCxnSpPr/>
                      </a:nvCxnSpPr>
                      <a:spPr>
                        <a:xfrm>
                          <a:off x="6000760" y="4929198"/>
                          <a:ext cx="28575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22" name="21 Conector recto"/>
                        <a:cNvCxnSpPr/>
                      </a:nvCxnSpPr>
                      <a:spPr>
                        <a:xfrm>
                          <a:off x="6014828" y="2855908"/>
                          <a:ext cx="28575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23" name="22 Conector recto"/>
                        <a:cNvCxnSpPr/>
                      </a:nvCxnSpPr>
                      <a:spPr>
                        <a:xfrm>
                          <a:off x="6000760" y="3929066"/>
                          <a:ext cx="314986" cy="490"/>
                        </a:xfrm>
                        <a:prstGeom prst="line">
                          <a:avLst/>
                        </a:prstGeom>
                      </a:spPr>
                      <a:style>
                        <a:lnRef idx="1">
                          <a:schemeClr val="accent1"/>
                        </a:lnRef>
                        <a:fillRef idx="0">
                          <a:schemeClr val="accent1"/>
                        </a:fillRef>
                        <a:effectRef idx="0">
                          <a:schemeClr val="accent1"/>
                        </a:effectRef>
                        <a:fontRef idx="minor">
                          <a:schemeClr val="tx1"/>
                        </a:fontRef>
                      </a:style>
                    </a:cxnSp>
                    <a:grpSp>
                      <a:nvGrpSpPr>
                        <a:cNvPr id="24" name="110 Grupo"/>
                        <a:cNvGrpSpPr/>
                      </a:nvGrpSpPr>
                      <a:grpSpPr>
                        <a:xfrm>
                          <a:off x="2428856" y="4143376"/>
                          <a:ext cx="979754" cy="943040"/>
                          <a:chOff x="7646100" y="2857496"/>
                          <a:chExt cx="1983409" cy="1428470"/>
                        </a:xfrm>
                      </a:grpSpPr>
                      <a:grpSp>
                        <a:nvGrpSpPr>
                          <a:cNvPr id="27" name="104 Grupo"/>
                          <a:cNvGrpSpPr/>
                        </a:nvGrpSpPr>
                        <a:grpSpPr>
                          <a:xfrm>
                            <a:off x="7858148" y="2857496"/>
                            <a:ext cx="443142" cy="995604"/>
                            <a:chOff x="8286776" y="2571744"/>
                            <a:chExt cx="443142" cy="995604"/>
                          </a:xfrm>
                        </a:grpSpPr>
                        <a:sp>
                          <a:nvSpPr>
                            <a:cNvPr id="65" name="64 Elipse"/>
                            <a:cNvSpPr/>
                          </a:nvSpPr>
                          <a:spPr>
                            <a:xfrm>
                              <a:off x="8401756" y="2571744"/>
                              <a:ext cx="214314" cy="214314"/>
                            </a:xfrm>
                            <a:prstGeom prst="ellipse">
                              <a:avLst/>
                            </a:prstGeom>
                            <a:solidFill>
                              <a:schemeClr val="bg1"/>
                            </a:solidFill>
                            <a:ln>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6" name="65 Conector recto"/>
                            <a:cNvCxnSpPr/>
                          </a:nvCxnSpPr>
                          <a:spPr>
                            <a:xfrm rot="5400000">
                              <a:off x="8251057" y="3046077"/>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7" name="22 Conector recto"/>
                            <a:cNvCxnSpPr/>
                          </a:nvCxnSpPr>
                          <a:spPr>
                            <a:xfrm>
                              <a:off x="8286776" y="2938920"/>
                              <a:ext cx="42862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8" name="67 Conector recto"/>
                            <a:cNvCxnSpPr/>
                          </a:nvCxnSpPr>
                          <a:spPr>
                            <a:xfrm rot="5400000">
                              <a:off x="8265571" y="3317315"/>
                              <a:ext cx="300266" cy="199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9" name="68 Conector recto"/>
                            <a:cNvCxnSpPr/>
                          </a:nvCxnSpPr>
                          <a:spPr>
                            <a:xfrm rot="16200000" flipH="1">
                              <a:off x="8479885" y="3317315"/>
                              <a:ext cx="285752"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64" name="63 CuadroTexto"/>
                          <a:cNvSpPr txBox="1"/>
                        </a:nvSpPr>
                        <a:spPr>
                          <a:xfrm>
                            <a:off x="7646100" y="3866382"/>
                            <a:ext cx="1983409" cy="419584"/>
                          </a:xfrm>
                          <a:prstGeom prst="rect">
                            <a:avLst/>
                          </a:prstGeom>
                          <a:noFill/>
                        </a:spPr>
                        <a:txSp>
                          <a:txBody>
                            <a:bodyPr wrap="non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ES" sz="1200" b="1" dirty="0" smtClean="0">
                                  <a:latin typeface="Arial" pitchFamily="34" charset="0"/>
                                  <a:cs typeface="Arial" pitchFamily="34" charset="0"/>
                                </a:rPr>
                                <a:t>* Operador</a:t>
                              </a:r>
                              <a:endParaRPr lang="es-ES" sz="1200" b="1" dirty="0">
                                <a:latin typeface="Arial" pitchFamily="34" charset="0"/>
                                <a:cs typeface="Arial" pitchFamily="34" charset="0"/>
                              </a:endParaRPr>
                            </a:p>
                          </a:txBody>
                          <a:useSpRect/>
                        </a:txSp>
                      </a:sp>
                    </a:grpSp>
                    <a:cxnSp>
                      <a:nvCxnSpPr>
                        <a:cNvPr id="77" name="76 Conector recto"/>
                        <a:cNvCxnSpPr/>
                      </a:nvCxnSpPr>
                      <a:spPr>
                        <a:xfrm rot="5400000" flipH="1" flipV="1">
                          <a:off x="1178695" y="2592601"/>
                          <a:ext cx="64294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78" name="77 Conector recto"/>
                        <a:cNvCxnSpPr/>
                      </a:nvCxnSpPr>
                      <a:spPr>
                        <a:xfrm rot="5400000" flipH="1" flipV="1">
                          <a:off x="1194106" y="4050046"/>
                          <a:ext cx="613708"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1" name="80 Conector recto"/>
                        <a:cNvCxnSpPr/>
                      </a:nvCxnSpPr>
                      <a:spPr>
                        <a:xfrm>
                          <a:off x="1501264" y="2271924"/>
                          <a:ext cx="100013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3" name="82 Conector recto"/>
                        <a:cNvCxnSpPr/>
                      </a:nvCxnSpPr>
                      <a:spPr>
                        <a:xfrm>
                          <a:off x="1500166" y="4359400"/>
                          <a:ext cx="1000132"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5" name="84 Conector recto"/>
                        <a:cNvCxnSpPr/>
                      </a:nvCxnSpPr>
                      <a:spPr>
                        <a:xfrm>
                          <a:off x="2900790" y="2285992"/>
                          <a:ext cx="857256"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6" name="85 Conector recto"/>
                        <a:cNvCxnSpPr/>
                      </a:nvCxnSpPr>
                      <a:spPr>
                        <a:xfrm>
                          <a:off x="2899692" y="4357694"/>
                          <a:ext cx="857256" cy="1588"/>
                        </a:xfrm>
                        <a:prstGeom prst="line">
                          <a:avLst/>
                        </a:prstGeom>
                      </a:spPr>
                      <a:style>
                        <a:lnRef idx="1">
                          <a:schemeClr val="accent1"/>
                        </a:lnRef>
                        <a:fillRef idx="0">
                          <a:schemeClr val="accent1"/>
                        </a:fillRef>
                        <a:effectRef idx="0">
                          <a:schemeClr val="accent1"/>
                        </a:effectRef>
                        <a:fontRef idx="minor">
                          <a:schemeClr val="tx1"/>
                        </a:fontRef>
                      </a:style>
                    </a:cxnSp>
                  </a:grpSp>
                </lc:lockedCanvas>
              </a:graphicData>
            </a:graphic>
          </wp:inline>
        </w:drawing>
      </w:r>
      <w:r w:rsidR="00557A12">
        <w:rPr>
          <w:rFonts w:ascii="Arial" w:hAnsi="Arial" w:cs="Arial"/>
          <w:b/>
          <w:sz w:val="22"/>
          <w:szCs w:val="22"/>
        </w:rPr>
        <w:t>Figura N7</w:t>
      </w:r>
      <w:r>
        <w:rPr>
          <w:rFonts w:ascii="Arial" w:hAnsi="Arial" w:cs="Arial"/>
          <w:sz w:val="22"/>
          <w:szCs w:val="22"/>
        </w:rPr>
        <w:t xml:space="preserve">: Diagrama de casos de uso – Registrar asignación de </w:t>
      </w:r>
      <w:commentRangeStart w:id="24"/>
      <w:r>
        <w:rPr>
          <w:rFonts w:ascii="Arial" w:hAnsi="Arial" w:cs="Arial"/>
          <w:sz w:val="22"/>
          <w:szCs w:val="22"/>
        </w:rPr>
        <w:t>recursos</w:t>
      </w:r>
      <w:commentRangeEnd w:id="24"/>
      <w:r w:rsidR="00AF0228">
        <w:rPr>
          <w:rStyle w:val="Refdecomentario"/>
        </w:rPr>
        <w:commentReference w:id="24"/>
      </w:r>
      <w:r>
        <w:rPr>
          <w:rFonts w:ascii="Arial" w:hAnsi="Arial" w:cs="Arial"/>
          <w:sz w:val="22"/>
          <w:szCs w:val="22"/>
        </w:rPr>
        <w:t>.</w:t>
      </w:r>
    </w:p>
    <w:p w14:paraId="30A2520B" w14:textId="77777777" w:rsidR="00BA6FA1" w:rsidRPr="00324891" w:rsidRDefault="00BA6FA1" w:rsidP="00A671CA">
      <w:pPr>
        <w:pStyle w:val="Textoindependiente"/>
        <w:spacing w:after="0" w:line="360" w:lineRule="auto"/>
        <w:jc w:val="both"/>
        <w:rPr>
          <w:rFonts w:ascii="Arial" w:hAnsi="Arial" w:cs="Arial"/>
          <w:b/>
          <w:sz w:val="22"/>
          <w:szCs w:val="22"/>
        </w:rPr>
      </w:pPr>
      <w:r w:rsidRPr="00324891">
        <w:rPr>
          <w:rFonts w:ascii="Arial" w:hAnsi="Arial" w:cs="Arial"/>
          <w:b/>
          <w:sz w:val="22"/>
          <w:szCs w:val="22"/>
        </w:rPr>
        <w:lastRenderedPageBreak/>
        <w:t>Diagrama de clases.</w:t>
      </w:r>
    </w:p>
    <w:p w14:paraId="30A2520C" w14:textId="77777777" w:rsidR="00A671CA" w:rsidRDefault="00A671CA" w:rsidP="00A671CA">
      <w:pPr>
        <w:pStyle w:val="Textoindependiente"/>
        <w:spacing w:after="0" w:line="360" w:lineRule="auto"/>
        <w:jc w:val="both"/>
        <w:rPr>
          <w:rFonts w:ascii="Arial" w:hAnsi="Arial" w:cs="Arial"/>
          <w:sz w:val="22"/>
          <w:szCs w:val="22"/>
        </w:rPr>
      </w:pPr>
    </w:p>
    <w:p w14:paraId="30A2520D" w14:textId="77777777" w:rsidR="00BA6FA1" w:rsidRDefault="00BA6FA1">
      <w:pPr>
        <w:pStyle w:val="Textoindependiente"/>
        <w:spacing w:after="0" w:line="360" w:lineRule="auto"/>
        <w:ind w:firstLine="708"/>
        <w:jc w:val="both"/>
        <w:rPr>
          <w:rFonts w:ascii="Arial" w:hAnsi="Arial" w:cs="Arial"/>
          <w:sz w:val="22"/>
          <w:szCs w:val="22"/>
        </w:rPr>
      </w:pPr>
      <w:r>
        <w:rPr>
          <w:rFonts w:ascii="Arial" w:hAnsi="Arial" w:cs="Arial"/>
          <w:sz w:val="22"/>
          <w:szCs w:val="22"/>
        </w:rPr>
        <w:t xml:space="preserve">Las clases involucradas en el </w:t>
      </w:r>
      <w:r w:rsidR="00A671CA">
        <w:rPr>
          <w:rFonts w:ascii="Arial" w:hAnsi="Arial" w:cs="Arial"/>
          <w:sz w:val="22"/>
          <w:szCs w:val="22"/>
        </w:rPr>
        <w:t>SIFORPRE</w:t>
      </w:r>
      <w:r>
        <w:rPr>
          <w:rFonts w:ascii="Arial" w:hAnsi="Arial" w:cs="Arial"/>
          <w:sz w:val="22"/>
          <w:szCs w:val="22"/>
        </w:rPr>
        <w:t xml:space="preserve"> son las siguientes:</w:t>
      </w:r>
    </w:p>
    <w:p w14:paraId="30A2520E" w14:textId="77777777" w:rsidR="00A671CA" w:rsidRDefault="00A671CA">
      <w:pPr>
        <w:pStyle w:val="Textoindependiente"/>
        <w:spacing w:after="0" w:line="360" w:lineRule="auto"/>
        <w:ind w:firstLine="708"/>
        <w:jc w:val="both"/>
        <w:rPr>
          <w:rFonts w:ascii="Arial" w:hAnsi="Arial" w:cs="Arial"/>
          <w:sz w:val="22"/>
          <w:szCs w:val="22"/>
        </w:rPr>
      </w:pPr>
    </w:p>
    <w:p w14:paraId="30A2520F" w14:textId="77777777" w:rsidR="00A671CA" w:rsidRDefault="00A671CA">
      <w:pPr>
        <w:pStyle w:val="Textoindependiente"/>
        <w:spacing w:after="0" w:line="360" w:lineRule="auto"/>
        <w:ind w:firstLine="708"/>
        <w:jc w:val="both"/>
        <w:rPr>
          <w:rFonts w:ascii="Arial" w:hAnsi="Arial" w:cs="Arial"/>
          <w:sz w:val="22"/>
          <w:szCs w:val="22"/>
        </w:rPr>
        <w:sectPr w:rsidR="00A671CA">
          <w:type w:val="continuous"/>
          <w:pgSz w:w="12240" w:h="15840"/>
          <w:pgMar w:top="2268" w:right="1701" w:bottom="1701" w:left="2268" w:header="1140" w:footer="720" w:gutter="0"/>
          <w:cols w:space="720"/>
          <w:docGrid w:linePitch="360"/>
        </w:sectPr>
      </w:pPr>
    </w:p>
    <w:p w14:paraId="30A25210"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Proyectos.</w:t>
      </w:r>
    </w:p>
    <w:p w14:paraId="30A25211"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administrativa</w:t>
      </w:r>
      <w:r w:rsidR="00BA6FA1">
        <w:rPr>
          <w:rFonts w:ascii="Arial" w:hAnsi="Arial" w:cs="Arial"/>
          <w:sz w:val="22"/>
          <w:szCs w:val="22"/>
        </w:rPr>
        <w:t>.</w:t>
      </w:r>
    </w:p>
    <w:p w14:paraId="30A25212"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Acción específica</w:t>
      </w:r>
      <w:r w:rsidR="00BA6FA1">
        <w:rPr>
          <w:rFonts w:ascii="Arial" w:hAnsi="Arial" w:cs="Arial"/>
          <w:sz w:val="22"/>
          <w:szCs w:val="22"/>
        </w:rPr>
        <w:t>.</w:t>
      </w:r>
    </w:p>
    <w:p w14:paraId="30A25213"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Actividades</w:t>
      </w:r>
      <w:r w:rsidR="00BA6FA1">
        <w:rPr>
          <w:rFonts w:ascii="Arial" w:hAnsi="Arial" w:cs="Arial"/>
          <w:sz w:val="22"/>
          <w:szCs w:val="22"/>
        </w:rPr>
        <w:t>.</w:t>
      </w:r>
    </w:p>
    <w:p w14:paraId="30A25214"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Fuente de financiamiento</w:t>
      </w:r>
      <w:r w:rsidR="00BA6FA1">
        <w:rPr>
          <w:rFonts w:ascii="Arial" w:hAnsi="Arial" w:cs="Arial"/>
          <w:sz w:val="22"/>
          <w:szCs w:val="22"/>
        </w:rPr>
        <w:t>.</w:t>
      </w:r>
    </w:p>
    <w:p w14:paraId="30A25215"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Plan de cuentas</w:t>
      </w:r>
      <w:r w:rsidR="00BA6FA1">
        <w:rPr>
          <w:rFonts w:ascii="Arial" w:hAnsi="Arial" w:cs="Arial"/>
          <w:sz w:val="22"/>
          <w:szCs w:val="22"/>
        </w:rPr>
        <w:t>.</w:t>
      </w:r>
    </w:p>
    <w:p w14:paraId="30A25216"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Recursos</w:t>
      </w:r>
      <w:r w:rsidR="00BA6FA1">
        <w:rPr>
          <w:rFonts w:ascii="Arial" w:hAnsi="Arial" w:cs="Arial"/>
          <w:sz w:val="22"/>
          <w:szCs w:val="22"/>
        </w:rPr>
        <w:t>.</w:t>
      </w:r>
    </w:p>
    <w:p w14:paraId="30A25217"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Variables económicas</w:t>
      </w:r>
      <w:r w:rsidR="00BA6FA1">
        <w:rPr>
          <w:rFonts w:ascii="Arial" w:hAnsi="Arial" w:cs="Arial"/>
          <w:sz w:val="22"/>
          <w:szCs w:val="22"/>
        </w:rPr>
        <w:t>.</w:t>
      </w:r>
    </w:p>
    <w:p w14:paraId="30A25218"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Unidad de medida</w:t>
      </w:r>
      <w:r w:rsidR="00BA6FA1">
        <w:rPr>
          <w:rFonts w:ascii="Arial" w:hAnsi="Arial" w:cs="Arial"/>
          <w:sz w:val="22"/>
          <w:szCs w:val="22"/>
        </w:rPr>
        <w:t>.</w:t>
      </w:r>
    </w:p>
    <w:p w14:paraId="30A25219"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Tipos de variables</w:t>
      </w:r>
      <w:r w:rsidR="00BA6FA1">
        <w:rPr>
          <w:rFonts w:ascii="Arial" w:hAnsi="Arial" w:cs="Arial"/>
          <w:sz w:val="22"/>
          <w:szCs w:val="22"/>
        </w:rPr>
        <w:t>.</w:t>
      </w:r>
    </w:p>
    <w:p w14:paraId="30A2521A"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Partes</w:t>
      </w:r>
      <w:r w:rsidR="00BA6FA1">
        <w:rPr>
          <w:rFonts w:ascii="Arial" w:hAnsi="Arial" w:cs="Arial"/>
          <w:sz w:val="22"/>
          <w:szCs w:val="22"/>
        </w:rPr>
        <w:t>.</w:t>
      </w:r>
    </w:p>
    <w:p w14:paraId="30A2521B"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 xml:space="preserve">Asignación de </w:t>
      </w:r>
      <w:commentRangeStart w:id="25"/>
      <w:r>
        <w:rPr>
          <w:rFonts w:ascii="Arial" w:hAnsi="Arial" w:cs="Arial"/>
          <w:sz w:val="22"/>
          <w:szCs w:val="22"/>
        </w:rPr>
        <w:t>recursos</w:t>
      </w:r>
      <w:commentRangeEnd w:id="25"/>
      <w:r w:rsidR="00AF0228">
        <w:rPr>
          <w:rStyle w:val="Refdecomentario"/>
        </w:rPr>
        <w:commentReference w:id="25"/>
      </w:r>
      <w:r w:rsidR="00BA6FA1">
        <w:rPr>
          <w:rFonts w:ascii="Arial" w:hAnsi="Arial" w:cs="Arial"/>
          <w:sz w:val="22"/>
          <w:szCs w:val="22"/>
        </w:rPr>
        <w:t>.</w:t>
      </w:r>
    </w:p>
    <w:p w14:paraId="30A2521C"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 xml:space="preserve">Asignación de </w:t>
      </w:r>
      <w:commentRangeStart w:id="26"/>
      <w:r>
        <w:rPr>
          <w:rFonts w:ascii="Arial" w:hAnsi="Arial" w:cs="Arial"/>
          <w:sz w:val="22"/>
          <w:szCs w:val="22"/>
        </w:rPr>
        <w:t>personal</w:t>
      </w:r>
      <w:commentRangeEnd w:id="26"/>
      <w:r w:rsidR="00AF0228">
        <w:rPr>
          <w:rStyle w:val="Refdecomentario"/>
        </w:rPr>
        <w:commentReference w:id="26"/>
      </w:r>
      <w:r w:rsidR="00BA6FA1">
        <w:rPr>
          <w:rFonts w:ascii="Arial" w:hAnsi="Arial" w:cs="Arial"/>
          <w:sz w:val="22"/>
          <w:szCs w:val="22"/>
        </w:rPr>
        <w:t>.</w:t>
      </w:r>
    </w:p>
    <w:p w14:paraId="30A2521D" w14:textId="77777777" w:rsidR="00BA6FA1" w:rsidRDefault="00A17348" w:rsidP="00C80787">
      <w:pPr>
        <w:pStyle w:val="Textoindependiente"/>
        <w:numPr>
          <w:ilvl w:val="0"/>
          <w:numId w:val="21"/>
        </w:numPr>
        <w:spacing w:after="0" w:line="360" w:lineRule="auto"/>
        <w:jc w:val="both"/>
        <w:rPr>
          <w:rFonts w:ascii="Arial" w:hAnsi="Arial" w:cs="Arial"/>
          <w:sz w:val="22"/>
          <w:szCs w:val="22"/>
        </w:rPr>
      </w:pPr>
      <w:r>
        <w:rPr>
          <w:rFonts w:ascii="Arial" w:hAnsi="Arial" w:cs="Arial"/>
          <w:sz w:val="22"/>
          <w:szCs w:val="22"/>
        </w:rPr>
        <w:t>Formulación presupuestaria</w:t>
      </w:r>
      <w:r w:rsidR="00BA6FA1">
        <w:rPr>
          <w:rFonts w:ascii="Arial" w:hAnsi="Arial" w:cs="Arial"/>
          <w:sz w:val="22"/>
          <w:szCs w:val="22"/>
        </w:rPr>
        <w:t>.</w:t>
      </w:r>
    </w:p>
    <w:p w14:paraId="30A2521E" w14:textId="77777777" w:rsidR="00BA6FA1" w:rsidRDefault="00BA6FA1">
      <w:pPr>
        <w:pStyle w:val="Textoindependiente"/>
        <w:spacing w:after="0" w:line="360" w:lineRule="auto"/>
        <w:jc w:val="center"/>
        <w:rPr>
          <w:rFonts w:ascii="Arial" w:hAnsi="Arial" w:cs="Arial"/>
          <w:sz w:val="22"/>
          <w:szCs w:val="22"/>
        </w:rPr>
      </w:pPr>
    </w:p>
    <w:p w14:paraId="30A2521F" w14:textId="77777777" w:rsidR="00BA6FA1" w:rsidRDefault="00BA6FA1">
      <w:pPr>
        <w:pStyle w:val="Textoindependiente"/>
        <w:spacing w:after="0" w:line="360" w:lineRule="auto"/>
        <w:jc w:val="center"/>
        <w:rPr>
          <w:rFonts w:ascii="Arial" w:hAnsi="Arial" w:cs="Arial"/>
          <w:sz w:val="22"/>
          <w:szCs w:val="22"/>
        </w:rPr>
      </w:pPr>
    </w:p>
    <w:p w14:paraId="30A25220" w14:textId="77777777" w:rsidR="00BA6FA1" w:rsidRDefault="00BA6FA1">
      <w:pPr>
        <w:sectPr w:rsidR="00BA6FA1">
          <w:type w:val="continuous"/>
          <w:pgSz w:w="12240" w:h="15840"/>
          <w:pgMar w:top="2268" w:right="1701" w:bottom="1701" w:left="2268" w:header="1140" w:footer="720" w:gutter="0"/>
          <w:cols w:num="2" w:space="720"/>
          <w:docGrid w:linePitch="360"/>
        </w:sectPr>
      </w:pPr>
    </w:p>
    <w:p w14:paraId="30A25221" w14:textId="77777777" w:rsidR="00BA6FA1" w:rsidRDefault="00BA6FA1">
      <w:pPr>
        <w:pStyle w:val="Textoindependiente"/>
        <w:spacing w:after="0" w:line="360" w:lineRule="auto"/>
        <w:jc w:val="center"/>
        <w:rPr>
          <w:rFonts w:ascii="Arial" w:hAnsi="Arial" w:cs="Arial"/>
          <w:sz w:val="22"/>
          <w:szCs w:val="22"/>
        </w:rPr>
      </w:pPr>
    </w:p>
    <w:p w14:paraId="30A25222" w14:textId="77777777" w:rsidR="00BA6FA1" w:rsidRDefault="00BA6FA1">
      <w:pPr>
        <w:pStyle w:val="Textoindependiente"/>
        <w:spacing w:after="0" w:line="360" w:lineRule="auto"/>
        <w:jc w:val="center"/>
        <w:rPr>
          <w:rFonts w:ascii="Arial" w:hAnsi="Arial" w:cs="Arial"/>
          <w:sz w:val="22"/>
          <w:szCs w:val="22"/>
        </w:rPr>
      </w:pPr>
    </w:p>
    <w:p w14:paraId="60A9C4DD" w14:textId="77777777" w:rsidR="001307DB" w:rsidRDefault="001307DB" w:rsidP="004D415E">
      <w:pPr>
        <w:pStyle w:val="Textoindependiente"/>
        <w:spacing w:after="0" w:line="360" w:lineRule="auto"/>
        <w:jc w:val="both"/>
        <w:rPr>
          <w:rFonts w:ascii="Arial" w:hAnsi="Arial" w:cs="Arial"/>
          <w:b/>
          <w:sz w:val="22"/>
          <w:szCs w:val="22"/>
        </w:rPr>
      </w:pPr>
    </w:p>
    <w:p w14:paraId="49BAFDF0" w14:textId="77777777" w:rsidR="001307DB" w:rsidRDefault="001307DB" w:rsidP="004D415E">
      <w:pPr>
        <w:pStyle w:val="Textoindependiente"/>
        <w:spacing w:after="0" w:line="360" w:lineRule="auto"/>
        <w:jc w:val="both"/>
        <w:rPr>
          <w:rFonts w:ascii="Arial" w:hAnsi="Arial" w:cs="Arial"/>
          <w:b/>
          <w:sz w:val="22"/>
          <w:szCs w:val="22"/>
        </w:rPr>
      </w:pPr>
    </w:p>
    <w:p w14:paraId="6C97C52A" w14:textId="77777777" w:rsidR="001307DB" w:rsidRDefault="001307DB" w:rsidP="004D415E">
      <w:pPr>
        <w:pStyle w:val="Textoindependiente"/>
        <w:spacing w:after="0" w:line="360" w:lineRule="auto"/>
        <w:jc w:val="both"/>
        <w:rPr>
          <w:rFonts w:ascii="Arial" w:hAnsi="Arial" w:cs="Arial"/>
          <w:b/>
          <w:sz w:val="22"/>
          <w:szCs w:val="22"/>
        </w:rPr>
      </w:pPr>
    </w:p>
    <w:p w14:paraId="155C94F7" w14:textId="77777777" w:rsidR="001307DB" w:rsidRDefault="001307DB" w:rsidP="004D415E">
      <w:pPr>
        <w:pStyle w:val="Textoindependiente"/>
        <w:spacing w:after="0" w:line="360" w:lineRule="auto"/>
        <w:jc w:val="both"/>
        <w:rPr>
          <w:rFonts w:ascii="Arial" w:hAnsi="Arial" w:cs="Arial"/>
          <w:b/>
          <w:sz w:val="22"/>
          <w:szCs w:val="22"/>
        </w:rPr>
      </w:pPr>
    </w:p>
    <w:p w14:paraId="6C336488" w14:textId="77777777" w:rsidR="001307DB" w:rsidRDefault="001307DB" w:rsidP="004D415E">
      <w:pPr>
        <w:pStyle w:val="Textoindependiente"/>
        <w:spacing w:after="0" w:line="360" w:lineRule="auto"/>
        <w:jc w:val="both"/>
        <w:rPr>
          <w:rFonts w:ascii="Arial" w:hAnsi="Arial" w:cs="Arial"/>
          <w:b/>
          <w:sz w:val="22"/>
          <w:szCs w:val="22"/>
        </w:rPr>
      </w:pPr>
    </w:p>
    <w:p w14:paraId="67B902CE" w14:textId="77777777" w:rsidR="001307DB" w:rsidRDefault="001307DB" w:rsidP="004D415E">
      <w:pPr>
        <w:pStyle w:val="Textoindependiente"/>
        <w:spacing w:after="0" w:line="360" w:lineRule="auto"/>
        <w:jc w:val="both"/>
        <w:rPr>
          <w:rFonts w:ascii="Arial" w:hAnsi="Arial" w:cs="Arial"/>
          <w:b/>
          <w:sz w:val="22"/>
          <w:szCs w:val="22"/>
        </w:rPr>
      </w:pPr>
    </w:p>
    <w:p w14:paraId="7E73AD3A" w14:textId="77777777" w:rsidR="001307DB" w:rsidRDefault="001307DB" w:rsidP="004D415E">
      <w:pPr>
        <w:pStyle w:val="Textoindependiente"/>
        <w:spacing w:after="0" w:line="360" w:lineRule="auto"/>
        <w:jc w:val="both"/>
        <w:rPr>
          <w:rFonts w:ascii="Arial" w:hAnsi="Arial" w:cs="Arial"/>
          <w:b/>
          <w:sz w:val="22"/>
          <w:szCs w:val="22"/>
        </w:rPr>
      </w:pPr>
    </w:p>
    <w:p w14:paraId="6EA4BBC3" w14:textId="77777777" w:rsidR="001307DB" w:rsidRDefault="001307DB" w:rsidP="004D415E">
      <w:pPr>
        <w:pStyle w:val="Textoindependiente"/>
        <w:spacing w:after="0" w:line="360" w:lineRule="auto"/>
        <w:jc w:val="both"/>
        <w:rPr>
          <w:rFonts w:ascii="Arial" w:hAnsi="Arial" w:cs="Arial"/>
          <w:b/>
          <w:sz w:val="22"/>
          <w:szCs w:val="22"/>
        </w:rPr>
      </w:pPr>
    </w:p>
    <w:p w14:paraId="3C055093" w14:textId="77777777" w:rsidR="001307DB" w:rsidRDefault="001307DB" w:rsidP="004D415E">
      <w:pPr>
        <w:pStyle w:val="Textoindependiente"/>
        <w:spacing w:after="0" w:line="360" w:lineRule="auto"/>
        <w:jc w:val="both"/>
        <w:rPr>
          <w:rFonts w:ascii="Arial" w:hAnsi="Arial" w:cs="Arial"/>
          <w:b/>
          <w:sz w:val="22"/>
          <w:szCs w:val="22"/>
        </w:rPr>
      </w:pPr>
    </w:p>
    <w:p w14:paraId="5F865327" w14:textId="77777777" w:rsidR="001307DB" w:rsidRDefault="001307DB" w:rsidP="004D415E">
      <w:pPr>
        <w:pStyle w:val="Textoindependiente"/>
        <w:spacing w:after="0" w:line="360" w:lineRule="auto"/>
        <w:jc w:val="both"/>
        <w:rPr>
          <w:rFonts w:ascii="Arial" w:hAnsi="Arial" w:cs="Arial"/>
          <w:b/>
          <w:sz w:val="22"/>
          <w:szCs w:val="22"/>
        </w:rPr>
      </w:pPr>
    </w:p>
    <w:p w14:paraId="51804233" w14:textId="77777777" w:rsidR="001307DB" w:rsidRDefault="001307DB" w:rsidP="004D415E">
      <w:pPr>
        <w:pStyle w:val="Textoindependiente"/>
        <w:spacing w:after="0" w:line="360" w:lineRule="auto"/>
        <w:jc w:val="both"/>
        <w:rPr>
          <w:rFonts w:ascii="Arial" w:hAnsi="Arial" w:cs="Arial"/>
          <w:b/>
          <w:sz w:val="22"/>
          <w:szCs w:val="22"/>
        </w:rPr>
      </w:pPr>
    </w:p>
    <w:p w14:paraId="66F6B39B" w14:textId="77777777" w:rsidR="001307DB" w:rsidRDefault="001307DB" w:rsidP="004D415E">
      <w:pPr>
        <w:pStyle w:val="Textoindependiente"/>
        <w:spacing w:after="0" w:line="360" w:lineRule="auto"/>
        <w:jc w:val="both"/>
        <w:rPr>
          <w:rFonts w:ascii="Arial" w:hAnsi="Arial" w:cs="Arial"/>
          <w:b/>
          <w:sz w:val="22"/>
          <w:szCs w:val="22"/>
        </w:rPr>
      </w:pPr>
    </w:p>
    <w:p w14:paraId="5B6F1669" w14:textId="77777777" w:rsidR="001307DB" w:rsidRDefault="001307DB" w:rsidP="004D415E">
      <w:pPr>
        <w:pStyle w:val="Textoindependiente"/>
        <w:spacing w:after="0" w:line="360" w:lineRule="auto"/>
        <w:jc w:val="both"/>
        <w:rPr>
          <w:rFonts w:ascii="Arial" w:hAnsi="Arial" w:cs="Arial"/>
          <w:b/>
          <w:sz w:val="22"/>
          <w:szCs w:val="22"/>
        </w:rPr>
      </w:pPr>
    </w:p>
    <w:p w14:paraId="6E0E6F57" w14:textId="77777777" w:rsidR="001307DB" w:rsidRDefault="001307DB" w:rsidP="004D415E">
      <w:pPr>
        <w:pStyle w:val="Textoindependiente"/>
        <w:spacing w:after="0" w:line="360" w:lineRule="auto"/>
        <w:jc w:val="both"/>
        <w:rPr>
          <w:rFonts w:ascii="Arial" w:hAnsi="Arial" w:cs="Arial"/>
          <w:b/>
          <w:sz w:val="22"/>
          <w:szCs w:val="22"/>
        </w:rPr>
      </w:pPr>
    </w:p>
    <w:p w14:paraId="3198B5E2" w14:textId="77777777" w:rsidR="001307DB" w:rsidRDefault="001307DB" w:rsidP="004D415E">
      <w:pPr>
        <w:pStyle w:val="Textoindependiente"/>
        <w:spacing w:after="0" w:line="360" w:lineRule="auto"/>
        <w:jc w:val="both"/>
        <w:rPr>
          <w:rFonts w:ascii="Arial" w:hAnsi="Arial" w:cs="Arial"/>
          <w:b/>
          <w:sz w:val="22"/>
          <w:szCs w:val="22"/>
        </w:rPr>
      </w:pPr>
    </w:p>
    <w:p w14:paraId="2295B5D7" w14:textId="77777777" w:rsidR="001307DB" w:rsidRDefault="001307DB" w:rsidP="004D415E">
      <w:pPr>
        <w:pStyle w:val="Textoindependiente"/>
        <w:spacing w:after="0" w:line="360" w:lineRule="auto"/>
        <w:jc w:val="both"/>
        <w:rPr>
          <w:rFonts w:ascii="Arial" w:hAnsi="Arial" w:cs="Arial"/>
          <w:b/>
          <w:sz w:val="22"/>
          <w:szCs w:val="22"/>
        </w:rPr>
      </w:pPr>
    </w:p>
    <w:p w14:paraId="5F3D7965" w14:textId="77777777" w:rsidR="001307DB" w:rsidRDefault="001307DB" w:rsidP="004D415E">
      <w:pPr>
        <w:pStyle w:val="Textoindependiente"/>
        <w:spacing w:after="0" w:line="360" w:lineRule="auto"/>
        <w:jc w:val="both"/>
        <w:rPr>
          <w:rFonts w:ascii="Arial" w:hAnsi="Arial" w:cs="Arial"/>
          <w:b/>
          <w:sz w:val="22"/>
          <w:szCs w:val="22"/>
        </w:rPr>
      </w:pPr>
    </w:p>
    <w:p w14:paraId="30A25223" w14:textId="646DB173" w:rsidR="00BA6FA1" w:rsidRPr="004D415E" w:rsidRDefault="004D415E" w:rsidP="004D415E">
      <w:pPr>
        <w:pStyle w:val="Textoindependiente"/>
        <w:spacing w:after="0" w:line="360" w:lineRule="auto"/>
        <w:jc w:val="both"/>
        <w:rPr>
          <w:rFonts w:ascii="Arial" w:hAnsi="Arial" w:cs="Arial"/>
          <w:b/>
          <w:sz w:val="22"/>
          <w:szCs w:val="22"/>
        </w:rPr>
      </w:pPr>
      <w:r>
        <w:rPr>
          <w:rFonts w:ascii="Arial" w:hAnsi="Arial" w:cs="Arial"/>
          <w:b/>
          <w:sz w:val="22"/>
          <w:szCs w:val="22"/>
        </w:rPr>
        <w:lastRenderedPageBreak/>
        <w:t>Modelos:</w:t>
      </w:r>
    </w:p>
    <w:p w14:paraId="30A25224" w14:textId="48803E61" w:rsidR="00BA6FA1" w:rsidRDefault="001307DB">
      <w:pPr>
        <w:pStyle w:val="Textoindependiente"/>
        <w:spacing w:after="0" w:line="360" w:lineRule="auto"/>
        <w:jc w:val="center"/>
        <w:rPr>
          <w:rFonts w:ascii="Arial" w:hAnsi="Arial" w:cs="Arial"/>
          <w:sz w:val="22"/>
          <w:szCs w:val="22"/>
        </w:rPr>
      </w:pPr>
      <w:r>
        <w:rPr>
          <w:noProof/>
        </w:rPr>
        <w:drawing>
          <wp:inline distT="0" distB="0" distL="0" distR="0" wp14:anchorId="4244D654" wp14:editId="2E62B10A">
            <wp:extent cx="5252085" cy="6427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2085" cy="6427824"/>
                    </a:xfrm>
                    <a:prstGeom prst="rect">
                      <a:avLst/>
                    </a:prstGeom>
                    <a:noFill/>
                    <a:ln>
                      <a:noFill/>
                    </a:ln>
                  </pic:spPr>
                </pic:pic>
              </a:graphicData>
            </a:graphic>
          </wp:inline>
        </w:drawing>
      </w:r>
    </w:p>
    <w:p w14:paraId="30A25225" w14:textId="77777777" w:rsidR="00BA6FA1" w:rsidRDefault="00BA6FA1">
      <w:pPr>
        <w:pStyle w:val="Textoindependiente"/>
        <w:spacing w:after="0" w:line="360" w:lineRule="auto"/>
        <w:jc w:val="center"/>
        <w:rPr>
          <w:rFonts w:ascii="Arial" w:hAnsi="Arial" w:cs="Arial"/>
          <w:sz w:val="22"/>
          <w:szCs w:val="22"/>
        </w:rPr>
      </w:pPr>
    </w:p>
    <w:p w14:paraId="30A25226" w14:textId="77777777" w:rsidR="00BA6FA1" w:rsidRDefault="00BA6FA1">
      <w:pPr>
        <w:sectPr w:rsidR="00BA6FA1">
          <w:type w:val="continuous"/>
          <w:pgSz w:w="12240" w:h="15840"/>
          <w:pgMar w:top="2268" w:right="1701" w:bottom="1701" w:left="2268" w:header="1140" w:footer="720" w:gutter="0"/>
          <w:cols w:space="720"/>
          <w:docGrid w:linePitch="360"/>
        </w:sectPr>
      </w:pPr>
    </w:p>
    <w:p w14:paraId="30A25227" w14:textId="77777777" w:rsidR="00BA6FA1" w:rsidRDefault="00BA6FA1">
      <w:pPr>
        <w:pStyle w:val="Textoindependiente"/>
        <w:spacing w:after="0" w:line="360" w:lineRule="auto"/>
        <w:jc w:val="center"/>
        <w:rPr>
          <w:rFonts w:ascii="Arial" w:hAnsi="Arial" w:cs="Arial"/>
          <w:sz w:val="22"/>
          <w:szCs w:val="22"/>
        </w:rPr>
      </w:pPr>
    </w:p>
    <w:p w14:paraId="30A25234" w14:textId="6C558A0F" w:rsidR="00BA6FA1" w:rsidRDefault="00E774A6" w:rsidP="00E774A6">
      <w:pPr>
        <w:pStyle w:val="Epgrafe1"/>
        <w:spacing w:line="360" w:lineRule="auto"/>
        <w:jc w:val="center"/>
        <w:rPr>
          <w:rFonts w:ascii="Arial" w:hAnsi="Arial" w:cs="Arial"/>
          <w:b w:val="0"/>
          <w:sz w:val="22"/>
          <w:szCs w:val="22"/>
        </w:rPr>
      </w:pPr>
      <w:r>
        <w:rPr>
          <w:rFonts w:ascii="Arial" w:hAnsi="Arial" w:cs="Arial"/>
          <w:sz w:val="22"/>
          <w:szCs w:val="22"/>
        </w:rPr>
        <w:t>Figura N8</w:t>
      </w:r>
      <w:r w:rsidR="00BA6FA1">
        <w:rPr>
          <w:rFonts w:ascii="Arial" w:hAnsi="Arial" w:cs="Arial"/>
          <w:sz w:val="22"/>
          <w:szCs w:val="22"/>
        </w:rPr>
        <w:t>:</w:t>
      </w:r>
      <w:r w:rsidR="00BA6FA1">
        <w:rPr>
          <w:rFonts w:ascii="Arial" w:hAnsi="Arial" w:cs="Arial"/>
          <w:b w:val="0"/>
          <w:sz w:val="22"/>
          <w:szCs w:val="22"/>
        </w:rPr>
        <w:t xml:space="preserve"> Diagrama de clases del </w:t>
      </w:r>
      <w:r w:rsidR="00F04411">
        <w:rPr>
          <w:rFonts w:ascii="Arial" w:hAnsi="Arial" w:cs="Arial"/>
          <w:b w:val="0"/>
          <w:sz w:val="22"/>
          <w:szCs w:val="22"/>
        </w:rPr>
        <w:t>SIFOPRE</w:t>
      </w:r>
      <w:r w:rsidR="00BA6FA1">
        <w:rPr>
          <w:rFonts w:ascii="Arial" w:hAnsi="Arial" w:cs="Arial"/>
          <w:b w:val="0"/>
          <w:sz w:val="22"/>
          <w:szCs w:val="22"/>
        </w:rPr>
        <w:t>.</w:t>
      </w:r>
      <w:r>
        <w:rPr>
          <w:rFonts w:ascii="Arial" w:hAnsi="Arial" w:cs="Arial"/>
          <w:b w:val="0"/>
          <w:sz w:val="22"/>
          <w:szCs w:val="22"/>
        </w:rPr>
        <w:t>(Modelos)</w:t>
      </w:r>
    </w:p>
    <w:p w14:paraId="6BF30C23" w14:textId="77777777" w:rsidR="00E774A6" w:rsidRPr="00E774A6" w:rsidRDefault="00E774A6" w:rsidP="00E774A6"/>
    <w:p w14:paraId="5C7473AD" w14:textId="68727E27" w:rsidR="00E774A6" w:rsidRDefault="00E774A6" w:rsidP="005877B3">
      <w:pPr>
        <w:pStyle w:val="Textoindependiente"/>
        <w:spacing w:after="0" w:line="360" w:lineRule="auto"/>
        <w:jc w:val="both"/>
        <w:rPr>
          <w:rFonts w:ascii="Arial" w:hAnsi="Arial" w:cs="Arial"/>
          <w:b/>
          <w:sz w:val="22"/>
          <w:szCs w:val="22"/>
        </w:rPr>
      </w:pPr>
      <w:r>
        <w:rPr>
          <w:rFonts w:ascii="Arial" w:hAnsi="Arial" w:cs="Arial"/>
          <w:b/>
          <w:sz w:val="22"/>
          <w:szCs w:val="22"/>
        </w:rPr>
        <w:t>Controladores:</w:t>
      </w:r>
    </w:p>
    <w:p w14:paraId="0B5E8FEA" w14:textId="77777777" w:rsidR="00E774A6" w:rsidRPr="00E774A6" w:rsidRDefault="00E774A6" w:rsidP="005877B3">
      <w:pPr>
        <w:pStyle w:val="Textoindependiente"/>
        <w:spacing w:after="0" w:line="360" w:lineRule="auto"/>
        <w:jc w:val="both"/>
        <w:rPr>
          <w:rFonts w:ascii="Arial" w:hAnsi="Arial" w:cs="Arial"/>
          <w:b/>
          <w:sz w:val="22"/>
          <w:szCs w:val="22"/>
        </w:rPr>
      </w:pPr>
    </w:p>
    <w:p w14:paraId="675F8FBE" w14:textId="4FB1F751" w:rsidR="00E774A6" w:rsidRDefault="00AC06B1" w:rsidP="005877B3">
      <w:pPr>
        <w:pStyle w:val="Textoindependiente"/>
        <w:spacing w:after="0" w:line="360" w:lineRule="auto"/>
        <w:jc w:val="both"/>
        <w:rPr>
          <w:rFonts w:ascii="Arial" w:hAnsi="Arial" w:cs="Arial"/>
          <w:b/>
          <w:sz w:val="22"/>
          <w:szCs w:val="22"/>
          <w:u w:val="single"/>
        </w:rPr>
      </w:pPr>
      <w:r>
        <w:rPr>
          <w:noProof/>
        </w:rPr>
        <w:drawing>
          <wp:inline distT="0" distB="0" distL="0" distR="0" wp14:anchorId="41868D1A" wp14:editId="19DF3AFF">
            <wp:extent cx="4656667" cy="6195142"/>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8429" cy="6197486"/>
                    </a:xfrm>
                    <a:prstGeom prst="rect">
                      <a:avLst/>
                    </a:prstGeom>
                    <a:noFill/>
                    <a:ln>
                      <a:noFill/>
                    </a:ln>
                  </pic:spPr>
                </pic:pic>
              </a:graphicData>
            </a:graphic>
          </wp:inline>
        </w:drawing>
      </w:r>
    </w:p>
    <w:p w14:paraId="0BD8E93F" w14:textId="77777777" w:rsidR="00AC06B1" w:rsidRDefault="00AC06B1" w:rsidP="005877B3">
      <w:pPr>
        <w:pStyle w:val="Textoindependiente"/>
        <w:spacing w:after="0" w:line="360" w:lineRule="auto"/>
        <w:jc w:val="both"/>
        <w:rPr>
          <w:rFonts w:ascii="Arial" w:hAnsi="Arial" w:cs="Arial"/>
          <w:b/>
          <w:sz w:val="22"/>
          <w:szCs w:val="22"/>
          <w:u w:val="single"/>
        </w:rPr>
      </w:pPr>
    </w:p>
    <w:p w14:paraId="684DE1AC" w14:textId="62DD239B" w:rsidR="00AC06B1" w:rsidRDefault="00AC06B1" w:rsidP="00AC06B1">
      <w:pPr>
        <w:pStyle w:val="Epgrafe1"/>
        <w:spacing w:line="360" w:lineRule="auto"/>
        <w:jc w:val="center"/>
        <w:rPr>
          <w:rFonts w:ascii="Arial" w:hAnsi="Arial" w:cs="Arial"/>
          <w:b w:val="0"/>
          <w:sz w:val="22"/>
          <w:szCs w:val="22"/>
        </w:rPr>
      </w:pPr>
      <w:r>
        <w:rPr>
          <w:rFonts w:ascii="Arial" w:hAnsi="Arial" w:cs="Arial"/>
          <w:sz w:val="22"/>
          <w:szCs w:val="22"/>
        </w:rPr>
        <w:t>Figura N9:</w:t>
      </w:r>
      <w:r>
        <w:rPr>
          <w:rFonts w:ascii="Arial" w:hAnsi="Arial" w:cs="Arial"/>
          <w:b w:val="0"/>
          <w:sz w:val="22"/>
          <w:szCs w:val="22"/>
        </w:rPr>
        <w:t xml:space="preserve"> Diagrama de clases del SIFOPRE(Controladores)</w:t>
      </w:r>
    </w:p>
    <w:p w14:paraId="01900075" w14:textId="77777777" w:rsidR="00AC06B1" w:rsidRPr="00AC06B1" w:rsidRDefault="00AC06B1" w:rsidP="005877B3">
      <w:pPr>
        <w:pStyle w:val="Textoindependiente"/>
        <w:spacing w:after="0" w:line="360" w:lineRule="auto"/>
        <w:jc w:val="both"/>
        <w:rPr>
          <w:rFonts w:ascii="Arial" w:hAnsi="Arial" w:cs="Arial"/>
          <w:sz w:val="22"/>
          <w:szCs w:val="22"/>
          <w:u w:val="single"/>
        </w:rPr>
      </w:pPr>
    </w:p>
    <w:p w14:paraId="30A25235" w14:textId="791D62B1" w:rsidR="00BA6FA1" w:rsidRPr="00AC06B1" w:rsidRDefault="00A9738C" w:rsidP="005877B3">
      <w:pPr>
        <w:pStyle w:val="Textoindependiente"/>
        <w:spacing w:after="0" w:line="360" w:lineRule="auto"/>
        <w:jc w:val="both"/>
        <w:sectPr w:rsidR="00BA6FA1" w:rsidRPr="00AC06B1">
          <w:type w:val="continuous"/>
          <w:pgSz w:w="12240" w:h="15840"/>
          <w:pgMar w:top="2268" w:right="1701" w:bottom="1701" w:left="2268" w:header="1140" w:footer="720" w:gutter="0"/>
          <w:cols w:space="720"/>
          <w:docGrid w:linePitch="360"/>
        </w:sectPr>
      </w:pPr>
      <w:r>
        <w:rPr>
          <w:noProof/>
        </w:rPr>
        <w:drawing>
          <wp:anchor distT="0" distB="0" distL="114300" distR="114300" simplePos="0" relativeHeight="251658752" behindDoc="0" locked="0" layoutInCell="1" allowOverlap="1" wp14:anchorId="3B51ADA6" wp14:editId="62453365">
            <wp:simplePos x="0" y="0"/>
            <wp:positionH relativeFrom="column">
              <wp:posOffset>-1443143</wp:posOffset>
            </wp:positionH>
            <wp:positionV relativeFrom="paragraph">
              <wp:posOffset>346075</wp:posOffset>
            </wp:positionV>
            <wp:extent cx="7556372" cy="5791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6372" cy="5791200"/>
                    </a:xfrm>
                    <a:prstGeom prst="rect">
                      <a:avLst/>
                    </a:prstGeom>
                  </pic:spPr>
                </pic:pic>
              </a:graphicData>
            </a:graphic>
            <wp14:sizeRelH relativeFrom="margin">
              <wp14:pctWidth>0</wp14:pctWidth>
            </wp14:sizeRelH>
            <wp14:sizeRelV relativeFrom="margin">
              <wp14:pctHeight>0</wp14:pctHeight>
            </wp14:sizeRelV>
          </wp:anchor>
        </w:drawing>
      </w:r>
      <w:r w:rsidR="00BA6FA1" w:rsidRPr="00AC06B1">
        <w:rPr>
          <w:rFonts w:ascii="Arial" w:hAnsi="Arial" w:cs="Arial"/>
          <w:b/>
          <w:sz w:val="22"/>
          <w:szCs w:val="22"/>
        </w:rPr>
        <w:t>Diagrama entidad relación.</w:t>
      </w:r>
    </w:p>
    <w:p w14:paraId="30A25236" w14:textId="43BB078C" w:rsidR="00DE047D" w:rsidRDefault="00DE047D" w:rsidP="00DE047D">
      <w:pPr>
        <w:suppressAutoHyphens w:val="0"/>
        <w:rPr>
          <w:noProof/>
          <w:lang w:eastAsia="es-ES"/>
        </w:rPr>
      </w:pPr>
    </w:p>
    <w:p w14:paraId="30A25237" w14:textId="5D763536" w:rsidR="00DE047D" w:rsidRDefault="00DE047D" w:rsidP="00DE047D">
      <w:pPr>
        <w:suppressAutoHyphens w:val="0"/>
        <w:rPr>
          <w:noProof/>
          <w:lang w:eastAsia="es-ES"/>
        </w:rPr>
      </w:pPr>
    </w:p>
    <w:p w14:paraId="30A2525E" w14:textId="77777777" w:rsidR="00DE047D" w:rsidRDefault="00DE047D" w:rsidP="00DE047D">
      <w:pPr>
        <w:suppressAutoHyphens w:val="0"/>
        <w:rPr>
          <w:noProof/>
          <w:lang w:eastAsia="es-ES"/>
        </w:rPr>
        <w:sectPr w:rsidR="00DE047D">
          <w:type w:val="continuous"/>
          <w:pgSz w:w="12240" w:h="15840"/>
          <w:pgMar w:top="2268" w:right="1701" w:bottom="1701" w:left="2268" w:header="1140" w:footer="720" w:gutter="0"/>
          <w:cols w:space="720"/>
          <w:docGrid w:linePitch="360"/>
        </w:sectPr>
      </w:pPr>
    </w:p>
    <w:p w14:paraId="30A2525F" w14:textId="6576960F" w:rsidR="00BA6FA1" w:rsidRDefault="00AC06B1" w:rsidP="00D22940">
      <w:pPr>
        <w:pStyle w:val="Epgrafe1"/>
        <w:spacing w:line="360" w:lineRule="auto"/>
        <w:jc w:val="center"/>
        <w:rPr>
          <w:rFonts w:ascii="Arial" w:hAnsi="Arial" w:cs="Arial"/>
          <w:sz w:val="22"/>
          <w:szCs w:val="22"/>
          <w:u w:val="single"/>
        </w:rPr>
      </w:pPr>
      <w:r>
        <w:rPr>
          <w:rFonts w:ascii="Arial" w:hAnsi="Arial" w:cs="Arial"/>
          <w:sz w:val="22"/>
          <w:szCs w:val="22"/>
        </w:rPr>
        <w:t>Figura N9</w:t>
      </w:r>
      <w:r w:rsidR="00BA6FA1">
        <w:rPr>
          <w:rFonts w:ascii="Arial" w:hAnsi="Arial" w:cs="Arial"/>
          <w:sz w:val="22"/>
          <w:szCs w:val="22"/>
        </w:rPr>
        <w:t>:</w:t>
      </w:r>
      <w:r w:rsidR="00BA6FA1">
        <w:rPr>
          <w:rFonts w:ascii="Arial" w:hAnsi="Arial" w:cs="Arial"/>
          <w:b w:val="0"/>
          <w:sz w:val="22"/>
          <w:szCs w:val="22"/>
        </w:rPr>
        <w:t xml:space="preserve"> Diagrama entidad relación de base de datos.</w:t>
      </w:r>
    </w:p>
    <w:p w14:paraId="0FE8A5A1" w14:textId="77777777" w:rsidR="00D22940" w:rsidRDefault="00D22940" w:rsidP="00324891">
      <w:pPr>
        <w:pStyle w:val="Textoindependiente"/>
        <w:spacing w:after="0" w:line="360" w:lineRule="auto"/>
        <w:jc w:val="both"/>
        <w:rPr>
          <w:rFonts w:ascii="Arial" w:hAnsi="Arial" w:cs="Arial"/>
          <w:b/>
          <w:sz w:val="22"/>
          <w:szCs w:val="22"/>
        </w:rPr>
      </w:pPr>
    </w:p>
    <w:p w14:paraId="4D0AFF1D" w14:textId="77777777" w:rsidR="00D22940" w:rsidRDefault="00D22940" w:rsidP="00324891">
      <w:pPr>
        <w:pStyle w:val="Textoindependiente"/>
        <w:spacing w:after="0" w:line="360" w:lineRule="auto"/>
        <w:jc w:val="both"/>
        <w:rPr>
          <w:rFonts w:ascii="Arial" w:hAnsi="Arial" w:cs="Arial"/>
          <w:b/>
          <w:sz w:val="22"/>
          <w:szCs w:val="22"/>
        </w:rPr>
      </w:pPr>
    </w:p>
    <w:p w14:paraId="59E25E99" w14:textId="77777777" w:rsidR="00D22940" w:rsidRDefault="00D22940" w:rsidP="00324891">
      <w:pPr>
        <w:pStyle w:val="Textoindependiente"/>
        <w:spacing w:after="0" w:line="360" w:lineRule="auto"/>
        <w:jc w:val="both"/>
        <w:rPr>
          <w:rFonts w:ascii="Arial" w:hAnsi="Arial" w:cs="Arial"/>
          <w:b/>
          <w:sz w:val="22"/>
          <w:szCs w:val="22"/>
        </w:rPr>
      </w:pPr>
    </w:p>
    <w:p w14:paraId="30A25260" w14:textId="39E9D021" w:rsidR="00BA6FA1" w:rsidRPr="00324891" w:rsidRDefault="00BA6FA1" w:rsidP="00324891">
      <w:pPr>
        <w:pStyle w:val="Textoindependiente"/>
        <w:spacing w:after="0" w:line="360" w:lineRule="auto"/>
        <w:jc w:val="both"/>
        <w:rPr>
          <w:rFonts w:ascii="Arial" w:hAnsi="Arial" w:cs="Arial"/>
          <w:b/>
          <w:sz w:val="22"/>
          <w:szCs w:val="22"/>
        </w:rPr>
      </w:pPr>
      <w:r w:rsidRPr="00324891">
        <w:rPr>
          <w:rFonts w:ascii="Arial" w:hAnsi="Arial" w:cs="Arial"/>
          <w:b/>
          <w:sz w:val="22"/>
          <w:szCs w:val="22"/>
        </w:rPr>
        <w:t>Diccionario de datos.</w:t>
      </w:r>
    </w:p>
    <w:p w14:paraId="30A25261" w14:textId="77777777" w:rsidR="0050482A" w:rsidRDefault="0050482A">
      <w:pPr>
        <w:suppressAutoHyphens w:val="0"/>
        <w:rPr>
          <w:rFonts w:ascii="Arial" w:hAnsi="Arial" w:cs="Arial"/>
          <w:b/>
          <w:sz w:val="22"/>
          <w:szCs w:val="22"/>
          <w:u w:val="single"/>
        </w:rPr>
      </w:pPr>
    </w:p>
    <w:tbl>
      <w:tblPr>
        <w:tblW w:w="8789" w:type="dxa"/>
        <w:tblInd w:w="-87" w:type="dxa"/>
        <w:tblLayout w:type="fixed"/>
        <w:tblCellMar>
          <w:top w:w="55" w:type="dxa"/>
          <w:left w:w="55" w:type="dxa"/>
          <w:bottom w:w="55" w:type="dxa"/>
          <w:right w:w="55" w:type="dxa"/>
        </w:tblCellMar>
        <w:tblLook w:val="0000" w:firstRow="0" w:lastRow="0" w:firstColumn="0" w:lastColumn="0" w:noHBand="0" w:noVBand="0"/>
      </w:tblPr>
      <w:tblGrid>
        <w:gridCol w:w="426"/>
        <w:gridCol w:w="2126"/>
        <w:gridCol w:w="2405"/>
        <w:gridCol w:w="430"/>
        <w:gridCol w:w="992"/>
        <w:gridCol w:w="709"/>
        <w:gridCol w:w="709"/>
        <w:gridCol w:w="992"/>
      </w:tblGrid>
      <w:tr w:rsidR="009211D6" w14:paraId="30A25264" w14:textId="77777777" w:rsidTr="009211D6">
        <w:tc>
          <w:tcPr>
            <w:tcW w:w="4957" w:type="dxa"/>
            <w:gridSpan w:val="3"/>
            <w:tcBorders>
              <w:top w:val="single" w:sz="1" w:space="0" w:color="000000"/>
              <w:left w:val="single" w:sz="1" w:space="0" w:color="000000"/>
              <w:bottom w:val="single" w:sz="1" w:space="0" w:color="000000"/>
            </w:tcBorders>
            <w:shd w:val="clear" w:color="auto" w:fill="CCCC99"/>
          </w:tcPr>
          <w:p w14:paraId="30A25262" w14:textId="77777777" w:rsidR="009211D6" w:rsidRDefault="009211D6" w:rsidP="009211D6">
            <w:pPr>
              <w:pStyle w:val="TableContents"/>
              <w:rPr>
                <w:sz w:val="20"/>
                <w:szCs w:val="20"/>
              </w:rPr>
            </w:pPr>
            <w:r>
              <w:rPr>
                <w:sz w:val="20"/>
                <w:szCs w:val="20"/>
              </w:rPr>
              <w:t>Tabla:sfp_proyectos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14:paraId="30A25263" w14:textId="77777777" w:rsidR="009211D6" w:rsidRDefault="009211D6" w:rsidP="009211D6">
            <w:pPr>
              <w:pStyle w:val="TableContents"/>
            </w:pPr>
            <w:r>
              <w:rPr>
                <w:sz w:val="20"/>
                <w:szCs w:val="20"/>
              </w:rPr>
              <w:t>Modulo: Sistema de Formulación Presupuestaria (SFP)</w:t>
            </w:r>
          </w:p>
        </w:tc>
      </w:tr>
      <w:tr w:rsidR="009211D6" w14:paraId="30A25266" w14:textId="77777777" w:rsidTr="009211D6">
        <w:tc>
          <w:tcPr>
            <w:tcW w:w="8789" w:type="dxa"/>
            <w:gridSpan w:val="8"/>
            <w:tcBorders>
              <w:left w:val="single" w:sz="1" w:space="0" w:color="000000"/>
              <w:bottom w:val="single" w:sz="1" w:space="0" w:color="000000"/>
              <w:right w:val="single" w:sz="1" w:space="0" w:color="000000"/>
            </w:tcBorders>
            <w:shd w:val="clear" w:color="auto" w:fill="CCCC99"/>
          </w:tcPr>
          <w:p w14:paraId="30A25265" w14:textId="77777777" w:rsidR="009211D6" w:rsidRDefault="009211D6" w:rsidP="009211D6">
            <w:pPr>
              <w:pStyle w:val="TableContents"/>
              <w:jc w:val="both"/>
            </w:pPr>
            <w:r>
              <w:rPr>
                <w:sz w:val="20"/>
                <w:szCs w:val="20"/>
              </w:rPr>
              <w:t>Descripción de la Tabla: Se almacenan todos los proyectos y/o acciones centralizadas utilizadas en la formulación del presupuesto de gasto.</w:t>
            </w:r>
          </w:p>
        </w:tc>
      </w:tr>
      <w:tr w:rsidR="009211D6" w14:paraId="30A25273" w14:textId="77777777" w:rsidTr="009211D6">
        <w:tc>
          <w:tcPr>
            <w:tcW w:w="426" w:type="dxa"/>
            <w:tcBorders>
              <w:left w:val="single" w:sz="1" w:space="0" w:color="000000"/>
              <w:bottom w:val="single" w:sz="1" w:space="0" w:color="000000"/>
            </w:tcBorders>
            <w:shd w:val="clear" w:color="auto" w:fill="CCCCCC"/>
          </w:tcPr>
          <w:p w14:paraId="30A25267" w14:textId="77777777" w:rsidR="009211D6" w:rsidRDefault="009211D6" w:rsidP="009211D6">
            <w:pPr>
              <w:pStyle w:val="TableContents"/>
              <w:snapToGrid w:val="0"/>
              <w:rPr>
                <w:sz w:val="20"/>
                <w:szCs w:val="20"/>
              </w:rPr>
            </w:pPr>
          </w:p>
          <w:p w14:paraId="30A25268" w14:textId="77777777"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14:paraId="30A25269" w14:textId="77777777" w:rsidR="009211D6" w:rsidRDefault="009211D6" w:rsidP="009211D6">
            <w:pPr>
              <w:pStyle w:val="TableContents"/>
              <w:snapToGrid w:val="0"/>
              <w:rPr>
                <w:sz w:val="20"/>
                <w:szCs w:val="20"/>
              </w:rPr>
            </w:pPr>
          </w:p>
          <w:p w14:paraId="30A2526A" w14:textId="77777777"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14:paraId="30A2526B" w14:textId="77777777" w:rsidR="009211D6" w:rsidRDefault="009211D6" w:rsidP="009211D6">
            <w:pPr>
              <w:pStyle w:val="TableContents"/>
              <w:snapToGrid w:val="0"/>
              <w:rPr>
                <w:sz w:val="20"/>
                <w:szCs w:val="20"/>
              </w:rPr>
            </w:pPr>
          </w:p>
          <w:p w14:paraId="30A2526C" w14:textId="77777777"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14:paraId="30A2526D" w14:textId="77777777" w:rsidR="009211D6" w:rsidRDefault="009211D6" w:rsidP="009211D6">
            <w:pPr>
              <w:pStyle w:val="TableContents"/>
              <w:snapToGrid w:val="0"/>
              <w:rPr>
                <w:sz w:val="20"/>
                <w:szCs w:val="20"/>
              </w:rPr>
            </w:pPr>
          </w:p>
          <w:p w14:paraId="30A2526E" w14:textId="77777777"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14:paraId="30A2526F" w14:textId="77777777" w:rsidR="009211D6" w:rsidRDefault="009211D6" w:rsidP="009211D6">
            <w:pPr>
              <w:pStyle w:val="TableContents"/>
              <w:snapToGrid w:val="0"/>
              <w:rPr>
                <w:sz w:val="20"/>
                <w:szCs w:val="20"/>
              </w:rPr>
            </w:pPr>
          </w:p>
          <w:p w14:paraId="30A25270" w14:textId="77777777"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14:paraId="30A25271" w14:textId="77777777"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14:paraId="30A25272" w14:textId="77777777" w:rsidR="009211D6" w:rsidRDefault="009211D6" w:rsidP="009211D6">
            <w:pPr>
              <w:pStyle w:val="TableContents"/>
              <w:jc w:val="center"/>
            </w:pPr>
            <w:r>
              <w:rPr>
                <w:sz w:val="20"/>
                <w:szCs w:val="20"/>
              </w:rPr>
              <w:t>Valor por Defecto</w:t>
            </w:r>
          </w:p>
        </w:tc>
      </w:tr>
      <w:tr w:rsidR="00845C59" w14:paraId="30A2527B" w14:textId="77777777" w:rsidTr="009211D6">
        <w:tc>
          <w:tcPr>
            <w:tcW w:w="426" w:type="dxa"/>
            <w:tcBorders>
              <w:left w:val="single" w:sz="1" w:space="0" w:color="000000"/>
              <w:bottom w:val="single" w:sz="1" w:space="0" w:color="000000"/>
            </w:tcBorders>
            <w:shd w:val="clear" w:color="auto" w:fill="auto"/>
          </w:tcPr>
          <w:p w14:paraId="30A25274" w14:textId="77777777"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14:paraId="30A25275" w14:textId="77777777"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14:paraId="30A25276" w14:textId="77777777"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14:paraId="30A25277"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278"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279" w14:textId="77777777" w:rsidR="00845C59" w:rsidRDefault="00845C59" w:rsidP="00845C59">
            <w:pPr>
              <w:jc w:val="center"/>
            </w:pPr>
            <w:r w:rsidRPr="003068AB">
              <w:rPr>
                <w:noProof/>
                <w:sz w:val="20"/>
                <w:szCs w:val="20"/>
                <w:lang w:eastAsia="es-ES"/>
              </w:rPr>
              <w:drawing>
                <wp:inline distT="0" distB="0" distL="0" distR="0" wp14:anchorId="30A25B49" wp14:editId="30A25B4A">
                  <wp:extent cx="123825" cy="180975"/>
                  <wp:effectExtent l="19050" t="0" r="9525" b="0"/>
                  <wp:docPr id="4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27A" w14:textId="77777777" w:rsidR="00845C59" w:rsidRDefault="00845C59" w:rsidP="009211D6">
            <w:pPr>
              <w:pStyle w:val="TableContents"/>
              <w:jc w:val="center"/>
              <w:rPr>
                <w:sz w:val="20"/>
                <w:szCs w:val="20"/>
              </w:rPr>
            </w:pPr>
          </w:p>
        </w:tc>
      </w:tr>
      <w:tr w:rsidR="00845C59" w14:paraId="30A25283" w14:textId="77777777" w:rsidTr="009211D6">
        <w:tc>
          <w:tcPr>
            <w:tcW w:w="426" w:type="dxa"/>
            <w:tcBorders>
              <w:left w:val="single" w:sz="1" w:space="0" w:color="000000"/>
              <w:bottom w:val="single" w:sz="1" w:space="0" w:color="000000"/>
            </w:tcBorders>
            <w:shd w:val="clear" w:color="auto" w:fill="auto"/>
          </w:tcPr>
          <w:p w14:paraId="30A2527C" w14:textId="77777777"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14:paraId="30A2527D" w14:textId="77777777"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14:paraId="30A2527E" w14:textId="77777777"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14:paraId="30A2527F"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280"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281" w14:textId="77777777" w:rsidR="00845C59" w:rsidRDefault="00845C59" w:rsidP="00845C59">
            <w:pPr>
              <w:jc w:val="center"/>
            </w:pPr>
            <w:r w:rsidRPr="003068AB">
              <w:rPr>
                <w:noProof/>
                <w:sz w:val="20"/>
                <w:szCs w:val="20"/>
                <w:lang w:eastAsia="es-ES"/>
              </w:rPr>
              <w:drawing>
                <wp:inline distT="0" distB="0" distL="0" distR="0" wp14:anchorId="30A25B4B" wp14:editId="30A25B4C">
                  <wp:extent cx="123825" cy="180975"/>
                  <wp:effectExtent l="19050" t="0" r="9525" b="0"/>
                  <wp:docPr id="4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282" w14:textId="77777777" w:rsidR="00845C59" w:rsidRDefault="00845C59" w:rsidP="009211D6">
            <w:pPr>
              <w:pStyle w:val="TableContents"/>
              <w:snapToGrid w:val="0"/>
              <w:rPr>
                <w:sz w:val="20"/>
                <w:szCs w:val="20"/>
              </w:rPr>
            </w:pPr>
          </w:p>
        </w:tc>
      </w:tr>
      <w:tr w:rsidR="00845C59" w14:paraId="30A2528B" w14:textId="77777777" w:rsidTr="009211D6">
        <w:tc>
          <w:tcPr>
            <w:tcW w:w="426" w:type="dxa"/>
            <w:tcBorders>
              <w:left w:val="single" w:sz="1" w:space="0" w:color="000000"/>
              <w:bottom w:val="single" w:sz="1" w:space="0" w:color="000000"/>
            </w:tcBorders>
            <w:shd w:val="clear" w:color="auto" w:fill="auto"/>
          </w:tcPr>
          <w:p w14:paraId="30A25284" w14:textId="77777777"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14:paraId="30A25285" w14:textId="77777777"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14:paraId="30A25286" w14:textId="77777777"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14:paraId="30A25287"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288"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289" w14:textId="77777777" w:rsidR="00845C59" w:rsidRDefault="00845C59" w:rsidP="00845C59">
            <w:pPr>
              <w:jc w:val="center"/>
            </w:pPr>
            <w:r w:rsidRPr="003068AB">
              <w:rPr>
                <w:noProof/>
                <w:sz w:val="20"/>
                <w:szCs w:val="20"/>
                <w:lang w:eastAsia="es-ES"/>
              </w:rPr>
              <w:drawing>
                <wp:inline distT="0" distB="0" distL="0" distR="0" wp14:anchorId="30A25B4D" wp14:editId="30A25B4E">
                  <wp:extent cx="123825" cy="180975"/>
                  <wp:effectExtent l="19050" t="0" r="9525" b="0"/>
                  <wp:docPr id="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28A" w14:textId="77777777" w:rsidR="00845C59" w:rsidRDefault="00845C59" w:rsidP="009211D6">
            <w:pPr>
              <w:pStyle w:val="TableContents"/>
              <w:snapToGrid w:val="0"/>
              <w:rPr>
                <w:sz w:val="20"/>
                <w:szCs w:val="20"/>
              </w:rPr>
            </w:pPr>
          </w:p>
        </w:tc>
      </w:tr>
      <w:tr w:rsidR="009211D6" w14:paraId="30A25293" w14:textId="77777777" w:rsidTr="009211D6">
        <w:tc>
          <w:tcPr>
            <w:tcW w:w="426" w:type="dxa"/>
            <w:tcBorders>
              <w:left w:val="single" w:sz="1" w:space="0" w:color="000000"/>
              <w:bottom w:val="single" w:sz="1" w:space="0" w:color="000000"/>
            </w:tcBorders>
            <w:shd w:val="clear" w:color="auto" w:fill="auto"/>
          </w:tcPr>
          <w:p w14:paraId="30A2528C" w14:textId="77777777"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14:paraId="30A2528D" w14:textId="77777777" w:rsidR="009211D6" w:rsidRDefault="009211D6" w:rsidP="009211D6">
            <w:pPr>
              <w:pStyle w:val="TableContents"/>
              <w:rPr>
                <w:sz w:val="20"/>
                <w:szCs w:val="20"/>
              </w:rPr>
            </w:pPr>
            <w:r>
              <w:rPr>
                <w:sz w:val="20"/>
                <w:szCs w:val="20"/>
              </w:rPr>
              <w:t>nombre_proyecto</w:t>
            </w:r>
          </w:p>
        </w:tc>
        <w:tc>
          <w:tcPr>
            <w:tcW w:w="2835" w:type="dxa"/>
            <w:gridSpan w:val="2"/>
            <w:tcBorders>
              <w:left w:val="single" w:sz="1" w:space="0" w:color="000000"/>
              <w:bottom w:val="single" w:sz="1" w:space="0" w:color="000000"/>
            </w:tcBorders>
            <w:shd w:val="clear" w:color="auto" w:fill="auto"/>
          </w:tcPr>
          <w:p w14:paraId="30A2528E" w14:textId="77777777" w:rsidR="009211D6" w:rsidRDefault="009211D6" w:rsidP="009211D6">
            <w:pPr>
              <w:pStyle w:val="TableContents"/>
              <w:rPr>
                <w:sz w:val="20"/>
                <w:szCs w:val="20"/>
              </w:rPr>
            </w:pPr>
            <w:r>
              <w:rPr>
                <w:sz w:val="20"/>
                <w:szCs w:val="20"/>
              </w:rPr>
              <w:t>Descripción del proyecto</w:t>
            </w:r>
          </w:p>
        </w:tc>
        <w:tc>
          <w:tcPr>
            <w:tcW w:w="992" w:type="dxa"/>
            <w:tcBorders>
              <w:left w:val="single" w:sz="1" w:space="0" w:color="000000"/>
              <w:bottom w:val="single" w:sz="1" w:space="0" w:color="000000"/>
            </w:tcBorders>
            <w:shd w:val="clear" w:color="auto" w:fill="auto"/>
          </w:tcPr>
          <w:p w14:paraId="30A2528F" w14:textId="77777777"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14:paraId="30A25290" w14:textId="77777777"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14:paraId="30A2529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292" w14:textId="77777777" w:rsidR="009211D6" w:rsidRDefault="009211D6" w:rsidP="009211D6">
            <w:pPr>
              <w:pStyle w:val="TableContents"/>
              <w:snapToGrid w:val="0"/>
              <w:rPr>
                <w:sz w:val="20"/>
                <w:szCs w:val="20"/>
              </w:rPr>
            </w:pPr>
          </w:p>
        </w:tc>
      </w:tr>
      <w:tr w:rsidR="009211D6" w14:paraId="30A2529B" w14:textId="77777777" w:rsidTr="009211D6">
        <w:tc>
          <w:tcPr>
            <w:tcW w:w="426" w:type="dxa"/>
            <w:tcBorders>
              <w:left w:val="single" w:sz="1" w:space="0" w:color="000000"/>
              <w:bottom w:val="single" w:sz="1" w:space="0" w:color="000000"/>
            </w:tcBorders>
            <w:shd w:val="clear" w:color="auto" w:fill="auto"/>
          </w:tcPr>
          <w:p w14:paraId="30A25294" w14:textId="77777777"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14:paraId="30A25295" w14:textId="77777777" w:rsidR="009211D6" w:rsidRDefault="009211D6" w:rsidP="009211D6">
            <w:pPr>
              <w:pStyle w:val="TableContents"/>
              <w:snapToGrid w:val="0"/>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14:paraId="30A25296" w14:textId="77777777" w:rsidR="009211D6" w:rsidRDefault="009211D6" w:rsidP="009211D6">
            <w:pPr>
              <w:pStyle w:val="TableContents"/>
              <w:snapToGrid w:val="0"/>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14:paraId="30A25297" w14:textId="77777777" w:rsidR="009211D6" w:rsidRDefault="009211D6" w:rsidP="009211D6">
            <w:pPr>
              <w:pStyle w:val="TableContents"/>
              <w:snapToGrid w:val="0"/>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298" w14:textId="77777777" w:rsidR="009211D6" w:rsidRDefault="009211D6" w:rsidP="009211D6">
            <w:pPr>
              <w:pStyle w:val="TableContents"/>
              <w:snapToGrid w:val="0"/>
              <w:jc w:val="center"/>
              <w:rPr>
                <w:sz w:val="20"/>
                <w:szCs w:val="20"/>
              </w:rPr>
            </w:pPr>
            <w:r>
              <w:rPr>
                <w:sz w:val="20"/>
                <w:szCs w:val="20"/>
              </w:rPr>
              <w:t>1</w:t>
            </w:r>
          </w:p>
        </w:tc>
        <w:tc>
          <w:tcPr>
            <w:tcW w:w="709" w:type="dxa"/>
            <w:tcBorders>
              <w:left w:val="single" w:sz="1" w:space="0" w:color="000000"/>
              <w:bottom w:val="single" w:sz="1" w:space="0" w:color="000000"/>
            </w:tcBorders>
            <w:shd w:val="clear" w:color="auto" w:fill="auto"/>
          </w:tcPr>
          <w:p w14:paraId="30A2529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29A" w14:textId="77777777" w:rsidR="009211D6" w:rsidRDefault="009211D6" w:rsidP="009211D6">
            <w:pPr>
              <w:pStyle w:val="TableContents"/>
              <w:snapToGrid w:val="0"/>
              <w:rPr>
                <w:sz w:val="20"/>
                <w:szCs w:val="20"/>
              </w:rPr>
            </w:pPr>
          </w:p>
        </w:tc>
      </w:tr>
      <w:tr w:rsidR="009211D6" w14:paraId="30A252A3" w14:textId="77777777" w:rsidTr="009211D6">
        <w:tc>
          <w:tcPr>
            <w:tcW w:w="426" w:type="dxa"/>
            <w:tcBorders>
              <w:left w:val="single" w:sz="1" w:space="0" w:color="000000"/>
              <w:bottom w:val="single" w:sz="1" w:space="0" w:color="000000"/>
            </w:tcBorders>
            <w:shd w:val="clear" w:color="auto" w:fill="auto"/>
          </w:tcPr>
          <w:p w14:paraId="30A2529C" w14:textId="77777777"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14:paraId="30A2529D" w14:textId="77777777"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14:paraId="30A2529E"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14:paraId="30A2529F"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2A0" w14:textId="77777777"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14:paraId="30A252A1" w14:textId="77777777"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2A2" w14:textId="77777777" w:rsidR="009211D6" w:rsidRDefault="009211D6" w:rsidP="009211D6">
            <w:pPr>
              <w:pStyle w:val="TableContents"/>
              <w:snapToGrid w:val="0"/>
              <w:rPr>
                <w:sz w:val="20"/>
                <w:szCs w:val="20"/>
              </w:rPr>
            </w:pPr>
          </w:p>
        </w:tc>
      </w:tr>
      <w:tr w:rsidR="009211D6" w14:paraId="30A252A6" w14:textId="77777777" w:rsidTr="009211D6">
        <w:tc>
          <w:tcPr>
            <w:tcW w:w="4957" w:type="dxa"/>
            <w:gridSpan w:val="3"/>
            <w:tcBorders>
              <w:top w:val="single" w:sz="1" w:space="0" w:color="000000"/>
              <w:left w:val="single" w:sz="1" w:space="0" w:color="000000"/>
              <w:bottom w:val="single" w:sz="1" w:space="0" w:color="000000"/>
            </w:tcBorders>
            <w:shd w:val="clear" w:color="auto" w:fill="CCCC99"/>
          </w:tcPr>
          <w:p w14:paraId="30A252A4" w14:textId="77777777" w:rsidR="009211D6" w:rsidRDefault="009211D6" w:rsidP="009211D6">
            <w:pPr>
              <w:pStyle w:val="TableContents"/>
              <w:rPr>
                <w:sz w:val="20"/>
                <w:szCs w:val="20"/>
              </w:rPr>
            </w:pPr>
            <w:r>
              <w:rPr>
                <w:sz w:val="20"/>
                <w:szCs w:val="20"/>
              </w:rPr>
              <w:t>Tabla:sfp_unidades_administrativas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14:paraId="30A252A5" w14:textId="77777777" w:rsidR="009211D6" w:rsidRDefault="009211D6" w:rsidP="009211D6">
            <w:pPr>
              <w:pStyle w:val="TableContents"/>
            </w:pPr>
            <w:r>
              <w:rPr>
                <w:sz w:val="20"/>
                <w:szCs w:val="20"/>
              </w:rPr>
              <w:t>Modulo: Sistema de Formulación Presupuestaria (SFP)</w:t>
            </w:r>
          </w:p>
        </w:tc>
      </w:tr>
      <w:tr w:rsidR="009211D6" w14:paraId="30A252A8" w14:textId="77777777" w:rsidTr="009211D6">
        <w:tc>
          <w:tcPr>
            <w:tcW w:w="8789" w:type="dxa"/>
            <w:gridSpan w:val="8"/>
            <w:tcBorders>
              <w:left w:val="single" w:sz="1" w:space="0" w:color="000000"/>
              <w:bottom w:val="single" w:sz="1" w:space="0" w:color="000000"/>
              <w:right w:val="single" w:sz="1" w:space="0" w:color="000000"/>
            </w:tcBorders>
            <w:shd w:val="clear" w:color="auto" w:fill="CCCC99"/>
          </w:tcPr>
          <w:p w14:paraId="30A252A7" w14:textId="77777777" w:rsidR="009211D6" w:rsidRDefault="009211D6" w:rsidP="009211D6">
            <w:pPr>
              <w:pStyle w:val="TableContents"/>
              <w:jc w:val="both"/>
            </w:pPr>
            <w:r>
              <w:rPr>
                <w:sz w:val="20"/>
                <w:szCs w:val="20"/>
              </w:rPr>
              <w:t>Descripción de la Tabla: Se almacenan todos los centros de costos o unidades administrativas utilizadas en la formulación del presupuesto de gasto.</w:t>
            </w:r>
          </w:p>
        </w:tc>
      </w:tr>
      <w:tr w:rsidR="009211D6" w14:paraId="30A252B5" w14:textId="77777777" w:rsidTr="009211D6">
        <w:tc>
          <w:tcPr>
            <w:tcW w:w="426" w:type="dxa"/>
            <w:tcBorders>
              <w:left w:val="single" w:sz="1" w:space="0" w:color="000000"/>
              <w:bottom w:val="single" w:sz="1" w:space="0" w:color="000000"/>
            </w:tcBorders>
            <w:shd w:val="clear" w:color="auto" w:fill="CCCCCC"/>
          </w:tcPr>
          <w:p w14:paraId="30A252A9" w14:textId="77777777" w:rsidR="009211D6" w:rsidRDefault="009211D6" w:rsidP="009211D6">
            <w:pPr>
              <w:pStyle w:val="TableContents"/>
              <w:snapToGrid w:val="0"/>
              <w:rPr>
                <w:sz w:val="20"/>
                <w:szCs w:val="20"/>
              </w:rPr>
            </w:pPr>
          </w:p>
          <w:p w14:paraId="30A252AA" w14:textId="77777777"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14:paraId="30A252AB" w14:textId="77777777" w:rsidR="009211D6" w:rsidRDefault="009211D6" w:rsidP="009211D6">
            <w:pPr>
              <w:pStyle w:val="TableContents"/>
              <w:snapToGrid w:val="0"/>
              <w:rPr>
                <w:sz w:val="20"/>
                <w:szCs w:val="20"/>
              </w:rPr>
            </w:pPr>
          </w:p>
          <w:p w14:paraId="30A252AC" w14:textId="77777777"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14:paraId="30A252AD" w14:textId="77777777" w:rsidR="009211D6" w:rsidRDefault="009211D6" w:rsidP="009211D6">
            <w:pPr>
              <w:pStyle w:val="TableContents"/>
              <w:snapToGrid w:val="0"/>
              <w:rPr>
                <w:sz w:val="20"/>
                <w:szCs w:val="20"/>
              </w:rPr>
            </w:pPr>
          </w:p>
          <w:p w14:paraId="30A252AE" w14:textId="77777777"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14:paraId="30A252AF" w14:textId="77777777" w:rsidR="009211D6" w:rsidRDefault="009211D6" w:rsidP="009211D6">
            <w:pPr>
              <w:pStyle w:val="TableContents"/>
              <w:snapToGrid w:val="0"/>
              <w:rPr>
                <w:sz w:val="20"/>
                <w:szCs w:val="20"/>
              </w:rPr>
            </w:pPr>
          </w:p>
          <w:p w14:paraId="30A252B0" w14:textId="77777777"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14:paraId="30A252B1" w14:textId="77777777" w:rsidR="009211D6" w:rsidRDefault="009211D6" w:rsidP="009211D6">
            <w:pPr>
              <w:pStyle w:val="TableContents"/>
              <w:snapToGrid w:val="0"/>
              <w:rPr>
                <w:sz w:val="20"/>
                <w:szCs w:val="20"/>
              </w:rPr>
            </w:pPr>
          </w:p>
          <w:p w14:paraId="30A252B2" w14:textId="77777777"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14:paraId="30A252B3" w14:textId="77777777"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14:paraId="30A252B4" w14:textId="77777777" w:rsidR="009211D6" w:rsidRDefault="009211D6" w:rsidP="009211D6">
            <w:pPr>
              <w:pStyle w:val="TableContents"/>
              <w:jc w:val="center"/>
            </w:pPr>
            <w:r>
              <w:rPr>
                <w:sz w:val="20"/>
                <w:szCs w:val="20"/>
              </w:rPr>
              <w:t>Valor por Defecto</w:t>
            </w:r>
          </w:p>
        </w:tc>
      </w:tr>
      <w:tr w:rsidR="00845C59" w14:paraId="30A252BD" w14:textId="77777777" w:rsidTr="009211D6">
        <w:tc>
          <w:tcPr>
            <w:tcW w:w="426" w:type="dxa"/>
            <w:tcBorders>
              <w:left w:val="single" w:sz="1" w:space="0" w:color="000000"/>
              <w:bottom w:val="single" w:sz="1" w:space="0" w:color="000000"/>
            </w:tcBorders>
            <w:shd w:val="clear" w:color="auto" w:fill="auto"/>
          </w:tcPr>
          <w:p w14:paraId="30A252B6" w14:textId="77777777"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14:paraId="30A252B7" w14:textId="77777777"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14:paraId="30A252B8" w14:textId="77777777"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14:paraId="30A252B9"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2BA"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2BB" w14:textId="77777777" w:rsidR="00845C59" w:rsidRDefault="00845C59" w:rsidP="00845C59">
            <w:pPr>
              <w:jc w:val="center"/>
            </w:pPr>
            <w:r w:rsidRPr="00867ACF">
              <w:rPr>
                <w:noProof/>
                <w:sz w:val="20"/>
                <w:szCs w:val="20"/>
                <w:lang w:eastAsia="es-ES"/>
              </w:rPr>
              <w:drawing>
                <wp:inline distT="0" distB="0" distL="0" distR="0" wp14:anchorId="30A25B4F" wp14:editId="30A25B50">
                  <wp:extent cx="123825" cy="180975"/>
                  <wp:effectExtent l="19050" t="0" r="9525" b="0"/>
                  <wp:docPr id="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2BC" w14:textId="77777777" w:rsidR="00845C59" w:rsidRDefault="00845C59" w:rsidP="009211D6">
            <w:pPr>
              <w:pStyle w:val="TableContents"/>
              <w:jc w:val="center"/>
              <w:rPr>
                <w:sz w:val="20"/>
                <w:szCs w:val="20"/>
              </w:rPr>
            </w:pPr>
          </w:p>
        </w:tc>
      </w:tr>
      <w:tr w:rsidR="00845C59" w14:paraId="30A252C5" w14:textId="77777777" w:rsidTr="009211D6">
        <w:tc>
          <w:tcPr>
            <w:tcW w:w="426" w:type="dxa"/>
            <w:tcBorders>
              <w:left w:val="single" w:sz="1" w:space="0" w:color="000000"/>
              <w:bottom w:val="single" w:sz="1" w:space="0" w:color="000000"/>
            </w:tcBorders>
            <w:shd w:val="clear" w:color="auto" w:fill="auto"/>
          </w:tcPr>
          <w:p w14:paraId="30A252BE" w14:textId="77777777"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14:paraId="30A252BF" w14:textId="77777777"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14:paraId="30A252C0" w14:textId="77777777"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14:paraId="30A252C1"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2C2"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2C3" w14:textId="77777777" w:rsidR="00845C59" w:rsidRDefault="00845C59" w:rsidP="00845C59">
            <w:pPr>
              <w:jc w:val="center"/>
            </w:pPr>
            <w:r w:rsidRPr="00867ACF">
              <w:rPr>
                <w:noProof/>
                <w:sz w:val="20"/>
                <w:szCs w:val="20"/>
                <w:lang w:eastAsia="es-ES"/>
              </w:rPr>
              <w:drawing>
                <wp:inline distT="0" distB="0" distL="0" distR="0" wp14:anchorId="30A25B51" wp14:editId="30A25B52">
                  <wp:extent cx="123825" cy="180975"/>
                  <wp:effectExtent l="19050" t="0" r="9525" b="0"/>
                  <wp:docPr id="4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2C4" w14:textId="77777777" w:rsidR="00845C59" w:rsidRDefault="00845C59" w:rsidP="009211D6">
            <w:pPr>
              <w:pStyle w:val="TableContents"/>
              <w:snapToGrid w:val="0"/>
              <w:rPr>
                <w:sz w:val="20"/>
                <w:szCs w:val="20"/>
              </w:rPr>
            </w:pPr>
          </w:p>
        </w:tc>
      </w:tr>
      <w:tr w:rsidR="00845C59" w14:paraId="30A252CD" w14:textId="77777777" w:rsidTr="009211D6">
        <w:tc>
          <w:tcPr>
            <w:tcW w:w="426" w:type="dxa"/>
            <w:tcBorders>
              <w:left w:val="single" w:sz="1" w:space="0" w:color="000000"/>
              <w:bottom w:val="single" w:sz="1" w:space="0" w:color="000000"/>
            </w:tcBorders>
            <w:shd w:val="clear" w:color="auto" w:fill="auto"/>
          </w:tcPr>
          <w:p w14:paraId="30A252C6" w14:textId="77777777"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14:paraId="30A252C7" w14:textId="77777777"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14:paraId="30A252C8" w14:textId="77777777"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14:paraId="30A252C9"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2CA"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2CB" w14:textId="77777777" w:rsidR="00845C59" w:rsidRDefault="00845C59" w:rsidP="00845C59">
            <w:pPr>
              <w:jc w:val="center"/>
            </w:pPr>
            <w:r w:rsidRPr="00867ACF">
              <w:rPr>
                <w:noProof/>
                <w:sz w:val="20"/>
                <w:szCs w:val="20"/>
                <w:lang w:eastAsia="es-ES"/>
              </w:rPr>
              <w:drawing>
                <wp:inline distT="0" distB="0" distL="0" distR="0" wp14:anchorId="30A25B53" wp14:editId="30A25B54">
                  <wp:extent cx="123825" cy="180975"/>
                  <wp:effectExtent l="19050" t="0" r="9525" b="0"/>
                  <wp:docPr id="4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2CC" w14:textId="77777777" w:rsidR="00845C59" w:rsidRDefault="00845C59" w:rsidP="009211D6">
            <w:pPr>
              <w:pStyle w:val="TableContents"/>
              <w:snapToGrid w:val="0"/>
              <w:rPr>
                <w:sz w:val="20"/>
                <w:szCs w:val="20"/>
              </w:rPr>
            </w:pPr>
          </w:p>
        </w:tc>
      </w:tr>
      <w:tr w:rsidR="00845C59" w14:paraId="30A252D5" w14:textId="77777777" w:rsidTr="009211D6">
        <w:tc>
          <w:tcPr>
            <w:tcW w:w="426" w:type="dxa"/>
            <w:tcBorders>
              <w:left w:val="single" w:sz="1" w:space="0" w:color="000000"/>
              <w:bottom w:val="single" w:sz="1" w:space="0" w:color="000000"/>
            </w:tcBorders>
            <w:shd w:val="clear" w:color="auto" w:fill="auto"/>
          </w:tcPr>
          <w:p w14:paraId="30A252CE" w14:textId="77777777"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14:paraId="30A252CF" w14:textId="77777777"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14:paraId="30A252D0" w14:textId="77777777"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14:paraId="30A252D1"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2D2"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2D3" w14:textId="77777777" w:rsidR="00845C59" w:rsidRDefault="00845C59" w:rsidP="00845C59">
            <w:pPr>
              <w:jc w:val="center"/>
            </w:pPr>
            <w:r w:rsidRPr="00867ACF">
              <w:rPr>
                <w:noProof/>
                <w:sz w:val="20"/>
                <w:szCs w:val="20"/>
                <w:lang w:eastAsia="es-ES"/>
              </w:rPr>
              <w:drawing>
                <wp:inline distT="0" distB="0" distL="0" distR="0" wp14:anchorId="30A25B55" wp14:editId="30A25B56">
                  <wp:extent cx="123825" cy="180975"/>
                  <wp:effectExtent l="19050" t="0" r="9525" b="0"/>
                  <wp:docPr id="4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2D4" w14:textId="77777777" w:rsidR="00845C59" w:rsidRDefault="00845C59" w:rsidP="009211D6">
            <w:pPr>
              <w:pStyle w:val="TableContents"/>
              <w:snapToGrid w:val="0"/>
              <w:rPr>
                <w:sz w:val="20"/>
                <w:szCs w:val="20"/>
              </w:rPr>
            </w:pPr>
          </w:p>
        </w:tc>
      </w:tr>
      <w:tr w:rsidR="009211D6" w14:paraId="30A252DD" w14:textId="77777777" w:rsidTr="009211D6">
        <w:tc>
          <w:tcPr>
            <w:tcW w:w="426" w:type="dxa"/>
            <w:tcBorders>
              <w:left w:val="single" w:sz="1" w:space="0" w:color="000000"/>
              <w:bottom w:val="single" w:sz="1" w:space="0" w:color="000000"/>
            </w:tcBorders>
            <w:shd w:val="clear" w:color="auto" w:fill="auto"/>
          </w:tcPr>
          <w:p w14:paraId="30A252D6" w14:textId="77777777"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14:paraId="30A252D7" w14:textId="77777777" w:rsidR="009211D6" w:rsidRDefault="009211D6" w:rsidP="009211D6">
            <w:pPr>
              <w:pStyle w:val="TableContents"/>
              <w:snapToGrid w:val="0"/>
              <w:rPr>
                <w:sz w:val="20"/>
                <w:szCs w:val="20"/>
              </w:rPr>
            </w:pPr>
            <w:r>
              <w:rPr>
                <w:sz w:val="20"/>
                <w:szCs w:val="20"/>
              </w:rPr>
              <w:t>nombre_unidad_admin</w:t>
            </w:r>
          </w:p>
        </w:tc>
        <w:tc>
          <w:tcPr>
            <w:tcW w:w="2835" w:type="dxa"/>
            <w:gridSpan w:val="2"/>
            <w:tcBorders>
              <w:left w:val="single" w:sz="1" w:space="0" w:color="000000"/>
              <w:bottom w:val="single" w:sz="1" w:space="0" w:color="000000"/>
            </w:tcBorders>
            <w:shd w:val="clear" w:color="auto" w:fill="auto"/>
          </w:tcPr>
          <w:p w14:paraId="30A252D8" w14:textId="77777777" w:rsidR="009211D6" w:rsidRDefault="009211D6" w:rsidP="009211D6">
            <w:pPr>
              <w:pStyle w:val="TableContents"/>
              <w:snapToGrid w:val="0"/>
              <w:rPr>
                <w:sz w:val="20"/>
                <w:szCs w:val="20"/>
              </w:rPr>
            </w:pPr>
            <w:r>
              <w:rPr>
                <w:sz w:val="20"/>
                <w:szCs w:val="20"/>
              </w:rPr>
              <w:t>Descripción de la unidad administrativa</w:t>
            </w:r>
          </w:p>
        </w:tc>
        <w:tc>
          <w:tcPr>
            <w:tcW w:w="992" w:type="dxa"/>
            <w:tcBorders>
              <w:left w:val="single" w:sz="1" w:space="0" w:color="000000"/>
              <w:bottom w:val="single" w:sz="1" w:space="0" w:color="000000"/>
            </w:tcBorders>
            <w:shd w:val="clear" w:color="auto" w:fill="auto"/>
          </w:tcPr>
          <w:p w14:paraId="30A252D9" w14:textId="77777777"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14:paraId="30A252DA" w14:textId="77777777"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14:paraId="30A252D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2DC" w14:textId="77777777" w:rsidR="009211D6" w:rsidRDefault="009211D6" w:rsidP="009211D6">
            <w:pPr>
              <w:pStyle w:val="TableContents"/>
              <w:snapToGrid w:val="0"/>
              <w:rPr>
                <w:sz w:val="20"/>
                <w:szCs w:val="20"/>
              </w:rPr>
            </w:pPr>
          </w:p>
        </w:tc>
      </w:tr>
      <w:tr w:rsidR="009211D6" w14:paraId="30A252E5" w14:textId="77777777" w:rsidTr="009211D6">
        <w:tc>
          <w:tcPr>
            <w:tcW w:w="426" w:type="dxa"/>
            <w:tcBorders>
              <w:left w:val="single" w:sz="1" w:space="0" w:color="000000"/>
              <w:bottom w:val="single" w:sz="1" w:space="0" w:color="000000"/>
            </w:tcBorders>
            <w:shd w:val="clear" w:color="auto" w:fill="auto"/>
          </w:tcPr>
          <w:p w14:paraId="30A252DE" w14:textId="77777777"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14:paraId="30A252DF" w14:textId="77777777"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14:paraId="30A252E0" w14:textId="77777777"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14:paraId="30A252E1"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2E2" w14:textId="77777777"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14:paraId="30A252E3" w14:textId="77777777"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2E4" w14:textId="77777777" w:rsidR="009211D6" w:rsidRDefault="009211D6" w:rsidP="009211D6">
            <w:pPr>
              <w:pStyle w:val="TableContents"/>
              <w:snapToGrid w:val="0"/>
              <w:rPr>
                <w:sz w:val="20"/>
                <w:szCs w:val="20"/>
              </w:rPr>
            </w:pPr>
          </w:p>
        </w:tc>
      </w:tr>
      <w:tr w:rsidR="009211D6" w14:paraId="30A252E8" w14:textId="77777777" w:rsidTr="009211D6">
        <w:tc>
          <w:tcPr>
            <w:tcW w:w="4957" w:type="dxa"/>
            <w:gridSpan w:val="3"/>
            <w:tcBorders>
              <w:top w:val="single" w:sz="1" w:space="0" w:color="000000"/>
              <w:left w:val="single" w:sz="1" w:space="0" w:color="000000"/>
              <w:bottom w:val="single" w:sz="1" w:space="0" w:color="000000"/>
            </w:tcBorders>
            <w:shd w:val="clear" w:color="auto" w:fill="CCCC99"/>
          </w:tcPr>
          <w:p w14:paraId="30A252E6" w14:textId="77777777" w:rsidR="009211D6" w:rsidRDefault="009211D6" w:rsidP="009211D6">
            <w:pPr>
              <w:pStyle w:val="TableContents"/>
              <w:rPr>
                <w:sz w:val="20"/>
                <w:szCs w:val="20"/>
              </w:rPr>
            </w:pPr>
            <w:r>
              <w:rPr>
                <w:sz w:val="20"/>
                <w:szCs w:val="20"/>
              </w:rPr>
              <w:t>Tabla:sfp_acciones_especificas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14:paraId="30A252E7" w14:textId="77777777" w:rsidR="009211D6" w:rsidRDefault="009211D6" w:rsidP="009211D6">
            <w:pPr>
              <w:pStyle w:val="TableContents"/>
            </w:pPr>
            <w:r>
              <w:rPr>
                <w:sz w:val="20"/>
                <w:szCs w:val="20"/>
              </w:rPr>
              <w:t>Modulo: Sistema de Formulación Presupuestaria (SFP)</w:t>
            </w:r>
          </w:p>
        </w:tc>
      </w:tr>
      <w:tr w:rsidR="009211D6" w14:paraId="30A252EA" w14:textId="77777777" w:rsidTr="009211D6">
        <w:tc>
          <w:tcPr>
            <w:tcW w:w="8789" w:type="dxa"/>
            <w:gridSpan w:val="8"/>
            <w:tcBorders>
              <w:left w:val="single" w:sz="1" w:space="0" w:color="000000"/>
              <w:bottom w:val="single" w:sz="1" w:space="0" w:color="000000"/>
              <w:right w:val="single" w:sz="1" w:space="0" w:color="000000"/>
            </w:tcBorders>
            <w:shd w:val="clear" w:color="auto" w:fill="CCCC99"/>
          </w:tcPr>
          <w:p w14:paraId="30A252E9" w14:textId="77777777" w:rsidR="009211D6" w:rsidRDefault="009211D6" w:rsidP="009211D6">
            <w:pPr>
              <w:pStyle w:val="TableContents"/>
              <w:jc w:val="both"/>
            </w:pPr>
            <w:r>
              <w:rPr>
                <w:sz w:val="20"/>
                <w:szCs w:val="20"/>
              </w:rPr>
              <w:t xml:space="preserve">Descripción de la Tabla: Se </w:t>
            </w:r>
            <w:r w:rsidR="002C525D">
              <w:rPr>
                <w:sz w:val="20"/>
                <w:szCs w:val="20"/>
              </w:rPr>
              <w:t>almacenan todas</w:t>
            </w:r>
            <w:r>
              <w:rPr>
                <w:sz w:val="20"/>
                <w:szCs w:val="20"/>
              </w:rPr>
              <w:t xml:space="preserve"> las acciones específicas utilizadas en la formulación del presupuesto de gasto.</w:t>
            </w:r>
          </w:p>
        </w:tc>
      </w:tr>
      <w:tr w:rsidR="009211D6" w14:paraId="30A252F7" w14:textId="77777777" w:rsidTr="009211D6">
        <w:tc>
          <w:tcPr>
            <w:tcW w:w="426" w:type="dxa"/>
            <w:tcBorders>
              <w:left w:val="single" w:sz="1" w:space="0" w:color="000000"/>
              <w:bottom w:val="single" w:sz="1" w:space="0" w:color="000000"/>
            </w:tcBorders>
            <w:shd w:val="clear" w:color="auto" w:fill="CCCCCC"/>
          </w:tcPr>
          <w:p w14:paraId="30A252EB" w14:textId="77777777" w:rsidR="009211D6" w:rsidRDefault="009211D6" w:rsidP="009211D6">
            <w:pPr>
              <w:pStyle w:val="TableContents"/>
              <w:snapToGrid w:val="0"/>
              <w:rPr>
                <w:sz w:val="20"/>
                <w:szCs w:val="20"/>
              </w:rPr>
            </w:pPr>
          </w:p>
          <w:p w14:paraId="30A252EC" w14:textId="77777777"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14:paraId="30A252ED" w14:textId="77777777" w:rsidR="009211D6" w:rsidRDefault="009211D6" w:rsidP="009211D6">
            <w:pPr>
              <w:pStyle w:val="TableContents"/>
              <w:snapToGrid w:val="0"/>
              <w:rPr>
                <w:sz w:val="20"/>
                <w:szCs w:val="20"/>
              </w:rPr>
            </w:pPr>
          </w:p>
          <w:p w14:paraId="30A252EE" w14:textId="77777777"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14:paraId="30A252EF" w14:textId="77777777" w:rsidR="009211D6" w:rsidRDefault="009211D6" w:rsidP="009211D6">
            <w:pPr>
              <w:pStyle w:val="TableContents"/>
              <w:snapToGrid w:val="0"/>
              <w:rPr>
                <w:sz w:val="20"/>
                <w:szCs w:val="20"/>
              </w:rPr>
            </w:pPr>
          </w:p>
          <w:p w14:paraId="30A252F0" w14:textId="77777777"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14:paraId="30A252F1" w14:textId="77777777" w:rsidR="009211D6" w:rsidRDefault="009211D6" w:rsidP="009211D6">
            <w:pPr>
              <w:pStyle w:val="TableContents"/>
              <w:snapToGrid w:val="0"/>
              <w:rPr>
                <w:sz w:val="20"/>
                <w:szCs w:val="20"/>
              </w:rPr>
            </w:pPr>
          </w:p>
          <w:p w14:paraId="30A252F2" w14:textId="77777777"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14:paraId="30A252F3" w14:textId="77777777" w:rsidR="009211D6" w:rsidRDefault="009211D6" w:rsidP="009211D6">
            <w:pPr>
              <w:pStyle w:val="TableContents"/>
              <w:snapToGrid w:val="0"/>
              <w:rPr>
                <w:sz w:val="20"/>
                <w:szCs w:val="20"/>
              </w:rPr>
            </w:pPr>
          </w:p>
          <w:p w14:paraId="30A252F4" w14:textId="77777777"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14:paraId="30A252F5" w14:textId="77777777"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14:paraId="30A252F6" w14:textId="77777777" w:rsidR="009211D6" w:rsidRDefault="009211D6" w:rsidP="009211D6">
            <w:pPr>
              <w:pStyle w:val="TableContents"/>
              <w:jc w:val="center"/>
            </w:pPr>
            <w:r>
              <w:rPr>
                <w:sz w:val="20"/>
                <w:szCs w:val="20"/>
              </w:rPr>
              <w:t>Valor por Defecto</w:t>
            </w:r>
          </w:p>
        </w:tc>
      </w:tr>
      <w:tr w:rsidR="00845C59" w14:paraId="30A252FF" w14:textId="77777777" w:rsidTr="009211D6">
        <w:tc>
          <w:tcPr>
            <w:tcW w:w="426" w:type="dxa"/>
            <w:tcBorders>
              <w:left w:val="single" w:sz="1" w:space="0" w:color="000000"/>
              <w:bottom w:val="single" w:sz="1" w:space="0" w:color="000000"/>
            </w:tcBorders>
            <w:shd w:val="clear" w:color="auto" w:fill="auto"/>
          </w:tcPr>
          <w:p w14:paraId="30A252F8" w14:textId="77777777" w:rsidR="00845C59" w:rsidRDefault="00845C59" w:rsidP="009211D6">
            <w:pPr>
              <w:pStyle w:val="TableContents"/>
              <w:jc w:val="center"/>
              <w:rPr>
                <w:sz w:val="20"/>
                <w:szCs w:val="20"/>
              </w:rPr>
            </w:pPr>
            <w:r>
              <w:rPr>
                <w:sz w:val="20"/>
                <w:szCs w:val="20"/>
              </w:rPr>
              <w:lastRenderedPageBreak/>
              <w:t>1</w:t>
            </w:r>
          </w:p>
        </w:tc>
        <w:tc>
          <w:tcPr>
            <w:tcW w:w="2126" w:type="dxa"/>
            <w:tcBorders>
              <w:left w:val="single" w:sz="1" w:space="0" w:color="000000"/>
              <w:bottom w:val="single" w:sz="1" w:space="0" w:color="000000"/>
            </w:tcBorders>
            <w:shd w:val="clear" w:color="auto" w:fill="auto"/>
          </w:tcPr>
          <w:p w14:paraId="30A252F9" w14:textId="77777777"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14:paraId="30A252FA" w14:textId="77777777"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14:paraId="30A252FB"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2FC"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2FD" w14:textId="77777777" w:rsidR="00845C59" w:rsidRDefault="00845C59" w:rsidP="00845C59">
            <w:pPr>
              <w:jc w:val="center"/>
            </w:pPr>
            <w:r w:rsidRPr="00C30723">
              <w:rPr>
                <w:noProof/>
                <w:sz w:val="20"/>
                <w:szCs w:val="20"/>
                <w:lang w:eastAsia="es-ES"/>
              </w:rPr>
              <w:drawing>
                <wp:inline distT="0" distB="0" distL="0" distR="0" wp14:anchorId="30A25B57" wp14:editId="30A25B58">
                  <wp:extent cx="123825" cy="180975"/>
                  <wp:effectExtent l="19050" t="0" r="9525" b="0"/>
                  <wp:docPr id="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2FE" w14:textId="77777777" w:rsidR="00845C59" w:rsidRDefault="00845C59" w:rsidP="009211D6">
            <w:pPr>
              <w:pStyle w:val="TableContents"/>
              <w:jc w:val="center"/>
              <w:rPr>
                <w:sz w:val="20"/>
                <w:szCs w:val="20"/>
              </w:rPr>
            </w:pPr>
          </w:p>
        </w:tc>
      </w:tr>
      <w:tr w:rsidR="00845C59" w14:paraId="30A25307" w14:textId="77777777" w:rsidTr="009211D6">
        <w:tc>
          <w:tcPr>
            <w:tcW w:w="426" w:type="dxa"/>
            <w:tcBorders>
              <w:left w:val="single" w:sz="1" w:space="0" w:color="000000"/>
              <w:bottom w:val="single" w:sz="1" w:space="0" w:color="000000"/>
            </w:tcBorders>
            <w:shd w:val="clear" w:color="auto" w:fill="auto"/>
          </w:tcPr>
          <w:p w14:paraId="30A25300" w14:textId="77777777"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14:paraId="30A25301" w14:textId="77777777"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14:paraId="30A25302" w14:textId="77777777"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14:paraId="30A25303"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04"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305" w14:textId="77777777" w:rsidR="00845C59" w:rsidRDefault="00845C59" w:rsidP="00845C59">
            <w:pPr>
              <w:jc w:val="center"/>
            </w:pPr>
            <w:r w:rsidRPr="00C30723">
              <w:rPr>
                <w:noProof/>
                <w:sz w:val="20"/>
                <w:szCs w:val="20"/>
                <w:lang w:eastAsia="es-ES"/>
              </w:rPr>
              <w:drawing>
                <wp:inline distT="0" distB="0" distL="0" distR="0" wp14:anchorId="30A25B59" wp14:editId="30A25B5A">
                  <wp:extent cx="123825" cy="180975"/>
                  <wp:effectExtent l="19050" t="0" r="9525" b="0"/>
                  <wp:docPr id="4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06" w14:textId="77777777" w:rsidR="00845C59" w:rsidRDefault="00845C59" w:rsidP="009211D6">
            <w:pPr>
              <w:pStyle w:val="TableContents"/>
              <w:snapToGrid w:val="0"/>
              <w:rPr>
                <w:sz w:val="20"/>
                <w:szCs w:val="20"/>
              </w:rPr>
            </w:pPr>
          </w:p>
        </w:tc>
      </w:tr>
      <w:tr w:rsidR="00845C59" w14:paraId="30A2530F" w14:textId="77777777" w:rsidTr="009211D6">
        <w:tc>
          <w:tcPr>
            <w:tcW w:w="426" w:type="dxa"/>
            <w:tcBorders>
              <w:left w:val="single" w:sz="1" w:space="0" w:color="000000"/>
              <w:bottom w:val="single" w:sz="1" w:space="0" w:color="000000"/>
            </w:tcBorders>
            <w:shd w:val="clear" w:color="auto" w:fill="auto"/>
          </w:tcPr>
          <w:p w14:paraId="30A25308" w14:textId="77777777"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14:paraId="30A25309" w14:textId="77777777"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14:paraId="30A2530A" w14:textId="77777777"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14:paraId="30A2530B"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0C"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0D" w14:textId="77777777" w:rsidR="00845C59" w:rsidRDefault="00845C59" w:rsidP="00845C59">
            <w:pPr>
              <w:jc w:val="center"/>
            </w:pPr>
            <w:r w:rsidRPr="00635D78">
              <w:rPr>
                <w:noProof/>
                <w:sz w:val="20"/>
                <w:szCs w:val="20"/>
                <w:lang w:eastAsia="es-ES"/>
              </w:rPr>
              <w:drawing>
                <wp:inline distT="0" distB="0" distL="0" distR="0" wp14:anchorId="30A25B5B" wp14:editId="30A25B5C">
                  <wp:extent cx="123825" cy="180975"/>
                  <wp:effectExtent l="19050" t="0" r="9525" b="0"/>
                  <wp:docPr id="4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0E" w14:textId="77777777" w:rsidR="00845C59" w:rsidRDefault="00845C59" w:rsidP="009211D6">
            <w:pPr>
              <w:pStyle w:val="TableContents"/>
              <w:snapToGrid w:val="0"/>
              <w:rPr>
                <w:sz w:val="20"/>
                <w:szCs w:val="20"/>
              </w:rPr>
            </w:pPr>
          </w:p>
        </w:tc>
      </w:tr>
      <w:tr w:rsidR="00845C59" w14:paraId="30A25317" w14:textId="77777777" w:rsidTr="009211D6">
        <w:tc>
          <w:tcPr>
            <w:tcW w:w="426" w:type="dxa"/>
            <w:tcBorders>
              <w:left w:val="single" w:sz="1" w:space="0" w:color="000000"/>
              <w:bottom w:val="single" w:sz="1" w:space="0" w:color="000000"/>
            </w:tcBorders>
            <w:shd w:val="clear" w:color="auto" w:fill="auto"/>
          </w:tcPr>
          <w:p w14:paraId="30A25310" w14:textId="77777777"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14:paraId="30A25311" w14:textId="77777777"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14:paraId="30A25312" w14:textId="77777777"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14:paraId="30A25313"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14"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15" w14:textId="77777777" w:rsidR="00845C59" w:rsidRDefault="00845C59" w:rsidP="00845C59">
            <w:pPr>
              <w:jc w:val="center"/>
            </w:pPr>
            <w:r w:rsidRPr="00635D78">
              <w:rPr>
                <w:noProof/>
                <w:sz w:val="20"/>
                <w:szCs w:val="20"/>
                <w:lang w:eastAsia="es-ES"/>
              </w:rPr>
              <w:drawing>
                <wp:inline distT="0" distB="0" distL="0" distR="0" wp14:anchorId="30A25B5D" wp14:editId="30A25B5E">
                  <wp:extent cx="123825" cy="180975"/>
                  <wp:effectExtent l="19050" t="0" r="9525" b="0"/>
                  <wp:docPr id="4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16" w14:textId="77777777" w:rsidR="00845C59" w:rsidRDefault="00845C59" w:rsidP="009211D6">
            <w:pPr>
              <w:pStyle w:val="TableContents"/>
              <w:snapToGrid w:val="0"/>
              <w:rPr>
                <w:sz w:val="20"/>
                <w:szCs w:val="20"/>
              </w:rPr>
            </w:pPr>
          </w:p>
        </w:tc>
      </w:tr>
      <w:tr w:rsidR="00845C59" w14:paraId="30A2531F" w14:textId="77777777" w:rsidTr="009211D6">
        <w:tc>
          <w:tcPr>
            <w:tcW w:w="426" w:type="dxa"/>
            <w:tcBorders>
              <w:left w:val="single" w:sz="1" w:space="0" w:color="000000"/>
              <w:bottom w:val="single" w:sz="1" w:space="0" w:color="000000"/>
            </w:tcBorders>
            <w:shd w:val="clear" w:color="auto" w:fill="auto"/>
          </w:tcPr>
          <w:p w14:paraId="30A25318" w14:textId="77777777"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14:paraId="30A25319" w14:textId="77777777"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14:paraId="30A2531A" w14:textId="77777777"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14:paraId="30A2531B"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1C"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1D" w14:textId="77777777" w:rsidR="00845C59" w:rsidRDefault="00845C59" w:rsidP="00845C59">
            <w:pPr>
              <w:jc w:val="center"/>
            </w:pPr>
            <w:r w:rsidRPr="00635D78">
              <w:rPr>
                <w:noProof/>
                <w:sz w:val="20"/>
                <w:szCs w:val="20"/>
                <w:lang w:eastAsia="es-ES"/>
              </w:rPr>
              <w:drawing>
                <wp:inline distT="0" distB="0" distL="0" distR="0" wp14:anchorId="30A25B5F" wp14:editId="30A25B60">
                  <wp:extent cx="123825" cy="180975"/>
                  <wp:effectExtent l="19050" t="0" r="9525" b="0"/>
                  <wp:docPr id="4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1E" w14:textId="77777777" w:rsidR="00845C59" w:rsidRDefault="00845C59" w:rsidP="009211D6">
            <w:pPr>
              <w:pStyle w:val="TableContents"/>
              <w:snapToGrid w:val="0"/>
              <w:rPr>
                <w:sz w:val="20"/>
                <w:szCs w:val="20"/>
              </w:rPr>
            </w:pPr>
          </w:p>
        </w:tc>
      </w:tr>
      <w:tr w:rsidR="009211D6" w14:paraId="30A25327" w14:textId="77777777" w:rsidTr="009211D6">
        <w:tc>
          <w:tcPr>
            <w:tcW w:w="426" w:type="dxa"/>
            <w:tcBorders>
              <w:left w:val="single" w:sz="1" w:space="0" w:color="000000"/>
              <w:bottom w:val="single" w:sz="1" w:space="0" w:color="000000"/>
            </w:tcBorders>
            <w:shd w:val="clear" w:color="auto" w:fill="auto"/>
          </w:tcPr>
          <w:p w14:paraId="30A25320" w14:textId="77777777"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14:paraId="30A25321" w14:textId="77777777" w:rsidR="009211D6" w:rsidRDefault="009211D6" w:rsidP="009211D6">
            <w:pPr>
              <w:pStyle w:val="TableContents"/>
              <w:rPr>
                <w:sz w:val="20"/>
                <w:szCs w:val="20"/>
              </w:rPr>
            </w:pPr>
            <w:r>
              <w:rPr>
                <w:sz w:val="20"/>
                <w:szCs w:val="20"/>
              </w:rPr>
              <w:t>nombre_unidad_admin</w:t>
            </w:r>
          </w:p>
        </w:tc>
        <w:tc>
          <w:tcPr>
            <w:tcW w:w="2835" w:type="dxa"/>
            <w:gridSpan w:val="2"/>
            <w:tcBorders>
              <w:left w:val="single" w:sz="1" w:space="0" w:color="000000"/>
              <w:bottom w:val="single" w:sz="1" w:space="0" w:color="000000"/>
            </w:tcBorders>
            <w:shd w:val="clear" w:color="auto" w:fill="auto"/>
          </w:tcPr>
          <w:p w14:paraId="30A25322" w14:textId="77777777" w:rsidR="009211D6" w:rsidRDefault="009211D6" w:rsidP="009211D6">
            <w:pPr>
              <w:pStyle w:val="TableContents"/>
              <w:rPr>
                <w:sz w:val="20"/>
                <w:szCs w:val="20"/>
              </w:rPr>
            </w:pPr>
            <w:r>
              <w:rPr>
                <w:sz w:val="20"/>
                <w:szCs w:val="20"/>
              </w:rPr>
              <w:t>Descripción de la acción especifica</w:t>
            </w:r>
          </w:p>
        </w:tc>
        <w:tc>
          <w:tcPr>
            <w:tcW w:w="992" w:type="dxa"/>
            <w:tcBorders>
              <w:left w:val="single" w:sz="1" w:space="0" w:color="000000"/>
              <w:bottom w:val="single" w:sz="1" w:space="0" w:color="000000"/>
            </w:tcBorders>
            <w:shd w:val="clear" w:color="auto" w:fill="auto"/>
          </w:tcPr>
          <w:p w14:paraId="30A25323" w14:textId="77777777"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14:paraId="30A25324" w14:textId="77777777" w:rsidR="009211D6" w:rsidRDefault="009211D6" w:rsidP="009211D6">
            <w:pPr>
              <w:pStyle w:val="TableContents"/>
              <w:snapToGrid w:val="0"/>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14:paraId="30A25325"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326" w14:textId="77777777" w:rsidR="009211D6" w:rsidRDefault="009211D6" w:rsidP="009211D6">
            <w:pPr>
              <w:pStyle w:val="TableContents"/>
              <w:jc w:val="center"/>
              <w:rPr>
                <w:sz w:val="20"/>
                <w:szCs w:val="20"/>
              </w:rPr>
            </w:pPr>
          </w:p>
        </w:tc>
      </w:tr>
      <w:tr w:rsidR="009211D6" w14:paraId="30A2532F" w14:textId="77777777" w:rsidTr="009211D6">
        <w:tc>
          <w:tcPr>
            <w:tcW w:w="426" w:type="dxa"/>
            <w:tcBorders>
              <w:left w:val="single" w:sz="1" w:space="0" w:color="000000"/>
              <w:bottom w:val="single" w:sz="1" w:space="0" w:color="000000"/>
            </w:tcBorders>
            <w:shd w:val="clear" w:color="auto" w:fill="auto"/>
          </w:tcPr>
          <w:p w14:paraId="30A25328" w14:textId="77777777"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14:paraId="30A25329" w14:textId="77777777"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14:paraId="30A2532A"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14:paraId="30A2532B" w14:textId="77777777"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14:paraId="30A2532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32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32E" w14:textId="77777777" w:rsidR="009211D6" w:rsidRDefault="009211D6" w:rsidP="009211D6">
            <w:pPr>
              <w:pStyle w:val="TableContents"/>
              <w:snapToGrid w:val="0"/>
              <w:rPr>
                <w:sz w:val="20"/>
                <w:szCs w:val="20"/>
              </w:rPr>
            </w:pPr>
          </w:p>
        </w:tc>
      </w:tr>
      <w:tr w:rsidR="009211D6" w14:paraId="30A25332" w14:textId="77777777" w:rsidTr="009211D6">
        <w:tc>
          <w:tcPr>
            <w:tcW w:w="4957" w:type="dxa"/>
            <w:gridSpan w:val="3"/>
            <w:tcBorders>
              <w:top w:val="single" w:sz="1" w:space="0" w:color="000000"/>
              <w:left w:val="single" w:sz="1" w:space="0" w:color="000000"/>
              <w:bottom w:val="single" w:sz="1" w:space="0" w:color="000000"/>
            </w:tcBorders>
            <w:shd w:val="clear" w:color="auto" w:fill="CCCC99"/>
          </w:tcPr>
          <w:p w14:paraId="30A25330" w14:textId="77777777" w:rsidR="009211D6" w:rsidRDefault="009211D6" w:rsidP="009211D6">
            <w:pPr>
              <w:pStyle w:val="TableContents"/>
              <w:rPr>
                <w:sz w:val="20"/>
                <w:szCs w:val="20"/>
              </w:rPr>
            </w:pPr>
            <w:r>
              <w:rPr>
                <w:sz w:val="20"/>
                <w:szCs w:val="20"/>
              </w:rPr>
              <w:t>Tabla:sfp_actividades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14:paraId="30A25331" w14:textId="77777777" w:rsidR="009211D6" w:rsidRDefault="009211D6" w:rsidP="009211D6">
            <w:pPr>
              <w:pStyle w:val="TableContents"/>
            </w:pPr>
            <w:r>
              <w:rPr>
                <w:sz w:val="20"/>
                <w:szCs w:val="20"/>
              </w:rPr>
              <w:t>Modulo: Sistema de Formulación Presupuestaria (SFP)</w:t>
            </w:r>
          </w:p>
        </w:tc>
      </w:tr>
      <w:tr w:rsidR="009211D6" w14:paraId="30A25334" w14:textId="77777777" w:rsidTr="009211D6">
        <w:tc>
          <w:tcPr>
            <w:tcW w:w="8789" w:type="dxa"/>
            <w:gridSpan w:val="8"/>
            <w:tcBorders>
              <w:left w:val="single" w:sz="1" w:space="0" w:color="000000"/>
              <w:bottom w:val="single" w:sz="1" w:space="0" w:color="000000"/>
              <w:right w:val="single" w:sz="1" w:space="0" w:color="000000"/>
            </w:tcBorders>
            <w:shd w:val="clear" w:color="auto" w:fill="CCCC99"/>
          </w:tcPr>
          <w:p w14:paraId="30A25333" w14:textId="77777777" w:rsidR="009211D6" w:rsidRDefault="009211D6" w:rsidP="009211D6">
            <w:pPr>
              <w:pStyle w:val="TableContents"/>
              <w:jc w:val="both"/>
            </w:pPr>
            <w:r>
              <w:rPr>
                <w:sz w:val="20"/>
                <w:szCs w:val="20"/>
              </w:rPr>
              <w:t>Descripción de la Tabla: Se almacenan todos  las actividades utilizadas en la formulación del presupuesto de gasto.</w:t>
            </w:r>
          </w:p>
        </w:tc>
      </w:tr>
      <w:tr w:rsidR="009211D6" w14:paraId="30A25341" w14:textId="77777777" w:rsidTr="009211D6">
        <w:tc>
          <w:tcPr>
            <w:tcW w:w="426" w:type="dxa"/>
            <w:tcBorders>
              <w:left w:val="single" w:sz="1" w:space="0" w:color="000000"/>
              <w:bottom w:val="single" w:sz="1" w:space="0" w:color="000000"/>
            </w:tcBorders>
            <w:shd w:val="clear" w:color="auto" w:fill="CCCCCC"/>
          </w:tcPr>
          <w:p w14:paraId="30A25335" w14:textId="77777777" w:rsidR="009211D6" w:rsidRDefault="009211D6" w:rsidP="009211D6">
            <w:pPr>
              <w:pStyle w:val="TableContents"/>
              <w:snapToGrid w:val="0"/>
              <w:rPr>
                <w:sz w:val="20"/>
                <w:szCs w:val="20"/>
              </w:rPr>
            </w:pPr>
          </w:p>
          <w:p w14:paraId="30A25336" w14:textId="77777777"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14:paraId="30A25337" w14:textId="77777777" w:rsidR="009211D6" w:rsidRDefault="009211D6" w:rsidP="009211D6">
            <w:pPr>
              <w:pStyle w:val="TableContents"/>
              <w:snapToGrid w:val="0"/>
              <w:rPr>
                <w:sz w:val="20"/>
                <w:szCs w:val="20"/>
              </w:rPr>
            </w:pPr>
          </w:p>
          <w:p w14:paraId="30A25338" w14:textId="77777777"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14:paraId="30A25339" w14:textId="77777777" w:rsidR="009211D6" w:rsidRDefault="009211D6" w:rsidP="009211D6">
            <w:pPr>
              <w:pStyle w:val="TableContents"/>
              <w:snapToGrid w:val="0"/>
              <w:rPr>
                <w:sz w:val="20"/>
                <w:szCs w:val="20"/>
              </w:rPr>
            </w:pPr>
          </w:p>
          <w:p w14:paraId="30A2533A" w14:textId="77777777"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14:paraId="30A2533B" w14:textId="77777777" w:rsidR="009211D6" w:rsidRDefault="009211D6" w:rsidP="009211D6">
            <w:pPr>
              <w:pStyle w:val="TableContents"/>
              <w:snapToGrid w:val="0"/>
              <w:rPr>
                <w:sz w:val="20"/>
                <w:szCs w:val="20"/>
              </w:rPr>
            </w:pPr>
          </w:p>
          <w:p w14:paraId="30A2533C" w14:textId="77777777"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14:paraId="30A2533D" w14:textId="77777777" w:rsidR="009211D6" w:rsidRDefault="009211D6" w:rsidP="009211D6">
            <w:pPr>
              <w:pStyle w:val="TableContents"/>
              <w:snapToGrid w:val="0"/>
              <w:rPr>
                <w:sz w:val="20"/>
                <w:szCs w:val="20"/>
              </w:rPr>
            </w:pPr>
          </w:p>
          <w:p w14:paraId="30A2533E" w14:textId="77777777"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14:paraId="30A2533F" w14:textId="77777777"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14:paraId="30A25340" w14:textId="77777777" w:rsidR="009211D6" w:rsidRDefault="009211D6" w:rsidP="009211D6">
            <w:pPr>
              <w:pStyle w:val="TableContents"/>
              <w:jc w:val="center"/>
            </w:pPr>
            <w:r>
              <w:rPr>
                <w:sz w:val="20"/>
                <w:szCs w:val="20"/>
              </w:rPr>
              <w:t>Valor por Defecto</w:t>
            </w:r>
          </w:p>
        </w:tc>
      </w:tr>
      <w:tr w:rsidR="00845C59" w14:paraId="30A25349" w14:textId="77777777" w:rsidTr="009211D6">
        <w:tc>
          <w:tcPr>
            <w:tcW w:w="426" w:type="dxa"/>
            <w:tcBorders>
              <w:left w:val="single" w:sz="1" w:space="0" w:color="000000"/>
              <w:bottom w:val="single" w:sz="1" w:space="0" w:color="000000"/>
            </w:tcBorders>
            <w:shd w:val="clear" w:color="auto" w:fill="auto"/>
          </w:tcPr>
          <w:p w14:paraId="30A25342" w14:textId="77777777"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14:paraId="30A25343" w14:textId="77777777"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14:paraId="30A25344" w14:textId="77777777"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14:paraId="30A25345"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46"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347" w14:textId="77777777" w:rsidR="00845C59" w:rsidRDefault="00845C59" w:rsidP="00845C59">
            <w:pPr>
              <w:jc w:val="center"/>
            </w:pPr>
            <w:r w:rsidRPr="00687C3A">
              <w:rPr>
                <w:noProof/>
                <w:sz w:val="20"/>
                <w:szCs w:val="20"/>
                <w:lang w:eastAsia="es-ES"/>
              </w:rPr>
              <w:drawing>
                <wp:inline distT="0" distB="0" distL="0" distR="0" wp14:anchorId="30A25B61" wp14:editId="30A25B62">
                  <wp:extent cx="123825" cy="180975"/>
                  <wp:effectExtent l="19050" t="0" r="9525" b="0"/>
                  <wp:docPr id="4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48" w14:textId="77777777" w:rsidR="00845C59" w:rsidRDefault="00845C59" w:rsidP="009211D6">
            <w:pPr>
              <w:pStyle w:val="TableContents"/>
              <w:jc w:val="center"/>
              <w:rPr>
                <w:sz w:val="20"/>
                <w:szCs w:val="20"/>
              </w:rPr>
            </w:pPr>
          </w:p>
        </w:tc>
      </w:tr>
      <w:tr w:rsidR="00845C59" w14:paraId="30A25351" w14:textId="77777777" w:rsidTr="009211D6">
        <w:tc>
          <w:tcPr>
            <w:tcW w:w="426" w:type="dxa"/>
            <w:tcBorders>
              <w:left w:val="single" w:sz="1" w:space="0" w:color="000000"/>
              <w:bottom w:val="single" w:sz="1" w:space="0" w:color="000000"/>
            </w:tcBorders>
            <w:shd w:val="clear" w:color="auto" w:fill="auto"/>
          </w:tcPr>
          <w:p w14:paraId="30A2534A" w14:textId="77777777"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14:paraId="30A2534B" w14:textId="77777777"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14:paraId="30A2534C" w14:textId="77777777"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14:paraId="30A2534D"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4E"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34F" w14:textId="77777777" w:rsidR="00845C59" w:rsidRDefault="00845C59" w:rsidP="00845C59">
            <w:pPr>
              <w:jc w:val="center"/>
            </w:pPr>
            <w:r w:rsidRPr="00687C3A">
              <w:rPr>
                <w:noProof/>
                <w:sz w:val="20"/>
                <w:szCs w:val="20"/>
                <w:lang w:eastAsia="es-ES"/>
              </w:rPr>
              <w:drawing>
                <wp:inline distT="0" distB="0" distL="0" distR="0" wp14:anchorId="30A25B63" wp14:editId="30A25B64">
                  <wp:extent cx="123825" cy="180975"/>
                  <wp:effectExtent l="19050" t="0" r="9525" b="0"/>
                  <wp:docPr id="4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50" w14:textId="77777777" w:rsidR="00845C59" w:rsidRDefault="00845C59" w:rsidP="009211D6">
            <w:pPr>
              <w:pStyle w:val="TableContents"/>
              <w:snapToGrid w:val="0"/>
              <w:rPr>
                <w:sz w:val="20"/>
                <w:szCs w:val="20"/>
              </w:rPr>
            </w:pPr>
          </w:p>
        </w:tc>
      </w:tr>
      <w:tr w:rsidR="00845C59" w14:paraId="30A25359" w14:textId="77777777" w:rsidTr="009211D6">
        <w:tc>
          <w:tcPr>
            <w:tcW w:w="426" w:type="dxa"/>
            <w:tcBorders>
              <w:left w:val="single" w:sz="1" w:space="0" w:color="000000"/>
              <w:bottom w:val="single" w:sz="1" w:space="0" w:color="000000"/>
            </w:tcBorders>
            <w:shd w:val="clear" w:color="auto" w:fill="auto"/>
          </w:tcPr>
          <w:p w14:paraId="30A25352" w14:textId="77777777"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14:paraId="30A25353" w14:textId="77777777"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14:paraId="30A25354" w14:textId="77777777"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14:paraId="30A25355"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56"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57" w14:textId="77777777" w:rsidR="00845C59" w:rsidRDefault="00845C59" w:rsidP="00845C59">
            <w:pPr>
              <w:jc w:val="center"/>
            </w:pPr>
            <w:r w:rsidRPr="00687C3A">
              <w:rPr>
                <w:noProof/>
                <w:sz w:val="20"/>
                <w:szCs w:val="20"/>
                <w:lang w:eastAsia="es-ES"/>
              </w:rPr>
              <w:drawing>
                <wp:inline distT="0" distB="0" distL="0" distR="0" wp14:anchorId="30A25B65" wp14:editId="30A25B66">
                  <wp:extent cx="123825" cy="180975"/>
                  <wp:effectExtent l="19050" t="0" r="9525" b="0"/>
                  <wp:docPr id="4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58" w14:textId="77777777" w:rsidR="00845C59" w:rsidRDefault="00845C59" w:rsidP="009211D6">
            <w:pPr>
              <w:pStyle w:val="TableContents"/>
              <w:snapToGrid w:val="0"/>
              <w:rPr>
                <w:sz w:val="20"/>
                <w:szCs w:val="20"/>
              </w:rPr>
            </w:pPr>
          </w:p>
        </w:tc>
      </w:tr>
      <w:tr w:rsidR="00845C59" w14:paraId="30A25361" w14:textId="77777777" w:rsidTr="009211D6">
        <w:tc>
          <w:tcPr>
            <w:tcW w:w="426" w:type="dxa"/>
            <w:tcBorders>
              <w:left w:val="single" w:sz="1" w:space="0" w:color="000000"/>
              <w:bottom w:val="single" w:sz="1" w:space="0" w:color="000000"/>
            </w:tcBorders>
            <w:shd w:val="clear" w:color="auto" w:fill="auto"/>
          </w:tcPr>
          <w:p w14:paraId="30A2535A" w14:textId="77777777"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14:paraId="30A2535B" w14:textId="77777777"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14:paraId="30A2535C" w14:textId="77777777"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14:paraId="30A2535D"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5E"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5F" w14:textId="77777777" w:rsidR="00845C59" w:rsidRDefault="00845C59" w:rsidP="00845C59">
            <w:pPr>
              <w:jc w:val="center"/>
            </w:pPr>
            <w:r w:rsidRPr="00687C3A">
              <w:rPr>
                <w:noProof/>
                <w:sz w:val="20"/>
                <w:szCs w:val="20"/>
                <w:lang w:eastAsia="es-ES"/>
              </w:rPr>
              <w:drawing>
                <wp:inline distT="0" distB="0" distL="0" distR="0" wp14:anchorId="30A25B67" wp14:editId="30A25B68">
                  <wp:extent cx="123825" cy="180975"/>
                  <wp:effectExtent l="19050" t="0" r="9525" b="0"/>
                  <wp:docPr id="4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60" w14:textId="77777777" w:rsidR="00845C59" w:rsidRDefault="00845C59" w:rsidP="009211D6">
            <w:pPr>
              <w:pStyle w:val="TableContents"/>
              <w:snapToGrid w:val="0"/>
              <w:rPr>
                <w:sz w:val="20"/>
                <w:szCs w:val="20"/>
              </w:rPr>
            </w:pPr>
          </w:p>
        </w:tc>
      </w:tr>
      <w:tr w:rsidR="00845C59" w14:paraId="30A25369" w14:textId="77777777" w:rsidTr="009211D6">
        <w:tc>
          <w:tcPr>
            <w:tcW w:w="426" w:type="dxa"/>
            <w:tcBorders>
              <w:left w:val="single" w:sz="1" w:space="0" w:color="000000"/>
              <w:bottom w:val="single" w:sz="1" w:space="0" w:color="000000"/>
            </w:tcBorders>
            <w:shd w:val="clear" w:color="auto" w:fill="auto"/>
          </w:tcPr>
          <w:p w14:paraId="30A25362" w14:textId="77777777"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14:paraId="30A25363" w14:textId="77777777"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14:paraId="30A25364" w14:textId="77777777"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14:paraId="30A25365"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66"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67" w14:textId="77777777" w:rsidR="00845C59" w:rsidRDefault="00845C59" w:rsidP="00845C59">
            <w:pPr>
              <w:jc w:val="center"/>
            </w:pPr>
            <w:r w:rsidRPr="00687C3A">
              <w:rPr>
                <w:noProof/>
                <w:sz w:val="20"/>
                <w:szCs w:val="20"/>
                <w:lang w:eastAsia="es-ES"/>
              </w:rPr>
              <w:drawing>
                <wp:inline distT="0" distB="0" distL="0" distR="0" wp14:anchorId="30A25B69" wp14:editId="30A25B6A">
                  <wp:extent cx="123825" cy="180975"/>
                  <wp:effectExtent l="19050" t="0" r="9525" b="0"/>
                  <wp:docPr id="44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68" w14:textId="77777777" w:rsidR="00845C59" w:rsidRDefault="00845C59" w:rsidP="009211D6">
            <w:pPr>
              <w:pStyle w:val="TableContents"/>
              <w:snapToGrid w:val="0"/>
              <w:rPr>
                <w:sz w:val="20"/>
                <w:szCs w:val="20"/>
              </w:rPr>
            </w:pPr>
          </w:p>
        </w:tc>
      </w:tr>
      <w:tr w:rsidR="00845C59" w14:paraId="30A25371" w14:textId="77777777" w:rsidTr="009211D6">
        <w:tc>
          <w:tcPr>
            <w:tcW w:w="426" w:type="dxa"/>
            <w:tcBorders>
              <w:left w:val="single" w:sz="1" w:space="0" w:color="000000"/>
              <w:bottom w:val="single" w:sz="1" w:space="0" w:color="000000"/>
            </w:tcBorders>
            <w:shd w:val="clear" w:color="auto" w:fill="auto"/>
          </w:tcPr>
          <w:p w14:paraId="30A2536A" w14:textId="77777777"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14:paraId="30A2536B" w14:textId="77777777"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14:paraId="30A2536C" w14:textId="77777777"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14:paraId="30A2536D"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6E"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6F" w14:textId="77777777" w:rsidR="00845C59" w:rsidRDefault="00845C59" w:rsidP="00845C59">
            <w:pPr>
              <w:jc w:val="center"/>
            </w:pPr>
            <w:r w:rsidRPr="00687C3A">
              <w:rPr>
                <w:noProof/>
                <w:sz w:val="20"/>
                <w:szCs w:val="20"/>
                <w:lang w:eastAsia="es-ES"/>
              </w:rPr>
              <w:drawing>
                <wp:inline distT="0" distB="0" distL="0" distR="0" wp14:anchorId="30A25B6B" wp14:editId="30A25B6C">
                  <wp:extent cx="123825" cy="180975"/>
                  <wp:effectExtent l="19050" t="0" r="9525" b="0"/>
                  <wp:docPr id="4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70" w14:textId="77777777" w:rsidR="00845C59" w:rsidRDefault="00845C59" w:rsidP="009211D6">
            <w:pPr>
              <w:pStyle w:val="TableContents"/>
              <w:jc w:val="center"/>
              <w:rPr>
                <w:sz w:val="20"/>
                <w:szCs w:val="20"/>
              </w:rPr>
            </w:pPr>
          </w:p>
        </w:tc>
      </w:tr>
      <w:tr w:rsidR="009211D6" w14:paraId="30A25379" w14:textId="77777777" w:rsidTr="009211D6">
        <w:tc>
          <w:tcPr>
            <w:tcW w:w="426" w:type="dxa"/>
            <w:tcBorders>
              <w:left w:val="single" w:sz="1" w:space="0" w:color="000000"/>
              <w:bottom w:val="single" w:sz="1" w:space="0" w:color="000000"/>
            </w:tcBorders>
            <w:shd w:val="clear" w:color="auto" w:fill="auto"/>
          </w:tcPr>
          <w:p w14:paraId="30A25372" w14:textId="77777777"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14:paraId="30A25373" w14:textId="77777777" w:rsidR="009211D6" w:rsidRDefault="009211D6" w:rsidP="009211D6">
            <w:pPr>
              <w:pStyle w:val="TableContents"/>
              <w:snapToGrid w:val="0"/>
              <w:rPr>
                <w:sz w:val="20"/>
                <w:szCs w:val="20"/>
              </w:rPr>
            </w:pPr>
            <w:r>
              <w:rPr>
                <w:sz w:val="20"/>
                <w:szCs w:val="20"/>
              </w:rPr>
              <w:t>nombre_actividad</w:t>
            </w:r>
          </w:p>
        </w:tc>
        <w:tc>
          <w:tcPr>
            <w:tcW w:w="2835" w:type="dxa"/>
            <w:gridSpan w:val="2"/>
            <w:tcBorders>
              <w:left w:val="single" w:sz="1" w:space="0" w:color="000000"/>
              <w:bottom w:val="single" w:sz="1" w:space="0" w:color="000000"/>
            </w:tcBorders>
            <w:shd w:val="clear" w:color="auto" w:fill="auto"/>
          </w:tcPr>
          <w:p w14:paraId="30A25374" w14:textId="77777777" w:rsidR="009211D6" w:rsidRDefault="009211D6" w:rsidP="009211D6">
            <w:pPr>
              <w:pStyle w:val="TableContents"/>
              <w:snapToGrid w:val="0"/>
              <w:rPr>
                <w:sz w:val="20"/>
                <w:szCs w:val="20"/>
              </w:rPr>
            </w:pPr>
            <w:r>
              <w:rPr>
                <w:sz w:val="20"/>
                <w:szCs w:val="20"/>
              </w:rPr>
              <w:t>Descripción de la actividad</w:t>
            </w:r>
          </w:p>
        </w:tc>
        <w:tc>
          <w:tcPr>
            <w:tcW w:w="992" w:type="dxa"/>
            <w:tcBorders>
              <w:left w:val="single" w:sz="1" w:space="0" w:color="000000"/>
              <w:bottom w:val="single" w:sz="1" w:space="0" w:color="000000"/>
            </w:tcBorders>
            <w:shd w:val="clear" w:color="auto" w:fill="auto"/>
          </w:tcPr>
          <w:p w14:paraId="30A25375" w14:textId="77777777"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14:paraId="30A25376" w14:textId="77777777"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14:paraId="30A25377"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378" w14:textId="77777777" w:rsidR="009211D6" w:rsidRDefault="009211D6" w:rsidP="009211D6">
            <w:pPr>
              <w:pStyle w:val="TableContents"/>
              <w:snapToGrid w:val="0"/>
              <w:rPr>
                <w:sz w:val="20"/>
                <w:szCs w:val="20"/>
              </w:rPr>
            </w:pPr>
          </w:p>
        </w:tc>
      </w:tr>
      <w:tr w:rsidR="009211D6" w14:paraId="30A25381" w14:textId="77777777" w:rsidTr="009211D6">
        <w:tc>
          <w:tcPr>
            <w:tcW w:w="426" w:type="dxa"/>
            <w:tcBorders>
              <w:left w:val="single" w:sz="1" w:space="0" w:color="000000"/>
              <w:bottom w:val="single" w:sz="1" w:space="0" w:color="000000"/>
            </w:tcBorders>
            <w:shd w:val="clear" w:color="auto" w:fill="auto"/>
          </w:tcPr>
          <w:p w14:paraId="30A2537A" w14:textId="77777777"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14:paraId="30A2537B" w14:textId="77777777"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14:paraId="30A2537C"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14:paraId="30A2537D"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37E"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37F"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380" w14:textId="77777777" w:rsidR="009211D6" w:rsidRDefault="009211D6" w:rsidP="009211D6">
            <w:pPr>
              <w:pStyle w:val="TableContents"/>
              <w:snapToGrid w:val="0"/>
              <w:rPr>
                <w:sz w:val="20"/>
                <w:szCs w:val="20"/>
              </w:rPr>
            </w:pPr>
          </w:p>
        </w:tc>
      </w:tr>
      <w:tr w:rsidR="009211D6" w14:paraId="30A25384" w14:textId="77777777" w:rsidTr="009211D6">
        <w:tc>
          <w:tcPr>
            <w:tcW w:w="4957" w:type="dxa"/>
            <w:gridSpan w:val="3"/>
            <w:tcBorders>
              <w:top w:val="single" w:sz="1" w:space="0" w:color="000000"/>
              <w:left w:val="single" w:sz="1" w:space="0" w:color="000000"/>
              <w:bottom w:val="single" w:sz="1" w:space="0" w:color="000000"/>
            </w:tcBorders>
            <w:shd w:val="clear" w:color="auto" w:fill="CCCC99"/>
          </w:tcPr>
          <w:p w14:paraId="30A25382" w14:textId="77777777" w:rsidR="009211D6" w:rsidRDefault="009211D6" w:rsidP="009211D6">
            <w:pPr>
              <w:pStyle w:val="TableContents"/>
              <w:rPr>
                <w:sz w:val="20"/>
                <w:szCs w:val="20"/>
              </w:rPr>
            </w:pPr>
            <w:r>
              <w:rPr>
                <w:sz w:val="20"/>
                <w:szCs w:val="20"/>
              </w:rPr>
              <w:t>Tabla:sfp_fuentes_financiamientos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14:paraId="30A25383" w14:textId="77777777" w:rsidR="009211D6" w:rsidRDefault="009211D6" w:rsidP="009211D6">
            <w:pPr>
              <w:pStyle w:val="TableContents"/>
            </w:pPr>
            <w:r>
              <w:rPr>
                <w:sz w:val="20"/>
                <w:szCs w:val="20"/>
              </w:rPr>
              <w:t>Modulo: Sistema de Formulación Presupuestaria (SFP)</w:t>
            </w:r>
          </w:p>
        </w:tc>
      </w:tr>
      <w:tr w:rsidR="009211D6" w14:paraId="30A25386" w14:textId="77777777" w:rsidTr="009211D6">
        <w:tc>
          <w:tcPr>
            <w:tcW w:w="8789" w:type="dxa"/>
            <w:gridSpan w:val="8"/>
            <w:tcBorders>
              <w:left w:val="single" w:sz="1" w:space="0" w:color="000000"/>
              <w:bottom w:val="single" w:sz="1" w:space="0" w:color="000000"/>
              <w:right w:val="single" w:sz="1" w:space="0" w:color="000000"/>
            </w:tcBorders>
            <w:shd w:val="clear" w:color="auto" w:fill="CCCC99"/>
          </w:tcPr>
          <w:p w14:paraId="30A25385" w14:textId="77777777" w:rsidR="009211D6" w:rsidRDefault="009211D6" w:rsidP="009211D6">
            <w:pPr>
              <w:pStyle w:val="TableContents"/>
              <w:jc w:val="both"/>
            </w:pPr>
            <w:r>
              <w:rPr>
                <w:sz w:val="20"/>
                <w:szCs w:val="20"/>
              </w:rPr>
              <w:t>Descripción de la Tabla: Se almacenan todos  las fuentes de financiamientos utilizadas en la formulación del presupuesto de gasto.</w:t>
            </w:r>
          </w:p>
        </w:tc>
      </w:tr>
      <w:tr w:rsidR="009211D6" w14:paraId="30A25393" w14:textId="77777777" w:rsidTr="009211D6">
        <w:tc>
          <w:tcPr>
            <w:tcW w:w="426" w:type="dxa"/>
            <w:tcBorders>
              <w:left w:val="single" w:sz="1" w:space="0" w:color="000000"/>
              <w:bottom w:val="single" w:sz="1" w:space="0" w:color="000000"/>
            </w:tcBorders>
            <w:shd w:val="clear" w:color="auto" w:fill="CCCCCC"/>
          </w:tcPr>
          <w:p w14:paraId="30A25387" w14:textId="77777777" w:rsidR="009211D6" w:rsidRDefault="009211D6" w:rsidP="009211D6">
            <w:pPr>
              <w:pStyle w:val="TableContents"/>
              <w:snapToGrid w:val="0"/>
              <w:rPr>
                <w:sz w:val="20"/>
                <w:szCs w:val="20"/>
              </w:rPr>
            </w:pPr>
          </w:p>
          <w:p w14:paraId="30A25388" w14:textId="77777777"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14:paraId="30A25389" w14:textId="77777777" w:rsidR="009211D6" w:rsidRDefault="009211D6" w:rsidP="009211D6">
            <w:pPr>
              <w:pStyle w:val="TableContents"/>
              <w:snapToGrid w:val="0"/>
              <w:rPr>
                <w:sz w:val="20"/>
                <w:szCs w:val="20"/>
              </w:rPr>
            </w:pPr>
          </w:p>
          <w:p w14:paraId="30A2538A" w14:textId="77777777"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14:paraId="30A2538B" w14:textId="77777777" w:rsidR="009211D6" w:rsidRDefault="009211D6" w:rsidP="009211D6">
            <w:pPr>
              <w:pStyle w:val="TableContents"/>
              <w:snapToGrid w:val="0"/>
              <w:rPr>
                <w:sz w:val="20"/>
                <w:szCs w:val="20"/>
              </w:rPr>
            </w:pPr>
          </w:p>
          <w:p w14:paraId="30A2538C" w14:textId="77777777"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14:paraId="30A2538D" w14:textId="77777777" w:rsidR="009211D6" w:rsidRDefault="009211D6" w:rsidP="009211D6">
            <w:pPr>
              <w:pStyle w:val="TableContents"/>
              <w:snapToGrid w:val="0"/>
              <w:rPr>
                <w:sz w:val="20"/>
                <w:szCs w:val="20"/>
              </w:rPr>
            </w:pPr>
          </w:p>
          <w:p w14:paraId="30A2538E" w14:textId="77777777"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14:paraId="30A2538F" w14:textId="77777777" w:rsidR="009211D6" w:rsidRDefault="009211D6" w:rsidP="009211D6">
            <w:pPr>
              <w:pStyle w:val="TableContents"/>
              <w:snapToGrid w:val="0"/>
              <w:rPr>
                <w:sz w:val="20"/>
                <w:szCs w:val="20"/>
              </w:rPr>
            </w:pPr>
          </w:p>
          <w:p w14:paraId="30A25390" w14:textId="77777777"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14:paraId="30A25391" w14:textId="77777777"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14:paraId="30A25392" w14:textId="77777777" w:rsidR="009211D6" w:rsidRDefault="009211D6" w:rsidP="009211D6">
            <w:pPr>
              <w:pStyle w:val="TableContents"/>
              <w:jc w:val="center"/>
            </w:pPr>
            <w:r>
              <w:rPr>
                <w:sz w:val="20"/>
                <w:szCs w:val="20"/>
              </w:rPr>
              <w:t>Valor por Defecto</w:t>
            </w:r>
          </w:p>
        </w:tc>
      </w:tr>
      <w:tr w:rsidR="00845C59" w14:paraId="30A2539B" w14:textId="77777777" w:rsidTr="009211D6">
        <w:tc>
          <w:tcPr>
            <w:tcW w:w="426" w:type="dxa"/>
            <w:tcBorders>
              <w:left w:val="single" w:sz="1" w:space="0" w:color="000000"/>
              <w:bottom w:val="single" w:sz="1" w:space="0" w:color="000000"/>
            </w:tcBorders>
            <w:shd w:val="clear" w:color="auto" w:fill="auto"/>
          </w:tcPr>
          <w:p w14:paraId="30A25394" w14:textId="77777777"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14:paraId="30A25395" w14:textId="77777777"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14:paraId="30A25396" w14:textId="77777777"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14:paraId="30A25397"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98"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399" w14:textId="77777777" w:rsidR="00845C59" w:rsidRDefault="00845C59" w:rsidP="00845C59">
            <w:pPr>
              <w:jc w:val="center"/>
            </w:pPr>
            <w:r w:rsidRPr="00A7467A">
              <w:rPr>
                <w:noProof/>
                <w:sz w:val="20"/>
                <w:szCs w:val="20"/>
                <w:lang w:eastAsia="es-ES"/>
              </w:rPr>
              <w:drawing>
                <wp:inline distT="0" distB="0" distL="0" distR="0" wp14:anchorId="30A25B6D" wp14:editId="30A25B6E">
                  <wp:extent cx="123825" cy="180975"/>
                  <wp:effectExtent l="19050" t="0" r="9525" b="0"/>
                  <wp:docPr id="4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9A" w14:textId="77777777" w:rsidR="00845C59" w:rsidRDefault="00845C59" w:rsidP="009211D6">
            <w:pPr>
              <w:pStyle w:val="TableContents"/>
              <w:jc w:val="center"/>
              <w:rPr>
                <w:sz w:val="20"/>
                <w:szCs w:val="20"/>
              </w:rPr>
            </w:pPr>
          </w:p>
        </w:tc>
      </w:tr>
      <w:tr w:rsidR="00845C59" w14:paraId="30A253A3" w14:textId="77777777" w:rsidTr="009211D6">
        <w:tc>
          <w:tcPr>
            <w:tcW w:w="426" w:type="dxa"/>
            <w:tcBorders>
              <w:left w:val="single" w:sz="1" w:space="0" w:color="000000"/>
              <w:bottom w:val="single" w:sz="1" w:space="0" w:color="000000"/>
            </w:tcBorders>
            <w:shd w:val="clear" w:color="auto" w:fill="auto"/>
          </w:tcPr>
          <w:p w14:paraId="30A2539C" w14:textId="77777777"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14:paraId="30A2539D" w14:textId="77777777"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14:paraId="30A2539E" w14:textId="77777777"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14:paraId="30A2539F"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A0"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3A1" w14:textId="77777777" w:rsidR="00845C59" w:rsidRDefault="00845C59" w:rsidP="00845C59">
            <w:pPr>
              <w:jc w:val="center"/>
            </w:pPr>
            <w:r w:rsidRPr="00A7467A">
              <w:rPr>
                <w:noProof/>
                <w:sz w:val="20"/>
                <w:szCs w:val="20"/>
                <w:lang w:eastAsia="es-ES"/>
              </w:rPr>
              <w:drawing>
                <wp:inline distT="0" distB="0" distL="0" distR="0" wp14:anchorId="30A25B6F" wp14:editId="30A25B70">
                  <wp:extent cx="123825" cy="180975"/>
                  <wp:effectExtent l="19050" t="0" r="9525" b="0"/>
                  <wp:docPr id="4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A2" w14:textId="77777777" w:rsidR="00845C59" w:rsidRDefault="00845C59" w:rsidP="009211D6">
            <w:pPr>
              <w:pStyle w:val="TableContents"/>
              <w:snapToGrid w:val="0"/>
              <w:rPr>
                <w:sz w:val="20"/>
                <w:szCs w:val="20"/>
              </w:rPr>
            </w:pPr>
          </w:p>
        </w:tc>
      </w:tr>
      <w:tr w:rsidR="00845C59" w14:paraId="30A253AB" w14:textId="77777777" w:rsidTr="009211D6">
        <w:tc>
          <w:tcPr>
            <w:tcW w:w="426" w:type="dxa"/>
            <w:tcBorders>
              <w:left w:val="single" w:sz="1" w:space="0" w:color="000000"/>
              <w:bottom w:val="single" w:sz="1" w:space="0" w:color="000000"/>
            </w:tcBorders>
            <w:shd w:val="clear" w:color="auto" w:fill="auto"/>
          </w:tcPr>
          <w:p w14:paraId="30A253A4" w14:textId="77777777"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14:paraId="30A253A5" w14:textId="77777777"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14:paraId="30A253A6" w14:textId="77777777" w:rsidR="00845C59" w:rsidRDefault="00845C59" w:rsidP="009211D6">
            <w:pPr>
              <w:pStyle w:val="TableContents"/>
              <w:rPr>
                <w:sz w:val="20"/>
                <w:szCs w:val="20"/>
              </w:rPr>
            </w:pPr>
            <w:r>
              <w:rPr>
                <w:sz w:val="20"/>
                <w:szCs w:val="20"/>
              </w:rPr>
              <w:t>Código del proyecto (nivel1)</w:t>
            </w:r>
          </w:p>
        </w:tc>
        <w:tc>
          <w:tcPr>
            <w:tcW w:w="992" w:type="dxa"/>
            <w:tcBorders>
              <w:left w:val="single" w:sz="1" w:space="0" w:color="000000"/>
              <w:bottom w:val="single" w:sz="1" w:space="0" w:color="000000"/>
            </w:tcBorders>
            <w:shd w:val="clear" w:color="auto" w:fill="auto"/>
          </w:tcPr>
          <w:p w14:paraId="30A253A7"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A8"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A9" w14:textId="77777777" w:rsidR="00845C59" w:rsidRDefault="00845C59" w:rsidP="00845C59">
            <w:pPr>
              <w:jc w:val="center"/>
            </w:pPr>
            <w:r w:rsidRPr="00A7467A">
              <w:rPr>
                <w:noProof/>
                <w:sz w:val="20"/>
                <w:szCs w:val="20"/>
                <w:lang w:eastAsia="es-ES"/>
              </w:rPr>
              <w:drawing>
                <wp:inline distT="0" distB="0" distL="0" distR="0" wp14:anchorId="30A25B71" wp14:editId="30A25B72">
                  <wp:extent cx="123825" cy="180975"/>
                  <wp:effectExtent l="19050" t="0" r="9525" b="0"/>
                  <wp:docPr id="4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AA" w14:textId="77777777" w:rsidR="00845C59" w:rsidRDefault="00845C59" w:rsidP="009211D6">
            <w:pPr>
              <w:pStyle w:val="TableContents"/>
              <w:snapToGrid w:val="0"/>
              <w:rPr>
                <w:sz w:val="20"/>
                <w:szCs w:val="20"/>
              </w:rPr>
            </w:pPr>
          </w:p>
        </w:tc>
      </w:tr>
      <w:tr w:rsidR="00845C59" w14:paraId="30A253B3" w14:textId="77777777" w:rsidTr="009211D6">
        <w:tc>
          <w:tcPr>
            <w:tcW w:w="426" w:type="dxa"/>
            <w:tcBorders>
              <w:left w:val="single" w:sz="1" w:space="0" w:color="000000"/>
              <w:bottom w:val="single" w:sz="1" w:space="0" w:color="000000"/>
            </w:tcBorders>
            <w:shd w:val="clear" w:color="auto" w:fill="auto"/>
          </w:tcPr>
          <w:p w14:paraId="30A253AC" w14:textId="77777777"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14:paraId="30A253AD" w14:textId="77777777"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14:paraId="30A253AE" w14:textId="77777777"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14:paraId="30A253AF"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B0"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B1" w14:textId="77777777" w:rsidR="00845C59" w:rsidRDefault="00845C59" w:rsidP="00845C59">
            <w:pPr>
              <w:jc w:val="center"/>
            </w:pPr>
            <w:r w:rsidRPr="00A7467A">
              <w:rPr>
                <w:noProof/>
                <w:sz w:val="20"/>
                <w:szCs w:val="20"/>
                <w:lang w:eastAsia="es-ES"/>
              </w:rPr>
              <w:drawing>
                <wp:inline distT="0" distB="0" distL="0" distR="0" wp14:anchorId="30A25B73" wp14:editId="30A25B74">
                  <wp:extent cx="123825" cy="180975"/>
                  <wp:effectExtent l="19050" t="0" r="9525" b="0"/>
                  <wp:docPr id="4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B2" w14:textId="77777777" w:rsidR="00845C59" w:rsidRDefault="00845C59" w:rsidP="009211D6">
            <w:pPr>
              <w:pStyle w:val="TableContents"/>
              <w:snapToGrid w:val="0"/>
              <w:rPr>
                <w:sz w:val="20"/>
                <w:szCs w:val="20"/>
              </w:rPr>
            </w:pPr>
          </w:p>
        </w:tc>
      </w:tr>
      <w:tr w:rsidR="00845C59" w14:paraId="30A253BB" w14:textId="77777777" w:rsidTr="009211D6">
        <w:tc>
          <w:tcPr>
            <w:tcW w:w="426" w:type="dxa"/>
            <w:tcBorders>
              <w:left w:val="single" w:sz="1" w:space="0" w:color="000000"/>
              <w:bottom w:val="single" w:sz="1" w:space="0" w:color="000000"/>
            </w:tcBorders>
            <w:shd w:val="clear" w:color="auto" w:fill="auto"/>
          </w:tcPr>
          <w:p w14:paraId="30A253B4" w14:textId="77777777" w:rsidR="00845C59" w:rsidRDefault="00845C59" w:rsidP="009211D6">
            <w:pPr>
              <w:pStyle w:val="TableContents"/>
              <w:jc w:val="center"/>
              <w:rPr>
                <w:sz w:val="20"/>
                <w:szCs w:val="20"/>
              </w:rPr>
            </w:pPr>
            <w:r>
              <w:rPr>
                <w:sz w:val="20"/>
                <w:szCs w:val="20"/>
              </w:rPr>
              <w:lastRenderedPageBreak/>
              <w:t>5</w:t>
            </w:r>
          </w:p>
        </w:tc>
        <w:tc>
          <w:tcPr>
            <w:tcW w:w="2126" w:type="dxa"/>
            <w:tcBorders>
              <w:left w:val="single" w:sz="1" w:space="0" w:color="000000"/>
              <w:bottom w:val="single" w:sz="1" w:space="0" w:color="000000"/>
            </w:tcBorders>
            <w:shd w:val="clear" w:color="auto" w:fill="auto"/>
          </w:tcPr>
          <w:p w14:paraId="30A253B5" w14:textId="77777777" w:rsidR="00845C59" w:rsidRDefault="00845C59" w:rsidP="009211D6">
            <w:pPr>
              <w:pStyle w:val="TableContents"/>
              <w:snapToGrid w:val="0"/>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14:paraId="30A253B6" w14:textId="77777777" w:rsidR="00845C59" w:rsidRDefault="00845C59" w:rsidP="009211D6">
            <w:pPr>
              <w:pStyle w:val="TableContents"/>
              <w:snapToGrid w:val="0"/>
              <w:rPr>
                <w:sz w:val="20"/>
                <w:szCs w:val="20"/>
              </w:rPr>
            </w:pPr>
            <w:r>
              <w:rPr>
                <w:sz w:val="20"/>
                <w:szCs w:val="20"/>
              </w:rPr>
              <w:t>Código de la acción especifica</w:t>
            </w:r>
          </w:p>
        </w:tc>
        <w:tc>
          <w:tcPr>
            <w:tcW w:w="992" w:type="dxa"/>
            <w:tcBorders>
              <w:left w:val="single" w:sz="1" w:space="0" w:color="000000"/>
              <w:bottom w:val="single" w:sz="1" w:space="0" w:color="000000"/>
            </w:tcBorders>
            <w:shd w:val="clear" w:color="auto" w:fill="auto"/>
          </w:tcPr>
          <w:p w14:paraId="30A253B7"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B8"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B9" w14:textId="77777777" w:rsidR="00845C59" w:rsidRDefault="00845C59" w:rsidP="00845C59">
            <w:pPr>
              <w:jc w:val="center"/>
            </w:pPr>
            <w:r w:rsidRPr="00A7467A">
              <w:rPr>
                <w:noProof/>
                <w:sz w:val="20"/>
                <w:szCs w:val="20"/>
                <w:lang w:eastAsia="es-ES"/>
              </w:rPr>
              <w:drawing>
                <wp:inline distT="0" distB="0" distL="0" distR="0" wp14:anchorId="30A25B75" wp14:editId="30A25B76">
                  <wp:extent cx="123825" cy="180975"/>
                  <wp:effectExtent l="19050" t="0" r="9525" b="0"/>
                  <wp:docPr id="4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BA" w14:textId="77777777" w:rsidR="00845C59" w:rsidRDefault="00845C59" w:rsidP="009211D6">
            <w:pPr>
              <w:pStyle w:val="TableContents"/>
              <w:snapToGrid w:val="0"/>
              <w:rPr>
                <w:sz w:val="20"/>
                <w:szCs w:val="20"/>
              </w:rPr>
            </w:pPr>
          </w:p>
        </w:tc>
      </w:tr>
      <w:tr w:rsidR="00845C59" w14:paraId="30A253C3" w14:textId="77777777" w:rsidTr="009211D6">
        <w:tc>
          <w:tcPr>
            <w:tcW w:w="426" w:type="dxa"/>
            <w:tcBorders>
              <w:left w:val="single" w:sz="1" w:space="0" w:color="000000"/>
              <w:bottom w:val="single" w:sz="1" w:space="0" w:color="000000"/>
            </w:tcBorders>
            <w:shd w:val="clear" w:color="auto" w:fill="auto"/>
          </w:tcPr>
          <w:p w14:paraId="30A253BC" w14:textId="77777777"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14:paraId="30A253BD" w14:textId="77777777"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14:paraId="30A253BE" w14:textId="77777777" w:rsidR="00845C59" w:rsidRDefault="00845C59" w:rsidP="009211D6">
            <w:pPr>
              <w:pStyle w:val="TableContents"/>
              <w:rPr>
                <w:sz w:val="20"/>
                <w:szCs w:val="20"/>
              </w:rPr>
            </w:pPr>
            <w:r>
              <w:rPr>
                <w:sz w:val="20"/>
                <w:szCs w:val="20"/>
              </w:rPr>
              <w:t>Código de la actividad</w:t>
            </w:r>
          </w:p>
        </w:tc>
        <w:tc>
          <w:tcPr>
            <w:tcW w:w="992" w:type="dxa"/>
            <w:tcBorders>
              <w:left w:val="single" w:sz="1" w:space="0" w:color="000000"/>
              <w:bottom w:val="single" w:sz="1" w:space="0" w:color="000000"/>
            </w:tcBorders>
            <w:shd w:val="clear" w:color="auto" w:fill="auto"/>
          </w:tcPr>
          <w:p w14:paraId="30A253BF"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C0"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C1" w14:textId="77777777" w:rsidR="00845C59" w:rsidRDefault="00845C59" w:rsidP="00845C59">
            <w:pPr>
              <w:jc w:val="center"/>
            </w:pPr>
            <w:r w:rsidRPr="00A7467A">
              <w:rPr>
                <w:noProof/>
                <w:sz w:val="20"/>
                <w:szCs w:val="20"/>
                <w:lang w:eastAsia="es-ES"/>
              </w:rPr>
              <w:drawing>
                <wp:inline distT="0" distB="0" distL="0" distR="0" wp14:anchorId="30A25B77" wp14:editId="30A25B78">
                  <wp:extent cx="123825" cy="180975"/>
                  <wp:effectExtent l="19050" t="0" r="9525" b="0"/>
                  <wp:docPr id="4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C2" w14:textId="77777777" w:rsidR="00845C59" w:rsidRDefault="00845C59" w:rsidP="009211D6">
            <w:pPr>
              <w:pStyle w:val="TableContents"/>
              <w:jc w:val="center"/>
              <w:rPr>
                <w:sz w:val="20"/>
                <w:szCs w:val="20"/>
              </w:rPr>
            </w:pPr>
          </w:p>
        </w:tc>
      </w:tr>
      <w:tr w:rsidR="00845C59" w14:paraId="30A253CB" w14:textId="77777777" w:rsidTr="009211D6">
        <w:tc>
          <w:tcPr>
            <w:tcW w:w="426" w:type="dxa"/>
            <w:tcBorders>
              <w:left w:val="single" w:sz="1" w:space="0" w:color="000000"/>
              <w:bottom w:val="single" w:sz="1" w:space="0" w:color="000000"/>
            </w:tcBorders>
            <w:shd w:val="clear" w:color="auto" w:fill="auto"/>
          </w:tcPr>
          <w:p w14:paraId="30A253C4" w14:textId="77777777"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14:paraId="30A253C5" w14:textId="77777777" w:rsidR="00845C59" w:rsidRDefault="00845C59" w:rsidP="009211D6">
            <w:pPr>
              <w:pStyle w:val="TableContents"/>
              <w:snapToGrid w:val="0"/>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14:paraId="30A253C6" w14:textId="77777777" w:rsidR="00845C59" w:rsidRDefault="00845C59" w:rsidP="009211D6">
            <w:pPr>
              <w:pStyle w:val="TableContents"/>
              <w:snapToGrid w:val="0"/>
              <w:rPr>
                <w:sz w:val="20"/>
                <w:szCs w:val="20"/>
              </w:rPr>
            </w:pPr>
            <w:r>
              <w:rPr>
                <w:sz w:val="20"/>
                <w:szCs w:val="20"/>
              </w:rPr>
              <w:t>Código de la fuente de financiamiento</w:t>
            </w:r>
          </w:p>
        </w:tc>
        <w:tc>
          <w:tcPr>
            <w:tcW w:w="992" w:type="dxa"/>
            <w:tcBorders>
              <w:left w:val="single" w:sz="1" w:space="0" w:color="000000"/>
              <w:bottom w:val="single" w:sz="1" w:space="0" w:color="000000"/>
            </w:tcBorders>
            <w:shd w:val="clear" w:color="auto" w:fill="auto"/>
          </w:tcPr>
          <w:p w14:paraId="30A253C7"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C8"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C9" w14:textId="77777777" w:rsidR="00845C59" w:rsidRDefault="00845C59" w:rsidP="00845C59">
            <w:pPr>
              <w:jc w:val="center"/>
            </w:pPr>
            <w:r w:rsidRPr="00A7467A">
              <w:rPr>
                <w:noProof/>
                <w:sz w:val="20"/>
                <w:szCs w:val="20"/>
                <w:lang w:eastAsia="es-ES"/>
              </w:rPr>
              <w:drawing>
                <wp:inline distT="0" distB="0" distL="0" distR="0" wp14:anchorId="30A25B79" wp14:editId="30A25B7A">
                  <wp:extent cx="123825" cy="180975"/>
                  <wp:effectExtent l="19050" t="0" r="9525" b="0"/>
                  <wp:docPr id="4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CA" w14:textId="77777777" w:rsidR="00845C59" w:rsidRDefault="00845C59" w:rsidP="009211D6">
            <w:pPr>
              <w:pStyle w:val="TableContents"/>
              <w:snapToGrid w:val="0"/>
              <w:rPr>
                <w:sz w:val="20"/>
                <w:szCs w:val="20"/>
              </w:rPr>
            </w:pPr>
          </w:p>
        </w:tc>
      </w:tr>
      <w:tr w:rsidR="009211D6" w14:paraId="30A253D3" w14:textId="77777777" w:rsidTr="009211D6">
        <w:tc>
          <w:tcPr>
            <w:tcW w:w="426" w:type="dxa"/>
            <w:tcBorders>
              <w:left w:val="single" w:sz="1" w:space="0" w:color="000000"/>
              <w:bottom w:val="single" w:sz="1" w:space="0" w:color="000000"/>
            </w:tcBorders>
            <w:shd w:val="clear" w:color="auto" w:fill="auto"/>
          </w:tcPr>
          <w:p w14:paraId="30A253CC" w14:textId="77777777"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14:paraId="30A253CD" w14:textId="77777777" w:rsidR="009211D6" w:rsidRDefault="009211D6" w:rsidP="009211D6">
            <w:pPr>
              <w:pStyle w:val="TableContents"/>
              <w:snapToGrid w:val="0"/>
              <w:rPr>
                <w:sz w:val="20"/>
                <w:szCs w:val="20"/>
              </w:rPr>
            </w:pPr>
            <w:r>
              <w:rPr>
                <w:sz w:val="20"/>
                <w:szCs w:val="20"/>
              </w:rPr>
              <w:t>nombre_fuente_financiamiento</w:t>
            </w:r>
          </w:p>
        </w:tc>
        <w:tc>
          <w:tcPr>
            <w:tcW w:w="2835" w:type="dxa"/>
            <w:gridSpan w:val="2"/>
            <w:tcBorders>
              <w:left w:val="single" w:sz="1" w:space="0" w:color="000000"/>
              <w:bottom w:val="single" w:sz="1" w:space="0" w:color="000000"/>
            </w:tcBorders>
            <w:shd w:val="clear" w:color="auto" w:fill="auto"/>
          </w:tcPr>
          <w:p w14:paraId="30A253CE" w14:textId="77777777" w:rsidR="009211D6" w:rsidRDefault="009211D6" w:rsidP="009211D6">
            <w:pPr>
              <w:pStyle w:val="TableContents"/>
              <w:snapToGrid w:val="0"/>
              <w:rPr>
                <w:sz w:val="20"/>
                <w:szCs w:val="20"/>
              </w:rPr>
            </w:pPr>
            <w:r>
              <w:rPr>
                <w:sz w:val="20"/>
                <w:szCs w:val="20"/>
              </w:rPr>
              <w:t>Descripción de la fuente de financiamiento</w:t>
            </w:r>
          </w:p>
        </w:tc>
        <w:tc>
          <w:tcPr>
            <w:tcW w:w="992" w:type="dxa"/>
            <w:tcBorders>
              <w:left w:val="single" w:sz="1" w:space="0" w:color="000000"/>
              <w:bottom w:val="single" w:sz="1" w:space="0" w:color="000000"/>
            </w:tcBorders>
            <w:shd w:val="clear" w:color="auto" w:fill="auto"/>
          </w:tcPr>
          <w:p w14:paraId="30A253CF" w14:textId="77777777" w:rsidR="009211D6" w:rsidRDefault="009211D6" w:rsidP="009211D6">
            <w:pPr>
              <w:pStyle w:val="TableContents"/>
              <w:snapToGrid w:val="0"/>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14:paraId="30A253D0" w14:textId="77777777" w:rsidR="009211D6" w:rsidRDefault="009211D6" w:rsidP="009211D6">
            <w:pPr>
              <w:pStyle w:val="TableContents"/>
              <w:snapToGrid w:val="0"/>
              <w:jc w:val="center"/>
              <w:rPr>
                <w:sz w:val="20"/>
                <w:szCs w:val="20"/>
              </w:rPr>
            </w:pPr>
            <w:r>
              <w:rPr>
                <w:sz w:val="20"/>
                <w:szCs w:val="20"/>
              </w:rPr>
              <w:t>255</w:t>
            </w:r>
          </w:p>
        </w:tc>
        <w:tc>
          <w:tcPr>
            <w:tcW w:w="709" w:type="dxa"/>
            <w:tcBorders>
              <w:left w:val="single" w:sz="1" w:space="0" w:color="000000"/>
              <w:bottom w:val="single" w:sz="1" w:space="0" w:color="000000"/>
            </w:tcBorders>
            <w:shd w:val="clear" w:color="auto" w:fill="auto"/>
          </w:tcPr>
          <w:p w14:paraId="30A253D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3D2" w14:textId="77777777" w:rsidR="009211D6" w:rsidRDefault="009211D6" w:rsidP="009211D6">
            <w:pPr>
              <w:pStyle w:val="TableContents"/>
              <w:snapToGrid w:val="0"/>
              <w:rPr>
                <w:sz w:val="20"/>
                <w:szCs w:val="20"/>
              </w:rPr>
            </w:pPr>
          </w:p>
        </w:tc>
      </w:tr>
      <w:tr w:rsidR="009211D6" w14:paraId="30A253DB" w14:textId="77777777" w:rsidTr="009211D6">
        <w:tc>
          <w:tcPr>
            <w:tcW w:w="426" w:type="dxa"/>
            <w:tcBorders>
              <w:left w:val="single" w:sz="1" w:space="0" w:color="000000"/>
              <w:bottom w:val="single" w:sz="1" w:space="0" w:color="000000"/>
            </w:tcBorders>
            <w:shd w:val="clear" w:color="auto" w:fill="auto"/>
          </w:tcPr>
          <w:p w14:paraId="30A253D4" w14:textId="77777777"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14:paraId="30A253D5" w14:textId="77777777"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14:paraId="30A253D6"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14:paraId="30A253D7" w14:textId="77777777"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14:paraId="30A253D8" w14:textId="77777777"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14:paraId="30A253D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3DA" w14:textId="77777777" w:rsidR="009211D6" w:rsidRDefault="009211D6" w:rsidP="009211D6">
            <w:pPr>
              <w:pStyle w:val="TableContents"/>
              <w:snapToGrid w:val="0"/>
              <w:rPr>
                <w:sz w:val="20"/>
                <w:szCs w:val="20"/>
              </w:rPr>
            </w:pPr>
          </w:p>
        </w:tc>
      </w:tr>
      <w:tr w:rsidR="009211D6" w14:paraId="30A253DE" w14:textId="77777777" w:rsidTr="009211D6">
        <w:tc>
          <w:tcPr>
            <w:tcW w:w="4957" w:type="dxa"/>
            <w:gridSpan w:val="3"/>
            <w:tcBorders>
              <w:top w:val="single" w:sz="1" w:space="0" w:color="000000"/>
              <w:left w:val="single" w:sz="1" w:space="0" w:color="000000"/>
              <w:bottom w:val="single" w:sz="1" w:space="0" w:color="000000"/>
            </w:tcBorders>
            <w:shd w:val="clear" w:color="auto" w:fill="CCCC99"/>
          </w:tcPr>
          <w:p w14:paraId="30A253DC" w14:textId="77777777" w:rsidR="009211D6" w:rsidRDefault="009211D6" w:rsidP="009211D6">
            <w:pPr>
              <w:pStyle w:val="TableContents"/>
              <w:rPr>
                <w:sz w:val="20"/>
                <w:szCs w:val="20"/>
              </w:rPr>
            </w:pPr>
            <w:r>
              <w:rPr>
                <w:sz w:val="20"/>
                <w:szCs w:val="20"/>
              </w:rPr>
              <w:t>Tabla:sfp_centros_costo</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14:paraId="30A253DD" w14:textId="77777777" w:rsidR="009211D6" w:rsidRDefault="009211D6" w:rsidP="009211D6">
            <w:pPr>
              <w:pStyle w:val="TableContents"/>
            </w:pPr>
            <w:r>
              <w:rPr>
                <w:sz w:val="20"/>
                <w:szCs w:val="20"/>
              </w:rPr>
              <w:t>Modulo: Sistema de Formulación Presupuestaria (SFP)</w:t>
            </w:r>
          </w:p>
        </w:tc>
      </w:tr>
      <w:tr w:rsidR="009211D6" w14:paraId="30A253E0" w14:textId="77777777" w:rsidTr="009211D6">
        <w:tc>
          <w:tcPr>
            <w:tcW w:w="8789" w:type="dxa"/>
            <w:gridSpan w:val="8"/>
            <w:tcBorders>
              <w:left w:val="single" w:sz="1" w:space="0" w:color="000000"/>
              <w:bottom w:val="single" w:sz="1" w:space="0" w:color="000000"/>
              <w:right w:val="single" w:sz="1" w:space="0" w:color="000000"/>
            </w:tcBorders>
            <w:shd w:val="clear" w:color="auto" w:fill="CCCC99"/>
          </w:tcPr>
          <w:p w14:paraId="30A253DF" w14:textId="77777777" w:rsidR="009211D6" w:rsidRDefault="009211D6" w:rsidP="009211D6">
            <w:pPr>
              <w:pStyle w:val="TableContents"/>
              <w:jc w:val="both"/>
            </w:pPr>
            <w:r>
              <w:rPr>
                <w:sz w:val="20"/>
                <w:szCs w:val="20"/>
              </w:rPr>
              <w:t>Descripción de la Tabla: Se almacena todos los centros de costos para el proceso de formulación presupuestaria</w:t>
            </w:r>
          </w:p>
        </w:tc>
      </w:tr>
      <w:tr w:rsidR="009211D6" w14:paraId="30A253ED" w14:textId="77777777" w:rsidTr="009211D6">
        <w:tc>
          <w:tcPr>
            <w:tcW w:w="426" w:type="dxa"/>
            <w:tcBorders>
              <w:left w:val="single" w:sz="1" w:space="0" w:color="000000"/>
              <w:bottom w:val="single" w:sz="1" w:space="0" w:color="000000"/>
            </w:tcBorders>
            <w:shd w:val="clear" w:color="auto" w:fill="CCCCCC"/>
          </w:tcPr>
          <w:p w14:paraId="30A253E1" w14:textId="77777777" w:rsidR="009211D6" w:rsidRDefault="009211D6" w:rsidP="009211D6">
            <w:pPr>
              <w:pStyle w:val="TableContents"/>
              <w:snapToGrid w:val="0"/>
              <w:rPr>
                <w:sz w:val="20"/>
                <w:szCs w:val="20"/>
              </w:rPr>
            </w:pPr>
          </w:p>
          <w:p w14:paraId="30A253E2" w14:textId="77777777"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14:paraId="30A253E3" w14:textId="77777777" w:rsidR="009211D6" w:rsidRDefault="009211D6" w:rsidP="009211D6">
            <w:pPr>
              <w:pStyle w:val="TableContents"/>
              <w:snapToGrid w:val="0"/>
              <w:rPr>
                <w:sz w:val="20"/>
                <w:szCs w:val="20"/>
              </w:rPr>
            </w:pPr>
          </w:p>
          <w:p w14:paraId="30A253E4" w14:textId="77777777"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14:paraId="30A253E5" w14:textId="77777777" w:rsidR="009211D6" w:rsidRDefault="009211D6" w:rsidP="009211D6">
            <w:pPr>
              <w:pStyle w:val="TableContents"/>
              <w:snapToGrid w:val="0"/>
              <w:rPr>
                <w:sz w:val="20"/>
                <w:szCs w:val="20"/>
              </w:rPr>
            </w:pPr>
          </w:p>
          <w:p w14:paraId="30A253E6" w14:textId="77777777"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14:paraId="30A253E7" w14:textId="77777777" w:rsidR="009211D6" w:rsidRDefault="009211D6" w:rsidP="009211D6">
            <w:pPr>
              <w:pStyle w:val="TableContents"/>
              <w:snapToGrid w:val="0"/>
              <w:rPr>
                <w:sz w:val="20"/>
                <w:szCs w:val="20"/>
              </w:rPr>
            </w:pPr>
          </w:p>
          <w:p w14:paraId="30A253E8" w14:textId="77777777"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14:paraId="30A253E9" w14:textId="77777777" w:rsidR="009211D6" w:rsidRDefault="009211D6" w:rsidP="009211D6">
            <w:pPr>
              <w:pStyle w:val="TableContents"/>
              <w:snapToGrid w:val="0"/>
              <w:rPr>
                <w:sz w:val="20"/>
                <w:szCs w:val="20"/>
              </w:rPr>
            </w:pPr>
          </w:p>
          <w:p w14:paraId="30A253EA" w14:textId="77777777"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14:paraId="30A253EB" w14:textId="77777777"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14:paraId="30A253EC" w14:textId="77777777" w:rsidR="009211D6" w:rsidRDefault="009211D6" w:rsidP="009211D6">
            <w:pPr>
              <w:pStyle w:val="TableContents"/>
              <w:jc w:val="center"/>
            </w:pPr>
            <w:r>
              <w:rPr>
                <w:sz w:val="20"/>
                <w:szCs w:val="20"/>
              </w:rPr>
              <w:t>Valor por Defecto</w:t>
            </w:r>
          </w:p>
        </w:tc>
      </w:tr>
      <w:tr w:rsidR="009211D6" w14:paraId="30A253F5" w14:textId="77777777" w:rsidTr="009211D6">
        <w:tc>
          <w:tcPr>
            <w:tcW w:w="426" w:type="dxa"/>
            <w:tcBorders>
              <w:left w:val="single" w:sz="1" w:space="0" w:color="000000"/>
              <w:bottom w:val="single" w:sz="1" w:space="0" w:color="000000"/>
            </w:tcBorders>
            <w:shd w:val="clear" w:color="auto" w:fill="auto"/>
          </w:tcPr>
          <w:p w14:paraId="30A253EE" w14:textId="77777777"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14:paraId="30A253EF" w14:textId="77777777" w:rsidR="009211D6" w:rsidRDefault="009211D6" w:rsidP="009211D6">
            <w:pPr>
              <w:pStyle w:val="TableContents"/>
              <w:rPr>
                <w:sz w:val="20"/>
                <w:szCs w:val="20"/>
              </w:rPr>
            </w:pPr>
            <w:r>
              <w:rPr>
                <w:sz w:val="20"/>
                <w:szCs w:val="20"/>
              </w:rPr>
              <w:t>id_centro_costo</w:t>
            </w:r>
          </w:p>
        </w:tc>
        <w:tc>
          <w:tcPr>
            <w:tcW w:w="2835" w:type="dxa"/>
            <w:gridSpan w:val="2"/>
            <w:tcBorders>
              <w:left w:val="single" w:sz="1" w:space="0" w:color="000000"/>
              <w:bottom w:val="single" w:sz="1" w:space="0" w:color="000000"/>
            </w:tcBorders>
            <w:shd w:val="clear" w:color="auto" w:fill="auto"/>
          </w:tcPr>
          <w:p w14:paraId="30A253F0" w14:textId="77777777" w:rsidR="009211D6" w:rsidRDefault="009211D6" w:rsidP="009211D6">
            <w:pPr>
              <w:pStyle w:val="TableContents"/>
              <w:rPr>
                <w:sz w:val="20"/>
                <w:szCs w:val="20"/>
              </w:rPr>
            </w:pPr>
            <w:r>
              <w:rPr>
                <w:sz w:val="20"/>
                <w:szCs w:val="20"/>
              </w:rPr>
              <w:t>Código del centro de costo</w:t>
            </w:r>
          </w:p>
        </w:tc>
        <w:tc>
          <w:tcPr>
            <w:tcW w:w="992" w:type="dxa"/>
            <w:tcBorders>
              <w:left w:val="single" w:sz="1" w:space="0" w:color="000000"/>
              <w:bottom w:val="single" w:sz="1" w:space="0" w:color="000000"/>
            </w:tcBorders>
            <w:shd w:val="clear" w:color="auto" w:fill="auto"/>
          </w:tcPr>
          <w:p w14:paraId="30A253F1"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3F2" w14:textId="77777777"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3F3" w14:textId="77777777"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14:anchorId="30A25B7B" wp14:editId="30A25B7C">
                  <wp:extent cx="123825" cy="180975"/>
                  <wp:effectExtent l="19050" t="0" r="9525" b="0"/>
                  <wp:docPr id="4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3F4" w14:textId="77777777" w:rsidR="009211D6" w:rsidRDefault="009211D6" w:rsidP="009211D6">
            <w:pPr>
              <w:pStyle w:val="TableContents"/>
              <w:jc w:val="center"/>
              <w:rPr>
                <w:sz w:val="20"/>
                <w:szCs w:val="20"/>
              </w:rPr>
            </w:pPr>
          </w:p>
        </w:tc>
      </w:tr>
      <w:tr w:rsidR="009211D6" w14:paraId="30A253FD" w14:textId="77777777" w:rsidTr="009211D6">
        <w:tc>
          <w:tcPr>
            <w:tcW w:w="426" w:type="dxa"/>
            <w:tcBorders>
              <w:left w:val="single" w:sz="1" w:space="0" w:color="000000"/>
              <w:bottom w:val="single" w:sz="1" w:space="0" w:color="000000"/>
            </w:tcBorders>
            <w:shd w:val="clear" w:color="auto" w:fill="auto"/>
          </w:tcPr>
          <w:p w14:paraId="30A253F6" w14:textId="77777777"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14:paraId="30A253F7" w14:textId="77777777" w:rsidR="009211D6" w:rsidRDefault="009211D6" w:rsidP="009211D6">
            <w:pPr>
              <w:pStyle w:val="TableContents"/>
              <w:rPr>
                <w:sz w:val="20"/>
                <w:szCs w:val="20"/>
              </w:rPr>
            </w:pPr>
            <w:r>
              <w:rPr>
                <w:sz w:val="20"/>
                <w:szCs w:val="20"/>
              </w:rPr>
              <w:t>nombre_centrocosto</w:t>
            </w:r>
          </w:p>
        </w:tc>
        <w:tc>
          <w:tcPr>
            <w:tcW w:w="2835" w:type="dxa"/>
            <w:gridSpan w:val="2"/>
            <w:tcBorders>
              <w:left w:val="single" w:sz="1" w:space="0" w:color="000000"/>
              <w:bottom w:val="single" w:sz="1" w:space="0" w:color="000000"/>
            </w:tcBorders>
            <w:shd w:val="clear" w:color="auto" w:fill="auto"/>
          </w:tcPr>
          <w:p w14:paraId="30A253F8" w14:textId="77777777" w:rsidR="009211D6" w:rsidRDefault="009211D6" w:rsidP="009211D6">
            <w:pPr>
              <w:pStyle w:val="TableContents"/>
              <w:rPr>
                <w:sz w:val="20"/>
                <w:szCs w:val="20"/>
              </w:rPr>
            </w:pPr>
            <w:r>
              <w:rPr>
                <w:sz w:val="20"/>
                <w:szCs w:val="20"/>
              </w:rPr>
              <w:t>Descripción del centro de costo</w:t>
            </w:r>
          </w:p>
        </w:tc>
        <w:tc>
          <w:tcPr>
            <w:tcW w:w="992" w:type="dxa"/>
            <w:tcBorders>
              <w:left w:val="single" w:sz="1" w:space="0" w:color="000000"/>
              <w:bottom w:val="single" w:sz="1" w:space="0" w:color="000000"/>
            </w:tcBorders>
            <w:shd w:val="clear" w:color="auto" w:fill="auto"/>
          </w:tcPr>
          <w:p w14:paraId="30A253F9" w14:textId="77777777"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14:paraId="30A253FA" w14:textId="77777777"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14:paraId="30A253FB"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3FC" w14:textId="77777777" w:rsidR="009211D6" w:rsidRDefault="009211D6" w:rsidP="009211D6">
            <w:pPr>
              <w:pStyle w:val="TableContents"/>
              <w:snapToGrid w:val="0"/>
              <w:rPr>
                <w:sz w:val="20"/>
                <w:szCs w:val="20"/>
              </w:rPr>
            </w:pPr>
          </w:p>
        </w:tc>
      </w:tr>
      <w:tr w:rsidR="009211D6" w14:paraId="30A25405" w14:textId="77777777" w:rsidTr="009211D6">
        <w:tc>
          <w:tcPr>
            <w:tcW w:w="426" w:type="dxa"/>
            <w:tcBorders>
              <w:left w:val="single" w:sz="1" w:space="0" w:color="000000"/>
              <w:bottom w:val="single" w:sz="1" w:space="0" w:color="000000"/>
            </w:tcBorders>
            <w:shd w:val="clear" w:color="auto" w:fill="auto"/>
          </w:tcPr>
          <w:p w14:paraId="30A253FE" w14:textId="77777777"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14:paraId="30A253FF" w14:textId="77777777"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14:paraId="30A25400" w14:textId="77777777"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14:paraId="30A25401"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02"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03"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04" w14:textId="77777777" w:rsidR="009211D6" w:rsidRDefault="009211D6" w:rsidP="009211D6">
            <w:pPr>
              <w:pStyle w:val="TableContents"/>
              <w:snapToGrid w:val="0"/>
              <w:rPr>
                <w:sz w:val="20"/>
                <w:szCs w:val="20"/>
              </w:rPr>
            </w:pPr>
          </w:p>
        </w:tc>
      </w:tr>
      <w:tr w:rsidR="009211D6" w14:paraId="30A25408" w14:textId="77777777" w:rsidTr="009211D6">
        <w:tc>
          <w:tcPr>
            <w:tcW w:w="4957" w:type="dxa"/>
            <w:gridSpan w:val="3"/>
            <w:tcBorders>
              <w:top w:val="single" w:sz="1" w:space="0" w:color="000000"/>
              <w:left w:val="single" w:sz="1" w:space="0" w:color="000000"/>
              <w:bottom w:val="single" w:sz="1" w:space="0" w:color="000000"/>
            </w:tcBorders>
            <w:shd w:val="clear" w:color="auto" w:fill="CCCC99"/>
          </w:tcPr>
          <w:p w14:paraId="30A25406" w14:textId="77777777" w:rsidR="009211D6" w:rsidRDefault="009211D6" w:rsidP="009211D6">
            <w:pPr>
              <w:pStyle w:val="TableContents"/>
              <w:rPr>
                <w:sz w:val="20"/>
                <w:szCs w:val="20"/>
              </w:rPr>
            </w:pPr>
            <w:r>
              <w:rPr>
                <w:sz w:val="20"/>
                <w:szCs w:val="20"/>
              </w:rPr>
              <w:t>Tabla:sfp_plan_cuentas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14:paraId="30A25407" w14:textId="77777777" w:rsidR="009211D6" w:rsidRDefault="009211D6" w:rsidP="009211D6">
            <w:pPr>
              <w:pStyle w:val="TableContents"/>
            </w:pPr>
            <w:r>
              <w:rPr>
                <w:sz w:val="20"/>
                <w:szCs w:val="20"/>
              </w:rPr>
              <w:t>Modulo: Sistema de Formulación Presupuestaria (SFP)</w:t>
            </w:r>
          </w:p>
        </w:tc>
      </w:tr>
      <w:tr w:rsidR="009211D6" w14:paraId="30A2540A" w14:textId="77777777" w:rsidTr="009211D6">
        <w:tc>
          <w:tcPr>
            <w:tcW w:w="8789" w:type="dxa"/>
            <w:gridSpan w:val="8"/>
            <w:tcBorders>
              <w:left w:val="single" w:sz="1" w:space="0" w:color="000000"/>
              <w:bottom w:val="single" w:sz="1" w:space="0" w:color="000000"/>
              <w:right w:val="single" w:sz="1" w:space="0" w:color="000000"/>
            </w:tcBorders>
            <w:shd w:val="clear" w:color="auto" w:fill="CCCC99"/>
          </w:tcPr>
          <w:p w14:paraId="30A25409" w14:textId="77777777" w:rsidR="009211D6" w:rsidRDefault="009211D6" w:rsidP="009211D6">
            <w:pPr>
              <w:pStyle w:val="TableContents"/>
              <w:jc w:val="both"/>
            </w:pPr>
            <w:r>
              <w:rPr>
                <w:sz w:val="20"/>
                <w:szCs w:val="20"/>
              </w:rPr>
              <w:t>Descripción de la Tabla: Se almacena todas las cuentas presupuestaria según el Plan Unico de cuenta; tantos las cuentas de ingresos como las cuentas de egresos</w:t>
            </w:r>
          </w:p>
        </w:tc>
      </w:tr>
      <w:tr w:rsidR="009211D6" w14:paraId="30A25417" w14:textId="77777777" w:rsidTr="009211D6">
        <w:tc>
          <w:tcPr>
            <w:tcW w:w="426" w:type="dxa"/>
            <w:tcBorders>
              <w:left w:val="single" w:sz="1" w:space="0" w:color="000000"/>
              <w:bottom w:val="single" w:sz="1" w:space="0" w:color="000000"/>
            </w:tcBorders>
            <w:shd w:val="clear" w:color="auto" w:fill="CCCCCC"/>
          </w:tcPr>
          <w:p w14:paraId="30A2540B" w14:textId="77777777" w:rsidR="009211D6" w:rsidRDefault="009211D6" w:rsidP="009211D6">
            <w:pPr>
              <w:pStyle w:val="TableContents"/>
              <w:snapToGrid w:val="0"/>
              <w:rPr>
                <w:sz w:val="20"/>
                <w:szCs w:val="20"/>
              </w:rPr>
            </w:pPr>
          </w:p>
          <w:p w14:paraId="30A2540C" w14:textId="77777777"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14:paraId="30A2540D" w14:textId="77777777" w:rsidR="009211D6" w:rsidRDefault="009211D6" w:rsidP="009211D6">
            <w:pPr>
              <w:pStyle w:val="TableContents"/>
              <w:snapToGrid w:val="0"/>
              <w:rPr>
                <w:sz w:val="20"/>
                <w:szCs w:val="20"/>
              </w:rPr>
            </w:pPr>
          </w:p>
          <w:p w14:paraId="30A2540E" w14:textId="77777777"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14:paraId="30A2540F" w14:textId="77777777" w:rsidR="009211D6" w:rsidRDefault="009211D6" w:rsidP="009211D6">
            <w:pPr>
              <w:pStyle w:val="TableContents"/>
              <w:snapToGrid w:val="0"/>
              <w:rPr>
                <w:sz w:val="20"/>
                <w:szCs w:val="20"/>
              </w:rPr>
            </w:pPr>
          </w:p>
          <w:p w14:paraId="30A25410" w14:textId="77777777"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14:paraId="30A25411" w14:textId="77777777" w:rsidR="009211D6" w:rsidRDefault="009211D6" w:rsidP="009211D6">
            <w:pPr>
              <w:pStyle w:val="TableContents"/>
              <w:snapToGrid w:val="0"/>
              <w:rPr>
                <w:sz w:val="20"/>
                <w:szCs w:val="20"/>
              </w:rPr>
            </w:pPr>
          </w:p>
          <w:p w14:paraId="30A25412" w14:textId="77777777"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14:paraId="30A25413" w14:textId="77777777" w:rsidR="009211D6" w:rsidRDefault="009211D6" w:rsidP="009211D6">
            <w:pPr>
              <w:pStyle w:val="TableContents"/>
              <w:snapToGrid w:val="0"/>
              <w:rPr>
                <w:sz w:val="20"/>
                <w:szCs w:val="20"/>
              </w:rPr>
            </w:pPr>
          </w:p>
          <w:p w14:paraId="30A25414" w14:textId="77777777"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14:paraId="30A25415" w14:textId="77777777"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14:paraId="30A25416" w14:textId="77777777" w:rsidR="009211D6" w:rsidRDefault="009211D6" w:rsidP="009211D6">
            <w:pPr>
              <w:pStyle w:val="TableContents"/>
              <w:jc w:val="center"/>
            </w:pPr>
            <w:r>
              <w:rPr>
                <w:sz w:val="20"/>
                <w:szCs w:val="20"/>
              </w:rPr>
              <w:t>Valor por Defecto</w:t>
            </w:r>
          </w:p>
        </w:tc>
      </w:tr>
      <w:tr w:rsidR="009211D6" w14:paraId="30A2541F" w14:textId="77777777" w:rsidTr="009211D6">
        <w:tc>
          <w:tcPr>
            <w:tcW w:w="426" w:type="dxa"/>
            <w:tcBorders>
              <w:left w:val="single" w:sz="1" w:space="0" w:color="000000"/>
              <w:bottom w:val="single" w:sz="1" w:space="0" w:color="000000"/>
            </w:tcBorders>
            <w:shd w:val="clear" w:color="auto" w:fill="auto"/>
          </w:tcPr>
          <w:p w14:paraId="30A25418" w14:textId="77777777"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14:paraId="30A25419" w14:textId="77777777" w:rsidR="009211D6" w:rsidRDefault="009211D6" w:rsidP="009211D6">
            <w:pPr>
              <w:pStyle w:val="TableContents"/>
              <w:rPr>
                <w:sz w:val="20"/>
                <w:szCs w:val="20"/>
              </w:rPr>
            </w:pPr>
            <w:r>
              <w:rPr>
                <w:sz w:val="20"/>
                <w:szCs w:val="20"/>
              </w:rPr>
              <w:t>id_plancuenta</w:t>
            </w:r>
          </w:p>
        </w:tc>
        <w:tc>
          <w:tcPr>
            <w:tcW w:w="2835" w:type="dxa"/>
            <w:gridSpan w:val="2"/>
            <w:tcBorders>
              <w:left w:val="single" w:sz="1" w:space="0" w:color="000000"/>
              <w:bottom w:val="single" w:sz="1" w:space="0" w:color="000000"/>
            </w:tcBorders>
            <w:shd w:val="clear" w:color="auto" w:fill="auto"/>
          </w:tcPr>
          <w:p w14:paraId="30A2541A" w14:textId="77777777" w:rsidR="009211D6" w:rsidRDefault="009211D6" w:rsidP="009211D6">
            <w:pPr>
              <w:pStyle w:val="TableContents"/>
              <w:rPr>
                <w:sz w:val="20"/>
                <w:szCs w:val="20"/>
              </w:rPr>
            </w:pPr>
            <w:r>
              <w:rPr>
                <w:sz w:val="20"/>
                <w:szCs w:val="20"/>
              </w:rPr>
              <w:t>Código del plan de cuenta</w:t>
            </w:r>
          </w:p>
        </w:tc>
        <w:tc>
          <w:tcPr>
            <w:tcW w:w="992" w:type="dxa"/>
            <w:tcBorders>
              <w:left w:val="single" w:sz="1" w:space="0" w:color="000000"/>
              <w:bottom w:val="single" w:sz="1" w:space="0" w:color="000000"/>
            </w:tcBorders>
            <w:shd w:val="clear" w:color="auto" w:fill="auto"/>
          </w:tcPr>
          <w:p w14:paraId="30A2541B"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41C" w14:textId="77777777" w:rsidR="009211D6" w:rsidRDefault="009211D6" w:rsidP="009211D6">
            <w:pPr>
              <w:pStyle w:val="TableContents"/>
              <w:jc w:val="center"/>
              <w:rPr>
                <w:rFonts w:eastAsia="Liberation Serif" w:cs="Liberation Serif"/>
                <w:sz w:val="20"/>
                <w:szCs w:val="20"/>
              </w:rPr>
            </w:pPr>
            <w:r>
              <w:rPr>
                <w:sz w:val="20"/>
                <w:szCs w:val="20"/>
              </w:rPr>
              <w:t>9</w:t>
            </w:r>
          </w:p>
        </w:tc>
        <w:tc>
          <w:tcPr>
            <w:tcW w:w="709" w:type="dxa"/>
            <w:tcBorders>
              <w:left w:val="single" w:sz="1" w:space="0" w:color="000000"/>
              <w:bottom w:val="single" w:sz="1" w:space="0" w:color="000000"/>
            </w:tcBorders>
            <w:shd w:val="clear" w:color="auto" w:fill="auto"/>
          </w:tcPr>
          <w:p w14:paraId="30A2541D" w14:textId="77777777"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14:anchorId="30A25B7D" wp14:editId="30A25B7E">
                  <wp:extent cx="123825" cy="180975"/>
                  <wp:effectExtent l="19050" t="0" r="9525" b="0"/>
                  <wp:docPr id="4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41E" w14:textId="77777777" w:rsidR="009211D6" w:rsidRDefault="009211D6" w:rsidP="009211D6">
            <w:pPr>
              <w:pStyle w:val="TableContents"/>
              <w:jc w:val="center"/>
              <w:rPr>
                <w:sz w:val="20"/>
                <w:szCs w:val="20"/>
              </w:rPr>
            </w:pPr>
          </w:p>
        </w:tc>
      </w:tr>
      <w:tr w:rsidR="009211D6" w14:paraId="30A25427" w14:textId="77777777" w:rsidTr="009211D6">
        <w:tc>
          <w:tcPr>
            <w:tcW w:w="426" w:type="dxa"/>
            <w:tcBorders>
              <w:left w:val="single" w:sz="1" w:space="0" w:color="000000"/>
              <w:bottom w:val="single" w:sz="1" w:space="0" w:color="000000"/>
            </w:tcBorders>
            <w:shd w:val="clear" w:color="auto" w:fill="auto"/>
          </w:tcPr>
          <w:p w14:paraId="30A25420" w14:textId="77777777"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14:paraId="30A25421" w14:textId="77777777" w:rsidR="009211D6" w:rsidRDefault="009211D6" w:rsidP="009211D6">
            <w:pPr>
              <w:pStyle w:val="TableContents"/>
              <w:rPr>
                <w:sz w:val="20"/>
                <w:szCs w:val="20"/>
              </w:rPr>
            </w:pPr>
            <w:r>
              <w:rPr>
                <w:sz w:val="20"/>
                <w:szCs w:val="20"/>
              </w:rPr>
              <w:t>nombre_cuenta</w:t>
            </w:r>
          </w:p>
        </w:tc>
        <w:tc>
          <w:tcPr>
            <w:tcW w:w="2835" w:type="dxa"/>
            <w:gridSpan w:val="2"/>
            <w:tcBorders>
              <w:left w:val="single" w:sz="1" w:space="0" w:color="000000"/>
              <w:bottom w:val="single" w:sz="1" w:space="0" w:color="000000"/>
            </w:tcBorders>
            <w:shd w:val="clear" w:color="auto" w:fill="auto"/>
          </w:tcPr>
          <w:p w14:paraId="30A25422" w14:textId="77777777" w:rsidR="009211D6" w:rsidRDefault="009211D6" w:rsidP="009211D6">
            <w:pPr>
              <w:pStyle w:val="TableContents"/>
              <w:rPr>
                <w:sz w:val="20"/>
                <w:szCs w:val="20"/>
              </w:rPr>
            </w:pPr>
            <w:r>
              <w:rPr>
                <w:sz w:val="20"/>
                <w:szCs w:val="20"/>
              </w:rPr>
              <w:t>Descripción del plan de cuenta</w:t>
            </w:r>
          </w:p>
        </w:tc>
        <w:tc>
          <w:tcPr>
            <w:tcW w:w="992" w:type="dxa"/>
            <w:tcBorders>
              <w:left w:val="single" w:sz="1" w:space="0" w:color="000000"/>
              <w:bottom w:val="single" w:sz="1" w:space="0" w:color="000000"/>
            </w:tcBorders>
            <w:shd w:val="clear" w:color="auto" w:fill="auto"/>
          </w:tcPr>
          <w:p w14:paraId="30A25423" w14:textId="77777777" w:rsidR="009211D6" w:rsidRDefault="009211D6" w:rsidP="009211D6">
            <w:pPr>
              <w:pStyle w:val="TableContents"/>
              <w:jc w:val="center"/>
              <w:rPr>
                <w:sz w:val="20"/>
                <w:szCs w:val="20"/>
              </w:rPr>
            </w:pPr>
            <w:r>
              <w:rPr>
                <w:sz w:val="20"/>
                <w:szCs w:val="20"/>
              </w:rPr>
              <w:t>Texto</w:t>
            </w:r>
          </w:p>
        </w:tc>
        <w:tc>
          <w:tcPr>
            <w:tcW w:w="709" w:type="dxa"/>
            <w:tcBorders>
              <w:left w:val="single" w:sz="1" w:space="0" w:color="000000"/>
              <w:bottom w:val="single" w:sz="1" w:space="0" w:color="000000"/>
            </w:tcBorders>
            <w:shd w:val="clear" w:color="auto" w:fill="auto"/>
          </w:tcPr>
          <w:p w14:paraId="30A25424" w14:textId="77777777" w:rsidR="009211D6" w:rsidRDefault="009211D6" w:rsidP="009211D6">
            <w:pPr>
              <w:pStyle w:val="TableContents"/>
              <w:jc w:val="center"/>
              <w:rPr>
                <w:rFonts w:eastAsia="Liberation Serif" w:cs="Liberation Serif"/>
                <w:sz w:val="20"/>
                <w:szCs w:val="20"/>
              </w:rPr>
            </w:pPr>
            <w:r>
              <w:rPr>
                <w:sz w:val="20"/>
                <w:szCs w:val="20"/>
              </w:rPr>
              <w:t>255</w:t>
            </w:r>
          </w:p>
        </w:tc>
        <w:tc>
          <w:tcPr>
            <w:tcW w:w="709" w:type="dxa"/>
            <w:tcBorders>
              <w:left w:val="single" w:sz="1" w:space="0" w:color="000000"/>
              <w:bottom w:val="single" w:sz="1" w:space="0" w:color="000000"/>
            </w:tcBorders>
            <w:shd w:val="clear" w:color="auto" w:fill="auto"/>
          </w:tcPr>
          <w:p w14:paraId="30A25425"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26" w14:textId="77777777" w:rsidR="009211D6" w:rsidRDefault="009211D6" w:rsidP="009211D6">
            <w:pPr>
              <w:pStyle w:val="TableContents"/>
              <w:snapToGrid w:val="0"/>
              <w:rPr>
                <w:sz w:val="20"/>
                <w:szCs w:val="20"/>
              </w:rPr>
            </w:pPr>
          </w:p>
        </w:tc>
      </w:tr>
      <w:tr w:rsidR="009211D6" w14:paraId="30A2542F" w14:textId="77777777" w:rsidTr="009211D6">
        <w:tc>
          <w:tcPr>
            <w:tcW w:w="426" w:type="dxa"/>
            <w:tcBorders>
              <w:left w:val="single" w:sz="1" w:space="0" w:color="000000"/>
              <w:bottom w:val="single" w:sz="1" w:space="0" w:color="000000"/>
            </w:tcBorders>
            <w:shd w:val="clear" w:color="auto" w:fill="auto"/>
          </w:tcPr>
          <w:p w14:paraId="30A25428" w14:textId="77777777"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14:paraId="30A25429" w14:textId="77777777"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14:paraId="30A2542A" w14:textId="77777777"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14:paraId="30A2542B"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2C"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2D"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2E" w14:textId="77777777" w:rsidR="009211D6" w:rsidRDefault="009211D6" w:rsidP="009211D6">
            <w:pPr>
              <w:pStyle w:val="TableContents"/>
              <w:snapToGrid w:val="0"/>
              <w:rPr>
                <w:sz w:val="20"/>
                <w:szCs w:val="20"/>
              </w:rPr>
            </w:pPr>
          </w:p>
        </w:tc>
      </w:tr>
      <w:tr w:rsidR="009211D6" w14:paraId="30A25432" w14:textId="77777777" w:rsidTr="009211D6">
        <w:tc>
          <w:tcPr>
            <w:tcW w:w="4957" w:type="dxa"/>
            <w:gridSpan w:val="3"/>
            <w:tcBorders>
              <w:top w:val="single" w:sz="1" w:space="0" w:color="000000"/>
              <w:left w:val="single" w:sz="1" w:space="0" w:color="000000"/>
              <w:bottom w:val="single" w:sz="1" w:space="0" w:color="000000"/>
            </w:tcBorders>
            <w:shd w:val="clear" w:color="auto" w:fill="CCCC99"/>
          </w:tcPr>
          <w:p w14:paraId="30A25430" w14:textId="77777777" w:rsidR="009211D6" w:rsidRDefault="009211D6" w:rsidP="009211D6">
            <w:pPr>
              <w:pStyle w:val="TableContents"/>
              <w:rPr>
                <w:sz w:val="20"/>
                <w:szCs w:val="20"/>
              </w:rPr>
            </w:pPr>
            <w:r>
              <w:rPr>
                <w:sz w:val="20"/>
                <w:szCs w:val="20"/>
              </w:rPr>
              <w:t>Tabla:sfp_variables_economicas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14:paraId="30A25431" w14:textId="77777777" w:rsidR="009211D6" w:rsidRDefault="009211D6" w:rsidP="009211D6">
            <w:pPr>
              <w:pStyle w:val="TableContents"/>
            </w:pPr>
            <w:r>
              <w:rPr>
                <w:sz w:val="20"/>
                <w:szCs w:val="20"/>
              </w:rPr>
              <w:t>Modulo: Sistema de Formulación Presupuestaria (SFP)</w:t>
            </w:r>
          </w:p>
        </w:tc>
      </w:tr>
      <w:tr w:rsidR="009211D6" w14:paraId="30A25434" w14:textId="77777777" w:rsidTr="009211D6">
        <w:tc>
          <w:tcPr>
            <w:tcW w:w="8789" w:type="dxa"/>
            <w:gridSpan w:val="8"/>
            <w:tcBorders>
              <w:left w:val="single" w:sz="1" w:space="0" w:color="000000"/>
              <w:bottom w:val="single" w:sz="1" w:space="0" w:color="000000"/>
              <w:right w:val="single" w:sz="1" w:space="0" w:color="000000"/>
            </w:tcBorders>
            <w:shd w:val="clear" w:color="auto" w:fill="CCCC99"/>
          </w:tcPr>
          <w:p w14:paraId="30A25433" w14:textId="77777777" w:rsidR="009211D6" w:rsidRDefault="009211D6" w:rsidP="009211D6">
            <w:pPr>
              <w:pStyle w:val="TableContents"/>
              <w:jc w:val="both"/>
            </w:pPr>
            <w:r>
              <w:rPr>
                <w:sz w:val="20"/>
                <w:szCs w:val="20"/>
              </w:rPr>
              <w:t>Descripción de la Tabla: Se almacenan todos los registro de las variables económicas utilizadas para el proceso de formulación presupuestaria</w:t>
            </w:r>
          </w:p>
        </w:tc>
      </w:tr>
      <w:tr w:rsidR="009211D6" w14:paraId="30A25441" w14:textId="77777777" w:rsidTr="009211D6">
        <w:tc>
          <w:tcPr>
            <w:tcW w:w="426" w:type="dxa"/>
            <w:tcBorders>
              <w:left w:val="single" w:sz="1" w:space="0" w:color="000000"/>
              <w:bottom w:val="single" w:sz="1" w:space="0" w:color="000000"/>
            </w:tcBorders>
            <w:shd w:val="clear" w:color="auto" w:fill="CCCCCC"/>
          </w:tcPr>
          <w:p w14:paraId="30A25435" w14:textId="77777777" w:rsidR="009211D6" w:rsidRDefault="009211D6" w:rsidP="009211D6">
            <w:pPr>
              <w:pStyle w:val="TableContents"/>
              <w:snapToGrid w:val="0"/>
              <w:rPr>
                <w:sz w:val="20"/>
                <w:szCs w:val="20"/>
              </w:rPr>
            </w:pPr>
          </w:p>
          <w:p w14:paraId="30A25436" w14:textId="77777777"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14:paraId="30A25437" w14:textId="77777777" w:rsidR="009211D6" w:rsidRDefault="009211D6" w:rsidP="009211D6">
            <w:pPr>
              <w:pStyle w:val="TableContents"/>
              <w:snapToGrid w:val="0"/>
              <w:rPr>
                <w:sz w:val="20"/>
                <w:szCs w:val="20"/>
              </w:rPr>
            </w:pPr>
          </w:p>
          <w:p w14:paraId="30A25438" w14:textId="77777777"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14:paraId="30A25439" w14:textId="77777777" w:rsidR="009211D6" w:rsidRDefault="009211D6" w:rsidP="009211D6">
            <w:pPr>
              <w:pStyle w:val="TableContents"/>
              <w:snapToGrid w:val="0"/>
              <w:rPr>
                <w:sz w:val="20"/>
                <w:szCs w:val="20"/>
              </w:rPr>
            </w:pPr>
          </w:p>
          <w:p w14:paraId="30A2543A" w14:textId="77777777"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14:paraId="30A2543B" w14:textId="77777777" w:rsidR="009211D6" w:rsidRDefault="009211D6" w:rsidP="009211D6">
            <w:pPr>
              <w:pStyle w:val="TableContents"/>
              <w:snapToGrid w:val="0"/>
              <w:rPr>
                <w:sz w:val="20"/>
                <w:szCs w:val="20"/>
              </w:rPr>
            </w:pPr>
          </w:p>
          <w:p w14:paraId="30A2543C" w14:textId="77777777"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14:paraId="30A2543D" w14:textId="77777777" w:rsidR="009211D6" w:rsidRDefault="009211D6" w:rsidP="009211D6">
            <w:pPr>
              <w:pStyle w:val="TableContents"/>
              <w:snapToGrid w:val="0"/>
              <w:rPr>
                <w:sz w:val="20"/>
                <w:szCs w:val="20"/>
              </w:rPr>
            </w:pPr>
          </w:p>
          <w:p w14:paraId="30A2543E" w14:textId="77777777"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14:paraId="30A2543F" w14:textId="77777777"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14:paraId="30A25440" w14:textId="77777777" w:rsidR="009211D6" w:rsidRDefault="009211D6" w:rsidP="009211D6">
            <w:pPr>
              <w:pStyle w:val="TableContents"/>
              <w:jc w:val="center"/>
            </w:pPr>
            <w:r>
              <w:rPr>
                <w:sz w:val="20"/>
                <w:szCs w:val="20"/>
              </w:rPr>
              <w:t>Valor por Defecto</w:t>
            </w:r>
          </w:p>
        </w:tc>
      </w:tr>
      <w:tr w:rsidR="00845C59" w14:paraId="30A25449" w14:textId="77777777" w:rsidTr="009211D6">
        <w:tc>
          <w:tcPr>
            <w:tcW w:w="426" w:type="dxa"/>
            <w:tcBorders>
              <w:left w:val="single" w:sz="1" w:space="0" w:color="000000"/>
              <w:bottom w:val="single" w:sz="1" w:space="0" w:color="000000"/>
            </w:tcBorders>
            <w:shd w:val="clear" w:color="auto" w:fill="auto"/>
          </w:tcPr>
          <w:p w14:paraId="30A25442" w14:textId="77777777"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14:paraId="30A25443" w14:textId="77777777" w:rsidR="00845C59" w:rsidRDefault="00845C59" w:rsidP="009211D6">
            <w:pPr>
              <w:pStyle w:val="TableContents"/>
              <w:rPr>
                <w:sz w:val="20"/>
                <w:szCs w:val="20"/>
              </w:rPr>
            </w:pPr>
            <w:r>
              <w:rPr>
                <w:sz w:val="20"/>
                <w:szCs w:val="20"/>
              </w:rPr>
              <w:t>id_variable</w:t>
            </w:r>
          </w:p>
        </w:tc>
        <w:tc>
          <w:tcPr>
            <w:tcW w:w="2835" w:type="dxa"/>
            <w:gridSpan w:val="2"/>
            <w:tcBorders>
              <w:left w:val="single" w:sz="1" w:space="0" w:color="000000"/>
              <w:bottom w:val="single" w:sz="1" w:space="0" w:color="000000"/>
            </w:tcBorders>
            <w:shd w:val="clear" w:color="auto" w:fill="auto"/>
          </w:tcPr>
          <w:p w14:paraId="30A25444" w14:textId="77777777" w:rsidR="00845C59" w:rsidRDefault="00845C59" w:rsidP="009211D6">
            <w:pPr>
              <w:pStyle w:val="TableContents"/>
              <w:rPr>
                <w:sz w:val="20"/>
                <w:szCs w:val="20"/>
              </w:rPr>
            </w:pPr>
            <w:r>
              <w:rPr>
                <w:sz w:val="20"/>
                <w:szCs w:val="20"/>
              </w:rPr>
              <w:t>Código de la variable económica</w:t>
            </w:r>
          </w:p>
        </w:tc>
        <w:tc>
          <w:tcPr>
            <w:tcW w:w="992" w:type="dxa"/>
            <w:tcBorders>
              <w:left w:val="single" w:sz="1" w:space="0" w:color="000000"/>
              <w:bottom w:val="single" w:sz="1" w:space="0" w:color="000000"/>
            </w:tcBorders>
            <w:shd w:val="clear" w:color="auto" w:fill="auto"/>
          </w:tcPr>
          <w:p w14:paraId="30A25445"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446" w14:textId="77777777"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14:paraId="30A25447" w14:textId="77777777" w:rsidR="00845C59" w:rsidRDefault="00845C59" w:rsidP="00845C59">
            <w:pPr>
              <w:jc w:val="center"/>
            </w:pPr>
            <w:r w:rsidRPr="00B03573">
              <w:rPr>
                <w:noProof/>
                <w:sz w:val="20"/>
                <w:szCs w:val="20"/>
                <w:lang w:eastAsia="es-ES"/>
              </w:rPr>
              <w:drawing>
                <wp:inline distT="0" distB="0" distL="0" distR="0" wp14:anchorId="30A25B7F" wp14:editId="30A25B80">
                  <wp:extent cx="123825" cy="180975"/>
                  <wp:effectExtent l="19050" t="0" r="9525" b="0"/>
                  <wp:docPr id="4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448" w14:textId="77777777" w:rsidR="00845C59" w:rsidRDefault="00845C59" w:rsidP="009211D6">
            <w:pPr>
              <w:pStyle w:val="TableContents"/>
              <w:jc w:val="center"/>
              <w:rPr>
                <w:sz w:val="20"/>
                <w:szCs w:val="20"/>
              </w:rPr>
            </w:pPr>
          </w:p>
        </w:tc>
      </w:tr>
      <w:tr w:rsidR="00845C59" w14:paraId="30A25451" w14:textId="77777777" w:rsidTr="009211D6">
        <w:tc>
          <w:tcPr>
            <w:tcW w:w="426" w:type="dxa"/>
            <w:tcBorders>
              <w:left w:val="single" w:sz="1" w:space="0" w:color="000000"/>
              <w:bottom w:val="single" w:sz="1" w:space="0" w:color="000000"/>
            </w:tcBorders>
            <w:shd w:val="clear" w:color="auto" w:fill="auto"/>
          </w:tcPr>
          <w:p w14:paraId="30A2544A" w14:textId="77777777"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14:paraId="30A2544B" w14:textId="77777777"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14:paraId="30A2544C" w14:textId="77777777"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14:paraId="30A2544D"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44E"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44F" w14:textId="77777777" w:rsidR="00845C59" w:rsidRDefault="00845C59" w:rsidP="00845C59">
            <w:pPr>
              <w:jc w:val="center"/>
            </w:pPr>
            <w:r w:rsidRPr="00B03573">
              <w:rPr>
                <w:noProof/>
                <w:sz w:val="20"/>
                <w:szCs w:val="20"/>
                <w:lang w:eastAsia="es-ES"/>
              </w:rPr>
              <w:drawing>
                <wp:inline distT="0" distB="0" distL="0" distR="0" wp14:anchorId="30A25B81" wp14:editId="30A25B82">
                  <wp:extent cx="123825" cy="180975"/>
                  <wp:effectExtent l="19050" t="0" r="9525" b="0"/>
                  <wp:docPr id="4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450" w14:textId="77777777" w:rsidR="00845C59" w:rsidRDefault="00845C59" w:rsidP="009211D6">
            <w:pPr>
              <w:pStyle w:val="TableContents"/>
              <w:snapToGrid w:val="0"/>
              <w:rPr>
                <w:sz w:val="20"/>
                <w:szCs w:val="20"/>
              </w:rPr>
            </w:pPr>
          </w:p>
        </w:tc>
      </w:tr>
      <w:tr w:rsidR="00845C59" w14:paraId="30A25459" w14:textId="77777777" w:rsidTr="009211D6">
        <w:tc>
          <w:tcPr>
            <w:tcW w:w="426" w:type="dxa"/>
            <w:tcBorders>
              <w:left w:val="single" w:sz="1" w:space="0" w:color="000000"/>
              <w:bottom w:val="single" w:sz="1" w:space="0" w:color="000000"/>
            </w:tcBorders>
            <w:shd w:val="clear" w:color="auto" w:fill="auto"/>
          </w:tcPr>
          <w:p w14:paraId="30A25452" w14:textId="77777777"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14:paraId="30A25453" w14:textId="77777777" w:rsidR="00845C59" w:rsidRDefault="00845C59" w:rsidP="009211D6">
            <w:pPr>
              <w:pStyle w:val="TableContents"/>
              <w:rPr>
                <w:sz w:val="20"/>
                <w:szCs w:val="20"/>
              </w:rPr>
            </w:pPr>
            <w:r>
              <w:rPr>
                <w:sz w:val="20"/>
                <w:szCs w:val="20"/>
              </w:rPr>
              <w:t>id_tipovariable</w:t>
            </w:r>
          </w:p>
        </w:tc>
        <w:tc>
          <w:tcPr>
            <w:tcW w:w="2835" w:type="dxa"/>
            <w:gridSpan w:val="2"/>
            <w:tcBorders>
              <w:left w:val="single" w:sz="1" w:space="0" w:color="000000"/>
              <w:bottom w:val="single" w:sz="1" w:space="0" w:color="000000"/>
            </w:tcBorders>
            <w:shd w:val="clear" w:color="auto" w:fill="auto"/>
          </w:tcPr>
          <w:p w14:paraId="30A25454" w14:textId="77777777" w:rsidR="00845C59" w:rsidRDefault="00845C59" w:rsidP="009211D6">
            <w:pPr>
              <w:pStyle w:val="TableContents"/>
              <w:rPr>
                <w:sz w:val="20"/>
                <w:szCs w:val="20"/>
              </w:rPr>
            </w:pPr>
            <w:r>
              <w:rPr>
                <w:sz w:val="20"/>
                <w:szCs w:val="20"/>
              </w:rPr>
              <w:t>Tipo de variable</w:t>
            </w:r>
          </w:p>
        </w:tc>
        <w:tc>
          <w:tcPr>
            <w:tcW w:w="992" w:type="dxa"/>
            <w:tcBorders>
              <w:left w:val="single" w:sz="1" w:space="0" w:color="000000"/>
              <w:bottom w:val="single" w:sz="1" w:space="0" w:color="000000"/>
            </w:tcBorders>
            <w:shd w:val="clear" w:color="auto" w:fill="auto"/>
          </w:tcPr>
          <w:p w14:paraId="30A25455"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456" w14:textId="77777777" w:rsidR="00845C59" w:rsidRDefault="00845C59" w:rsidP="009211D6">
            <w:pPr>
              <w:pStyle w:val="TableContents"/>
              <w:jc w:val="center"/>
              <w:rPr>
                <w:rFonts w:eastAsia="Liberation Serif" w:cs="Liberation Serif"/>
                <w:sz w:val="20"/>
                <w:szCs w:val="20"/>
              </w:rPr>
            </w:pPr>
            <w:r>
              <w:rPr>
                <w:sz w:val="20"/>
                <w:szCs w:val="20"/>
              </w:rPr>
              <w:t>3</w:t>
            </w:r>
          </w:p>
        </w:tc>
        <w:tc>
          <w:tcPr>
            <w:tcW w:w="709" w:type="dxa"/>
            <w:tcBorders>
              <w:left w:val="single" w:sz="1" w:space="0" w:color="000000"/>
              <w:bottom w:val="single" w:sz="1" w:space="0" w:color="000000"/>
            </w:tcBorders>
            <w:shd w:val="clear" w:color="auto" w:fill="auto"/>
          </w:tcPr>
          <w:p w14:paraId="30A25457" w14:textId="77777777" w:rsidR="00845C59" w:rsidRDefault="00845C59" w:rsidP="00845C59">
            <w:pPr>
              <w:jc w:val="center"/>
            </w:pPr>
            <w:r w:rsidRPr="00B03573">
              <w:rPr>
                <w:noProof/>
                <w:sz w:val="20"/>
                <w:szCs w:val="20"/>
                <w:lang w:eastAsia="es-ES"/>
              </w:rPr>
              <w:drawing>
                <wp:inline distT="0" distB="0" distL="0" distR="0" wp14:anchorId="30A25B83" wp14:editId="30A25B84">
                  <wp:extent cx="123825" cy="180975"/>
                  <wp:effectExtent l="19050" t="0" r="9525" b="0"/>
                  <wp:docPr id="4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458" w14:textId="77777777" w:rsidR="00845C59" w:rsidRDefault="00845C59" w:rsidP="009211D6">
            <w:pPr>
              <w:pStyle w:val="TableContents"/>
              <w:snapToGrid w:val="0"/>
              <w:rPr>
                <w:sz w:val="20"/>
                <w:szCs w:val="20"/>
              </w:rPr>
            </w:pPr>
          </w:p>
        </w:tc>
      </w:tr>
      <w:tr w:rsidR="009211D6" w14:paraId="30A25461" w14:textId="77777777" w:rsidTr="009211D6">
        <w:tc>
          <w:tcPr>
            <w:tcW w:w="426" w:type="dxa"/>
            <w:tcBorders>
              <w:left w:val="single" w:sz="1" w:space="0" w:color="000000"/>
              <w:bottom w:val="single" w:sz="1" w:space="0" w:color="000000"/>
            </w:tcBorders>
            <w:shd w:val="clear" w:color="auto" w:fill="auto"/>
          </w:tcPr>
          <w:p w14:paraId="30A2545A" w14:textId="77777777"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14:paraId="30A2545B" w14:textId="77777777" w:rsidR="009211D6" w:rsidRDefault="009211D6" w:rsidP="009211D6">
            <w:pPr>
              <w:pStyle w:val="TableContents"/>
              <w:rPr>
                <w:sz w:val="20"/>
                <w:szCs w:val="20"/>
              </w:rPr>
            </w:pPr>
            <w:r>
              <w:rPr>
                <w:sz w:val="20"/>
                <w:szCs w:val="20"/>
              </w:rPr>
              <w:t>Enero</w:t>
            </w:r>
          </w:p>
        </w:tc>
        <w:tc>
          <w:tcPr>
            <w:tcW w:w="2835" w:type="dxa"/>
            <w:gridSpan w:val="2"/>
            <w:tcBorders>
              <w:left w:val="single" w:sz="1" w:space="0" w:color="000000"/>
              <w:bottom w:val="single" w:sz="1" w:space="0" w:color="000000"/>
            </w:tcBorders>
            <w:shd w:val="clear" w:color="auto" w:fill="auto"/>
          </w:tcPr>
          <w:p w14:paraId="30A2545C" w14:textId="77777777"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14:paraId="30A2545D"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45E"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5F"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60" w14:textId="77777777" w:rsidR="009211D6" w:rsidRDefault="009211D6" w:rsidP="009211D6">
            <w:pPr>
              <w:pStyle w:val="TableContents"/>
              <w:snapToGrid w:val="0"/>
              <w:jc w:val="center"/>
            </w:pPr>
            <w:r>
              <w:rPr>
                <w:sz w:val="20"/>
                <w:szCs w:val="20"/>
              </w:rPr>
              <w:t>0.00</w:t>
            </w:r>
          </w:p>
        </w:tc>
      </w:tr>
      <w:tr w:rsidR="009211D6" w14:paraId="30A25469" w14:textId="77777777" w:rsidTr="009211D6">
        <w:tc>
          <w:tcPr>
            <w:tcW w:w="426" w:type="dxa"/>
            <w:tcBorders>
              <w:left w:val="single" w:sz="1" w:space="0" w:color="000000"/>
              <w:bottom w:val="single" w:sz="1" w:space="0" w:color="000000"/>
            </w:tcBorders>
            <w:shd w:val="clear" w:color="auto" w:fill="auto"/>
          </w:tcPr>
          <w:p w14:paraId="30A25462" w14:textId="77777777"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14:paraId="30A25463" w14:textId="77777777" w:rsidR="009211D6" w:rsidRDefault="009211D6" w:rsidP="009211D6">
            <w:pPr>
              <w:pStyle w:val="TableContents"/>
              <w:rPr>
                <w:sz w:val="20"/>
                <w:szCs w:val="20"/>
              </w:rPr>
            </w:pPr>
            <w:r>
              <w:rPr>
                <w:sz w:val="20"/>
                <w:szCs w:val="20"/>
              </w:rPr>
              <w:t>Febrero</w:t>
            </w:r>
          </w:p>
        </w:tc>
        <w:tc>
          <w:tcPr>
            <w:tcW w:w="2835" w:type="dxa"/>
            <w:gridSpan w:val="2"/>
            <w:tcBorders>
              <w:left w:val="single" w:sz="1" w:space="0" w:color="000000"/>
              <w:bottom w:val="single" w:sz="1" w:space="0" w:color="000000"/>
            </w:tcBorders>
            <w:shd w:val="clear" w:color="auto" w:fill="auto"/>
          </w:tcPr>
          <w:p w14:paraId="30A25464" w14:textId="77777777" w:rsidR="009211D6" w:rsidRDefault="009211D6" w:rsidP="009211D6">
            <w:pPr>
              <w:pStyle w:val="TableContents"/>
              <w:rPr>
                <w:sz w:val="20"/>
                <w:szCs w:val="20"/>
              </w:rPr>
            </w:pPr>
            <w:r>
              <w:rPr>
                <w:sz w:val="20"/>
                <w:szCs w:val="20"/>
              </w:rPr>
              <w:t xml:space="preserve">Porcentaje asignada al tipo de </w:t>
            </w:r>
            <w:r>
              <w:rPr>
                <w:sz w:val="20"/>
                <w:szCs w:val="20"/>
              </w:rPr>
              <w:lastRenderedPageBreak/>
              <w:t>variables</w:t>
            </w:r>
          </w:p>
        </w:tc>
        <w:tc>
          <w:tcPr>
            <w:tcW w:w="992" w:type="dxa"/>
            <w:tcBorders>
              <w:left w:val="single" w:sz="1" w:space="0" w:color="000000"/>
              <w:bottom w:val="single" w:sz="1" w:space="0" w:color="000000"/>
            </w:tcBorders>
            <w:shd w:val="clear" w:color="auto" w:fill="auto"/>
          </w:tcPr>
          <w:p w14:paraId="30A25465" w14:textId="77777777" w:rsidR="009211D6" w:rsidRDefault="009211D6" w:rsidP="009211D6">
            <w:pPr>
              <w:pStyle w:val="TableContents"/>
              <w:jc w:val="center"/>
              <w:rPr>
                <w:sz w:val="20"/>
                <w:szCs w:val="20"/>
              </w:rPr>
            </w:pPr>
            <w:r>
              <w:rPr>
                <w:sz w:val="20"/>
                <w:szCs w:val="20"/>
              </w:rPr>
              <w:lastRenderedPageBreak/>
              <w:t xml:space="preserve">Doble </w:t>
            </w:r>
            <w:r>
              <w:rPr>
                <w:sz w:val="20"/>
                <w:szCs w:val="20"/>
              </w:rPr>
              <w:lastRenderedPageBreak/>
              <w:t>Precisión</w:t>
            </w:r>
          </w:p>
        </w:tc>
        <w:tc>
          <w:tcPr>
            <w:tcW w:w="709" w:type="dxa"/>
            <w:tcBorders>
              <w:left w:val="single" w:sz="1" w:space="0" w:color="000000"/>
              <w:bottom w:val="single" w:sz="1" w:space="0" w:color="000000"/>
            </w:tcBorders>
            <w:shd w:val="clear" w:color="auto" w:fill="auto"/>
          </w:tcPr>
          <w:p w14:paraId="30A25466"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67"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68" w14:textId="77777777" w:rsidR="009211D6" w:rsidRDefault="009211D6" w:rsidP="009211D6">
            <w:pPr>
              <w:pStyle w:val="TableContents"/>
              <w:snapToGrid w:val="0"/>
              <w:jc w:val="center"/>
            </w:pPr>
            <w:r>
              <w:rPr>
                <w:sz w:val="20"/>
                <w:szCs w:val="20"/>
              </w:rPr>
              <w:t>0.00</w:t>
            </w:r>
          </w:p>
        </w:tc>
      </w:tr>
      <w:tr w:rsidR="009211D6" w14:paraId="30A25471" w14:textId="77777777" w:rsidTr="009211D6">
        <w:tc>
          <w:tcPr>
            <w:tcW w:w="426" w:type="dxa"/>
            <w:tcBorders>
              <w:left w:val="single" w:sz="1" w:space="0" w:color="000000"/>
              <w:bottom w:val="single" w:sz="1" w:space="0" w:color="000000"/>
            </w:tcBorders>
            <w:shd w:val="clear" w:color="auto" w:fill="auto"/>
          </w:tcPr>
          <w:p w14:paraId="30A2546A" w14:textId="77777777"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14:paraId="30A2546B" w14:textId="77777777" w:rsidR="009211D6" w:rsidRDefault="009211D6" w:rsidP="009211D6">
            <w:pPr>
              <w:pStyle w:val="TableContents"/>
              <w:rPr>
                <w:sz w:val="20"/>
                <w:szCs w:val="20"/>
              </w:rPr>
            </w:pPr>
            <w:r>
              <w:rPr>
                <w:sz w:val="20"/>
                <w:szCs w:val="20"/>
              </w:rPr>
              <w:t>Marzo</w:t>
            </w:r>
          </w:p>
        </w:tc>
        <w:tc>
          <w:tcPr>
            <w:tcW w:w="2835" w:type="dxa"/>
            <w:gridSpan w:val="2"/>
            <w:tcBorders>
              <w:left w:val="single" w:sz="1" w:space="0" w:color="000000"/>
              <w:bottom w:val="single" w:sz="1" w:space="0" w:color="000000"/>
            </w:tcBorders>
            <w:shd w:val="clear" w:color="auto" w:fill="auto"/>
          </w:tcPr>
          <w:p w14:paraId="30A2546C" w14:textId="77777777"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14:paraId="30A2546D"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46E"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6F"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70" w14:textId="77777777" w:rsidR="009211D6" w:rsidRDefault="009211D6" w:rsidP="009211D6">
            <w:pPr>
              <w:pStyle w:val="TableContents"/>
              <w:snapToGrid w:val="0"/>
              <w:jc w:val="center"/>
            </w:pPr>
            <w:r>
              <w:rPr>
                <w:sz w:val="20"/>
                <w:szCs w:val="20"/>
              </w:rPr>
              <w:t>0.00</w:t>
            </w:r>
          </w:p>
        </w:tc>
      </w:tr>
      <w:tr w:rsidR="009211D6" w14:paraId="30A25479" w14:textId="77777777" w:rsidTr="009211D6">
        <w:tc>
          <w:tcPr>
            <w:tcW w:w="426" w:type="dxa"/>
            <w:tcBorders>
              <w:left w:val="single" w:sz="1" w:space="0" w:color="000000"/>
              <w:bottom w:val="single" w:sz="1" w:space="0" w:color="000000"/>
            </w:tcBorders>
            <w:shd w:val="clear" w:color="auto" w:fill="auto"/>
          </w:tcPr>
          <w:p w14:paraId="30A25472" w14:textId="77777777"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14:paraId="30A25473" w14:textId="77777777" w:rsidR="009211D6" w:rsidRDefault="009211D6" w:rsidP="009211D6">
            <w:pPr>
              <w:pStyle w:val="TableContents"/>
              <w:rPr>
                <w:sz w:val="20"/>
                <w:szCs w:val="20"/>
              </w:rPr>
            </w:pPr>
            <w:r>
              <w:rPr>
                <w:sz w:val="20"/>
                <w:szCs w:val="20"/>
              </w:rPr>
              <w:t>Abril</w:t>
            </w:r>
          </w:p>
        </w:tc>
        <w:tc>
          <w:tcPr>
            <w:tcW w:w="2835" w:type="dxa"/>
            <w:gridSpan w:val="2"/>
            <w:tcBorders>
              <w:left w:val="single" w:sz="1" w:space="0" w:color="000000"/>
              <w:bottom w:val="single" w:sz="1" w:space="0" w:color="000000"/>
            </w:tcBorders>
            <w:shd w:val="clear" w:color="auto" w:fill="auto"/>
          </w:tcPr>
          <w:p w14:paraId="30A25474" w14:textId="77777777"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14:paraId="30A25475"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476"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77"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78" w14:textId="77777777" w:rsidR="009211D6" w:rsidRDefault="009211D6" w:rsidP="009211D6">
            <w:pPr>
              <w:pStyle w:val="TableContents"/>
              <w:snapToGrid w:val="0"/>
              <w:jc w:val="center"/>
            </w:pPr>
            <w:r>
              <w:rPr>
                <w:sz w:val="20"/>
                <w:szCs w:val="20"/>
              </w:rPr>
              <w:t>0.00</w:t>
            </w:r>
          </w:p>
        </w:tc>
      </w:tr>
      <w:tr w:rsidR="009211D6" w14:paraId="30A25481" w14:textId="77777777" w:rsidTr="009211D6">
        <w:tc>
          <w:tcPr>
            <w:tcW w:w="426" w:type="dxa"/>
            <w:tcBorders>
              <w:left w:val="single" w:sz="1" w:space="0" w:color="000000"/>
              <w:bottom w:val="single" w:sz="1" w:space="0" w:color="000000"/>
            </w:tcBorders>
            <w:shd w:val="clear" w:color="auto" w:fill="auto"/>
          </w:tcPr>
          <w:p w14:paraId="30A2547A" w14:textId="77777777"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14:paraId="30A2547B" w14:textId="77777777" w:rsidR="009211D6" w:rsidRDefault="009211D6" w:rsidP="009211D6">
            <w:pPr>
              <w:pStyle w:val="TableContents"/>
              <w:rPr>
                <w:sz w:val="20"/>
                <w:szCs w:val="20"/>
              </w:rPr>
            </w:pPr>
            <w:r>
              <w:rPr>
                <w:sz w:val="20"/>
                <w:szCs w:val="20"/>
              </w:rPr>
              <w:t>Mayo</w:t>
            </w:r>
          </w:p>
        </w:tc>
        <w:tc>
          <w:tcPr>
            <w:tcW w:w="2835" w:type="dxa"/>
            <w:gridSpan w:val="2"/>
            <w:tcBorders>
              <w:left w:val="single" w:sz="1" w:space="0" w:color="000000"/>
              <w:bottom w:val="single" w:sz="1" w:space="0" w:color="000000"/>
            </w:tcBorders>
            <w:shd w:val="clear" w:color="auto" w:fill="auto"/>
          </w:tcPr>
          <w:p w14:paraId="30A2547C" w14:textId="77777777"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14:paraId="30A2547D"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47E"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7F"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80" w14:textId="77777777" w:rsidR="009211D6" w:rsidRDefault="009211D6" w:rsidP="009211D6">
            <w:pPr>
              <w:pStyle w:val="TableContents"/>
              <w:snapToGrid w:val="0"/>
              <w:jc w:val="center"/>
            </w:pPr>
            <w:r>
              <w:rPr>
                <w:sz w:val="20"/>
                <w:szCs w:val="20"/>
              </w:rPr>
              <w:t>0.00</w:t>
            </w:r>
          </w:p>
        </w:tc>
      </w:tr>
      <w:tr w:rsidR="009211D6" w14:paraId="30A25489" w14:textId="77777777" w:rsidTr="009211D6">
        <w:tc>
          <w:tcPr>
            <w:tcW w:w="426" w:type="dxa"/>
            <w:tcBorders>
              <w:left w:val="single" w:sz="1" w:space="0" w:color="000000"/>
              <w:bottom w:val="single" w:sz="1" w:space="0" w:color="000000"/>
            </w:tcBorders>
            <w:shd w:val="clear" w:color="auto" w:fill="auto"/>
          </w:tcPr>
          <w:p w14:paraId="30A25482" w14:textId="77777777"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14:paraId="30A25483" w14:textId="77777777" w:rsidR="009211D6" w:rsidRDefault="009211D6" w:rsidP="009211D6">
            <w:pPr>
              <w:pStyle w:val="TableContents"/>
              <w:rPr>
                <w:sz w:val="20"/>
                <w:szCs w:val="20"/>
              </w:rPr>
            </w:pPr>
            <w:r>
              <w:rPr>
                <w:sz w:val="20"/>
                <w:szCs w:val="20"/>
              </w:rPr>
              <w:t>Junio</w:t>
            </w:r>
          </w:p>
        </w:tc>
        <w:tc>
          <w:tcPr>
            <w:tcW w:w="2835" w:type="dxa"/>
            <w:gridSpan w:val="2"/>
            <w:tcBorders>
              <w:left w:val="single" w:sz="1" w:space="0" w:color="000000"/>
              <w:bottom w:val="single" w:sz="1" w:space="0" w:color="000000"/>
            </w:tcBorders>
            <w:shd w:val="clear" w:color="auto" w:fill="auto"/>
          </w:tcPr>
          <w:p w14:paraId="30A25484" w14:textId="77777777"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14:paraId="30A25485"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486"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87"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88" w14:textId="77777777" w:rsidR="009211D6" w:rsidRDefault="009211D6" w:rsidP="009211D6">
            <w:pPr>
              <w:pStyle w:val="TableContents"/>
              <w:snapToGrid w:val="0"/>
              <w:jc w:val="center"/>
            </w:pPr>
            <w:r>
              <w:rPr>
                <w:sz w:val="20"/>
                <w:szCs w:val="20"/>
              </w:rPr>
              <w:t>0.00</w:t>
            </w:r>
          </w:p>
        </w:tc>
      </w:tr>
      <w:tr w:rsidR="009211D6" w14:paraId="30A25491" w14:textId="77777777" w:rsidTr="009211D6">
        <w:tc>
          <w:tcPr>
            <w:tcW w:w="426" w:type="dxa"/>
            <w:tcBorders>
              <w:left w:val="single" w:sz="1" w:space="0" w:color="000000"/>
              <w:bottom w:val="single" w:sz="1" w:space="0" w:color="000000"/>
            </w:tcBorders>
            <w:shd w:val="clear" w:color="auto" w:fill="auto"/>
          </w:tcPr>
          <w:p w14:paraId="30A2548A" w14:textId="77777777"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14:paraId="30A2548B" w14:textId="77777777" w:rsidR="009211D6" w:rsidRDefault="009211D6" w:rsidP="009211D6">
            <w:pPr>
              <w:pStyle w:val="TableContents"/>
              <w:rPr>
                <w:sz w:val="20"/>
                <w:szCs w:val="20"/>
              </w:rPr>
            </w:pPr>
            <w:r>
              <w:rPr>
                <w:sz w:val="20"/>
                <w:szCs w:val="20"/>
              </w:rPr>
              <w:t>Julio</w:t>
            </w:r>
          </w:p>
        </w:tc>
        <w:tc>
          <w:tcPr>
            <w:tcW w:w="2835" w:type="dxa"/>
            <w:gridSpan w:val="2"/>
            <w:tcBorders>
              <w:left w:val="single" w:sz="1" w:space="0" w:color="000000"/>
              <w:bottom w:val="single" w:sz="1" w:space="0" w:color="000000"/>
            </w:tcBorders>
            <w:shd w:val="clear" w:color="auto" w:fill="auto"/>
          </w:tcPr>
          <w:p w14:paraId="30A2548C" w14:textId="77777777"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14:paraId="30A2548D"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48E"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8F"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90" w14:textId="77777777" w:rsidR="009211D6" w:rsidRDefault="009211D6" w:rsidP="009211D6">
            <w:pPr>
              <w:pStyle w:val="TableContents"/>
              <w:snapToGrid w:val="0"/>
              <w:jc w:val="center"/>
            </w:pPr>
            <w:r>
              <w:rPr>
                <w:sz w:val="20"/>
                <w:szCs w:val="20"/>
              </w:rPr>
              <w:t>0.00</w:t>
            </w:r>
          </w:p>
        </w:tc>
      </w:tr>
      <w:tr w:rsidR="009211D6" w14:paraId="30A25499" w14:textId="77777777" w:rsidTr="009211D6">
        <w:tc>
          <w:tcPr>
            <w:tcW w:w="426" w:type="dxa"/>
            <w:tcBorders>
              <w:left w:val="single" w:sz="1" w:space="0" w:color="000000"/>
              <w:bottom w:val="single" w:sz="1" w:space="0" w:color="000000"/>
            </w:tcBorders>
            <w:shd w:val="clear" w:color="auto" w:fill="auto"/>
          </w:tcPr>
          <w:p w14:paraId="30A25492" w14:textId="77777777"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14:paraId="30A25493" w14:textId="77777777" w:rsidR="009211D6" w:rsidRDefault="009211D6" w:rsidP="009211D6">
            <w:pPr>
              <w:pStyle w:val="TableContents"/>
              <w:rPr>
                <w:sz w:val="20"/>
                <w:szCs w:val="20"/>
              </w:rPr>
            </w:pPr>
            <w:r>
              <w:rPr>
                <w:sz w:val="20"/>
                <w:szCs w:val="20"/>
              </w:rPr>
              <w:t>Agosto</w:t>
            </w:r>
          </w:p>
        </w:tc>
        <w:tc>
          <w:tcPr>
            <w:tcW w:w="2835" w:type="dxa"/>
            <w:gridSpan w:val="2"/>
            <w:tcBorders>
              <w:left w:val="single" w:sz="1" w:space="0" w:color="000000"/>
              <w:bottom w:val="single" w:sz="1" w:space="0" w:color="000000"/>
            </w:tcBorders>
            <w:shd w:val="clear" w:color="auto" w:fill="auto"/>
          </w:tcPr>
          <w:p w14:paraId="30A25494" w14:textId="77777777"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14:paraId="30A25495"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496"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97"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98" w14:textId="77777777" w:rsidR="009211D6" w:rsidRDefault="009211D6" w:rsidP="009211D6">
            <w:pPr>
              <w:pStyle w:val="TableContents"/>
              <w:snapToGrid w:val="0"/>
              <w:jc w:val="center"/>
            </w:pPr>
            <w:r>
              <w:rPr>
                <w:sz w:val="20"/>
                <w:szCs w:val="20"/>
              </w:rPr>
              <w:t>0.00</w:t>
            </w:r>
          </w:p>
        </w:tc>
      </w:tr>
      <w:tr w:rsidR="009211D6" w14:paraId="30A254A1" w14:textId="77777777" w:rsidTr="009211D6">
        <w:tc>
          <w:tcPr>
            <w:tcW w:w="426" w:type="dxa"/>
            <w:tcBorders>
              <w:left w:val="single" w:sz="1" w:space="0" w:color="000000"/>
              <w:bottom w:val="single" w:sz="1" w:space="0" w:color="000000"/>
            </w:tcBorders>
            <w:shd w:val="clear" w:color="auto" w:fill="auto"/>
          </w:tcPr>
          <w:p w14:paraId="30A2549A" w14:textId="77777777"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14:paraId="30A2549B" w14:textId="77777777" w:rsidR="009211D6" w:rsidRDefault="009211D6" w:rsidP="009211D6">
            <w:pPr>
              <w:pStyle w:val="TableContents"/>
              <w:rPr>
                <w:sz w:val="20"/>
                <w:szCs w:val="20"/>
              </w:rPr>
            </w:pPr>
            <w:r>
              <w:rPr>
                <w:sz w:val="20"/>
                <w:szCs w:val="20"/>
              </w:rPr>
              <w:t>Septiembre</w:t>
            </w:r>
          </w:p>
        </w:tc>
        <w:tc>
          <w:tcPr>
            <w:tcW w:w="2835" w:type="dxa"/>
            <w:gridSpan w:val="2"/>
            <w:tcBorders>
              <w:left w:val="single" w:sz="1" w:space="0" w:color="000000"/>
              <w:bottom w:val="single" w:sz="1" w:space="0" w:color="000000"/>
            </w:tcBorders>
            <w:shd w:val="clear" w:color="auto" w:fill="auto"/>
          </w:tcPr>
          <w:p w14:paraId="30A2549C" w14:textId="77777777"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14:paraId="30A2549D"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49E"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9F"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A0" w14:textId="77777777" w:rsidR="009211D6" w:rsidRDefault="009211D6" w:rsidP="009211D6">
            <w:pPr>
              <w:pStyle w:val="TableContents"/>
              <w:snapToGrid w:val="0"/>
              <w:jc w:val="center"/>
            </w:pPr>
            <w:r>
              <w:rPr>
                <w:sz w:val="20"/>
                <w:szCs w:val="20"/>
              </w:rPr>
              <w:t>0.00</w:t>
            </w:r>
          </w:p>
        </w:tc>
      </w:tr>
      <w:tr w:rsidR="009211D6" w14:paraId="30A254A9" w14:textId="77777777" w:rsidTr="009211D6">
        <w:tc>
          <w:tcPr>
            <w:tcW w:w="426" w:type="dxa"/>
            <w:tcBorders>
              <w:left w:val="single" w:sz="1" w:space="0" w:color="000000"/>
              <w:bottom w:val="single" w:sz="1" w:space="0" w:color="000000"/>
            </w:tcBorders>
            <w:shd w:val="clear" w:color="auto" w:fill="auto"/>
          </w:tcPr>
          <w:p w14:paraId="30A254A2" w14:textId="77777777"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14:paraId="30A254A3" w14:textId="77777777" w:rsidR="009211D6" w:rsidRDefault="009211D6" w:rsidP="009211D6">
            <w:pPr>
              <w:pStyle w:val="TableContents"/>
              <w:rPr>
                <w:sz w:val="20"/>
                <w:szCs w:val="20"/>
              </w:rPr>
            </w:pPr>
            <w:r>
              <w:rPr>
                <w:sz w:val="20"/>
                <w:szCs w:val="20"/>
              </w:rPr>
              <w:t>Octubre</w:t>
            </w:r>
          </w:p>
        </w:tc>
        <w:tc>
          <w:tcPr>
            <w:tcW w:w="2835" w:type="dxa"/>
            <w:gridSpan w:val="2"/>
            <w:tcBorders>
              <w:left w:val="single" w:sz="1" w:space="0" w:color="000000"/>
              <w:bottom w:val="single" w:sz="1" w:space="0" w:color="000000"/>
            </w:tcBorders>
            <w:shd w:val="clear" w:color="auto" w:fill="auto"/>
          </w:tcPr>
          <w:p w14:paraId="30A254A4" w14:textId="77777777"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14:paraId="30A254A5"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4A6"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A7"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A8" w14:textId="77777777" w:rsidR="009211D6" w:rsidRDefault="009211D6" w:rsidP="009211D6">
            <w:pPr>
              <w:pStyle w:val="TableContents"/>
              <w:snapToGrid w:val="0"/>
              <w:jc w:val="center"/>
            </w:pPr>
            <w:r>
              <w:rPr>
                <w:sz w:val="20"/>
                <w:szCs w:val="20"/>
              </w:rPr>
              <w:t>0.00</w:t>
            </w:r>
          </w:p>
        </w:tc>
      </w:tr>
      <w:tr w:rsidR="009211D6" w14:paraId="30A254B1" w14:textId="77777777" w:rsidTr="009211D6">
        <w:tc>
          <w:tcPr>
            <w:tcW w:w="426" w:type="dxa"/>
            <w:tcBorders>
              <w:left w:val="single" w:sz="1" w:space="0" w:color="000000"/>
              <w:bottom w:val="single" w:sz="1" w:space="0" w:color="000000"/>
            </w:tcBorders>
            <w:shd w:val="clear" w:color="auto" w:fill="auto"/>
          </w:tcPr>
          <w:p w14:paraId="30A254AA" w14:textId="77777777"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14:paraId="30A254AB" w14:textId="77777777" w:rsidR="009211D6" w:rsidRDefault="009211D6" w:rsidP="009211D6">
            <w:pPr>
              <w:pStyle w:val="TableContents"/>
              <w:rPr>
                <w:sz w:val="20"/>
                <w:szCs w:val="20"/>
              </w:rPr>
            </w:pPr>
            <w:r>
              <w:rPr>
                <w:sz w:val="20"/>
                <w:szCs w:val="20"/>
              </w:rPr>
              <w:t>Noviembre</w:t>
            </w:r>
          </w:p>
        </w:tc>
        <w:tc>
          <w:tcPr>
            <w:tcW w:w="2835" w:type="dxa"/>
            <w:gridSpan w:val="2"/>
            <w:tcBorders>
              <w:left w:val="single" w:sz="1" w:space="0" w:color="000000"/>
              <w:bottom w:val="single" w:sz="1" w:space="0" w:color="000000"/>
            </w:tcBorders>
            <w:shd w:val="clear" w:color="auto" w:fill="auto"/>
          </w:tcPr>
          <w:p w14:paraId="30A254AC" w14:textId="77777777"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14:paraId="30A254AD"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4AE"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AF"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B0" w14:textId="77777777" w:rsidR="009211D6" w:rsidRDefault="009211D6" w:rsidP="009211D6">
            <w:pPr>
              <w:pStyle w:val="TableContents"/>
              <w:snapToGrid w:val="0"/>
              <w:jc w:val="center"/>
            </w:pPr>
            <w:r>
              <w:rPr>
                <w:sz w:val="20"/>
                <w:szCs w:val="20"/>
              </w:rPr>
              <w:t>0.00</w:t>
            </w:r>
          </w:p>
        </w:tc>
      </w:tr>
      <w:tr w:rsidR="009211D6" w14:paraId="30A254B9" w14:textId="77777777" w:rsidTr="009211D6">
        <w:tc>
          <w:tcPr>
            <w:tcW w:w="426" w:type="dxa"/>
            <w:tcBorders>
              <w:left w:val="single" w:sz="1" w:space="0" w:color="000000"/>
              <w:bottom w:val="single" w:sz="1" w:space="0" w:color="000000"/>
            </w:tcBorders>
            <w:shd w:val="clear" w:color="auto" w:fill="auto"/>
          </w:tcPr>
          <w:p w14:paraId="30A254B2" w14:textId="77777777"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14:paraId="30A254B3" w14:textId="77777777" w:rsidR="009211D6" w:rsidRDefault="009211D6" w:rsidP="009211D6">
            <w:pPr>
              <w:pStyle w:val="TableContents"/>
              <w:rPr>
                <w:sz w:val="20"/>
                <w:szCs w:val="20"/>
              </w:rPr>
            </w:pPr>
            <w:r>
              <w:rPr>
                <w:sz w:val="20"/>
                <w:szCs w:val="20"/>
              </w:rPr>
              <w:t>Diciembre</w:t>
            </w:r>
          </w:p>
        </w:tc>
        <w:tc>
          <w:tcPr>
            <w:tcW w:w="2835" w:type="dxa"/>
            <w:gridSpan w:val="2"/>
            <w:tcBorders>
              <w:left w:val="single" w:sz="1" w:space="0" w:color="000000"/>
              <w:bottom w:val="single" w:sz="1" w:space="0" w:color="000000"/>
            </w:tcBorders>
            <w:shd w:val="clear" w:color="auto" w:fill="auto"/>
          </w:tcPr>
          <w:p w14:paraId="30A254B4" w14:textId="77777777" w:rsidR="009211D6" w:rsidRDefault="009211D6" w:rsidP="009211D6">
            <w:pPr>
              <w:pStyle w:val="TableContents"/>
              <w:rPr>
                <w:sz w:val="20"/>
                <w:szCs w:val="20"/>
              </w:rPr>
            </w:pPr>
            <w:r>
              <w:rPr>
                <w:sz w:val="20"/>
                <w:szCs w:val="20"/>
              </w:rPr>
              <w:t>Porcentaje asignada al tipo de variables</w:t>
            </w:r>
          </w:p>
        </w:tc>
        <w:tc>
          <w:tcPr>
            <w:tcW w:w="992" w:type="dxa"/>
            <w:tcBorders>
              <w:left w:val="single" w:sz="1" w:space="0" w:color="000000"/>
              <w:bottom w:val="single" w:sz="1" w:space="0" w:color="000000"/>
            </w:tcBorders>
            <w:shd w:val="clear" w:color="auto" w:fill="auto"/>
          </w:tcPr>
          <w:p w14:paraId="30A254B5"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4B6"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B7"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B8" w14:textId="77777777" w:rsidR="009211D6" w:rsidRDefault="009211D6" w:rsidP="009211D6">
            <w:pPr>
              <w:pStyle w:val="TableContents"/>
              <w:snapToGrid w:val="0"/>
              <w:jc w:val="center"/>
            </w:pPr>
            <w:r>
              <w:rPr>
                <w:sz w:val="20"/>
                <w:szCs w:val="20"/>
              </w:rPr>
              <w:t>0.00</w:t>
            </w:r>
          </w:p>
        </w:tc>
      </w:tr>
      <w:tr w:rsidR="009211D6" w14:paraId="30A254C1" w14:textId="77777777" w:rsidTr="009211D6">
        <w:tc>
          <w:tcPr>
            <w:tcW w:w="426" w:type="dxa"/>
            <w:tcBorders>
              <w:left w:val="single" w:sz="1" w:space="0" w:color="000000"/>
              <w:bottom w:val="single" w:sz="1" w:space="0" w:color="000000"/>
            </w:tcBorders>
            <w:shd w:val="clear" w:color="auto" w:fill="auto"/>
          </w:tcPr>
          <w:p w14:paraId="30A254BA" w14:textId="77777777"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14:paraId="30A254BB" w14:textId="77777777" w:rsidR="009211D6" w:rsidRDefault="009211D6" w:rsidP="009211D6">
            <w:pPr>
              <w:pStyle w:val="TableContents"/>
              <w:rPr>
                <w:sz w:val="20"/>
                <w:szCs w:val="20"/>
              </w:rPr>
            </w:pPr>
          </w:p>
        </w:tc>
        <w:tc>
          <w:tcPr>
            <w:tcW w:w="2835" w:type="dxa"/>
            <w:gridSpan w:val="2"/>
            <w:tcBorders>
              <w:left w:val="single" w:sz="1" w:space="0" w:color="000000"/>
              <w:bottom w:val="single" w:sz="1" w:space="0" w:color="000000"/>
            </w:tcBorders>
            <w:shd w:val="clear" w:color="auto" w:fill="auto"/>
          </w:tcPr>
          <w:p w14:paraId="30A254BC" w14:textId="77777777" w:rsidR="009211D6" w:rsidRDefault="009211D6" w:rsidP="009211D6">
            <w:pPr>
              <w:pStyle w:val="TableContents"/>
              <w:rPr>
                <w:sz w:val="20"/>
                <w:szCs w:val="20"/>
              </w:rPr>
            </w:pPr>
          </w:p>
        </w:tc>
        <w:tc>
          <w:tcPr>
            <w:tcW w:w="992" w:type="dxa"/>
            <w:tcBorders>
              <w:left w:val="single" w:sz="1" w:space="0" w:color="000000"/>
              <w:bottom w:val="single" w:sz="1" w:space="0" w:color="000000"/>
            </w:tcBorders>
            <w:shd w:val="clear" w:color="auto" w:fill="auto"/>
          </w:tcPr>
          <w:p w14:paraId="30A254BD"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BE" w14:textId="77777777" w:rsidR="009211D6" w:rsidRDefault="009211D6" w:rsidP="009211D6">
            <w:pPr>
              <w:pStyle w:val="TableContents"/>
              <w:jc w:val="center"/>
              <w:rPr>
                <w:sz w:val="20"/>
                <w:szCs w:val="20"/>
              </w:rPr>
            </w:pPr>
          </w:p>
        </w:tc>
        <w:tc>
          <w:tcPr>
            <w:tcW w:w="709" w:type="dxa"/>
            <w:tcBorders>
              <w:left w:val="single" w:sz="1" w:space="0" w:color="000000"/>
              <w:bottom w:val="single" w:sz="1" w:space="0" w:color="000000"/>
            </w:tcBorders>
            <w:shd w:val="clear" w:color="auto" w:fill="auto"/>
          </w:tcPr>
          <w:p w14:paraId="30A254BF" w14:textId="77777777" w:rsidR="009211D6" w:rsidRDefault="009211D6" w:rsidP="009211D6">
            <w:pPr>
              <w:pStyle w:val="TableContents"/>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4C0" w14:textId="77777777" w:rsidR="009211D6" w:rsidRDefault="009211D6" w:rsidP="009211D6">
            <w:pPr>
              <w:pStyle w:val="TableContents"/>
              <w:snapToGrid w:val="0"/>
              <w:rPr>
                <w:sz w:val="20"/>
                <w:szCs w:val="20"/>
              </w:rPr>
            </w:pPr>
          </w:p>
        </w:tc>
      </w:tr>
      <w:tr w:rsidR="009211D6" w14:paraId="30A254C4" w14:textId="77777777" w:rsidTr="009211D6">
        <w:tc>
          <w:tcPr>
            <w:tcW w:w="4957" w:type="dxa"/>
            <w:gridSpan w:val="3"/>
            <w:tcBorders>
              <w:top w:val="single" w:sz="1" w:space="0" w:color="000000"/>
              <w:left w:val="single" w:sz="1" w:space="0" w:color="000000"/>
              <w:bottom w:val="single" w:sz="1" w:space="0" w:color="000000"/>
            </w:tcBorders>
            <w:shd w:val="clear" w:color="auto" w:fill="CCCC99"/>
          </w:tcPr>
          <w:p w14:paraId="30A254C2" w14:textId="77777777" w:rsidR="009211D6" w:rsidRDefault="009211D6" w:rsidP="009211D6">
            <w:pPr>
              <w:pStyle w:val="TableContents"/>
              <w:rPr>
                <w:sz w:val="20"/>
                <w:szCs w:val="20"/>
              </w:rPr>
            </w:pPr>
            <w:r>
              <w:rPr>
                <w:sz w:val="20"/>
                <w:szCs w:val="20"/>
              </w:rPr>
              <w:t>Tabla:sfp_asignacion_recursos</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14:paraId="30A254C3" w14:textId="77777777" w:rsidR="009211D6" w:rsidRDefault="009211D6" w:rsidP="009211D6">
            <w:pPr>
              <w:pStyle w:val="TableContents"/>
            </w:pPr>
            <w:r>
              <w:rPr>
                <w:sz w:val="20"/>
                <w:szCs w:val="20"/>
              </w:rPr>
              <w:t>Modulo: Sistema de Formulación Presupuestaria (SFP)</w:t>
            </w:r>
          </w:p>
        </w:tc>
      </w:tr>
      <w:tr w:rsidR="009211D6" w14:paraId="30A254C6" w14:textId="77777777" w:rsidTr="009211D6">
        <w:tc>
          <w:tcPr>
            <w:tcW w:w="8789" w:type="dxa"/>
            <w:gridSpan w:val="8"/>
            <w:tcBorders>
              <w:left w:val="single" w:sz="1" w:space="0" w:color="000000"/>
              <w:bottom w:val="single" w:sz="1" w:space="0" w:color="000000"/>
              <w:right w:val="single" w:sz="1" w:space="0" w:color="000000"/>
            </w:tcBorders>
            <w:shd w:val="clear" w:color="auto" w:fill="CCCC99"/>
          </w:tcPr>
          <w:p w14:paraId="30A254C5" w14:textId="77777777" w:rsidR="009211D6" w:rsidRDefault="009211D6" w:rsidP="009211D6">
            <w:pPr>
              <w:pStyle w:val="TableContents"/>
              <w:jc w:val="both"/>
            </w:pPr>
            <w:r>
              <w:rPr>
                <w:sz w:val="20"/>
                <w:szCs w:val="20"/>
              </w:rPr>
              <w:t>Descripción de la Tabla: En esta tabla se guardan todas las cantidades de recursos que las diferentes unidades asignan a cada estructura presupuestaria y que conformarían estos su presupuesto de un año en particular. En esta tabla no se incluye los gatos de personal.</w:t>
            </w:r>
          </w:p>
        </w:tc>
      </w:tr>
      <w:tr w:rsidR="009211D6" w14:paraId="30A254D3" w14:textId="77777777" w:rsidTr="009211D6">
        <w:tc>
          <w:tcPr>
            <w:tcW w:w="426" w:type="dxa"/>
            <w:tcBorders>
              <w:left w:val="single" w:sz="1" w:space="0" w:color="000000"/>
              <w:bottom w:val="single" w:sz="1" w:space="0" w:color="000000"/>
            </w:tcBorders>
            <w:shd w:val="clear" w:color="auto" w:fill="CCCCCC"/>
          </w:tcPr>
          <w:p w14:paraId="30A254C7" w14:textId="77777777" w:rsidR="009211D6" w:rsidRDefault="009211D6" w:rsidP="009211D6">
            <w:pPr>
              <w:pStyle w:val="TableContents"/>
              <w:snapToGrid w:val="0"/>
              <w:rPr>
                <w:sz w:val="20"/>
                <w:szCs w:val="20"/>
              </w:rPr>
            </w:pPr>
          </w:p>
          <w:p w14:paraId="30A254C8" w14:textId="77777777"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14:paraId="30A254C9" w14:textId="77777777" w:rsidR="009211D6" w:rsidRDefault="009211D6" w:rsidP="009211D6">
            <w:pPr>
              <w:pStyle w:val="TableContents"/>
              <w:snapToGrid w:val="0"/>
              <w:rPr>
                <w:sz w:val="20"/>
                <w:szCs w:val="20"/>
              </w:rPr>
            </w:pPr>
          </w:p>
          <w:p w14:paraId="30A254CA" w14:textId="77777777"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14:paraId="30A254CB" w14:textId="77777777" w:rsidR="009211D6" w:rsidRDefault="009211D6" w:rsidP="009211D6">
            <w:pPr>
              <w:pStyle w:val="TableContents"/>
              <w:snapToGrid w:val="0"/>
              <w:rPr>
                <w:sz w:val="20"/>
                <w:szCs w:val="20"/>
              </w:rPr>
            </w:pPr>
          </w:p>
          <w:p w14:paraId="30A254CC" w14:textId="77777777"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14:paraId="30A254CD" w14:textId="77777777" w:rsidR="009211D6" w:rsidRDefault="009211D6" w:rsidP="009211D6">
            <w:pPr>
              <w:pStyle w:val="TableContents"/>
              <w:snapToGrid w:val="0"/>
              <w:rPr>
                <w:sz w:val="20"/>
                <w:szCs w:val="20"/>
              </w:rPr>
            </w:pPr>
          </w:p>
          <w:p w14:paraId="30A254CE" w14:textId="77777777"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14:paraId="30A254CF" w14:textId="77777777" w:rsidR="009211D6" w:rsidRDefault="009211D6" w:rsidP="009211D6">
            <w:pPr>
              <w:pStyle w:val="TableContents"/>
              <w:snapToGrid w:val="0"/>
              <w:rPr>
                <w:sz w:val="20"/>
                <w:szCs w:val="20"/>
              </w:rPr>
            </w:pPr>
          </w:p>
          <w:p w14:paraId="30A254D0" w14:textId="77777777"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14:paraId="30A254D1" w14:textId="77777777"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14:paraId="30A254D2" w14:textId="77777777" w:rsidR="009211D6" w:rsidRDefault="009211D6" w:rsidP="009211D6">
            <w:pPr>
              <w:pStyle w:val="TableContents"/>
              <w:jc w:val="center"/>
            </w:pPr>
            <w:r>
              <w:rPr>
                <w:sz w:val="20"/>
                <w:szCs w:val="20"/>
              </w:rPr>
              <w:t>Valor por Defecto</w:t>
            </w:r>
          </w:p>
        </w:tc>
      </w:tr>
      <w:tr w:rsidR="00845C59" w14:paraId="30A254DB" w14:textId="77777777" w:rsidTr="009211D6">
        <w:tc>
          <w:tcPr>
            <w:tcW w:w="426" w:type="dxa"/>
            <w:tcBorders>
              <w:left w:val="single" w:sz="1" w:space="0" w:color="000000"/>
              <w:bottom w:val="single" w:sz="1" w:space="0" w:color="000000"/>
            </w:tcBorders>
            <w:shd w:val="clear" w:color="auto" w:fill="auto"/>
          </w:tcPr>
          <w:p w14:paraId="30A254D4" w14:textId="77777777"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14:paraId="30A254D5" w14:textId="77777777"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14:paraId="30A254D6" w14:textId="77777777"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14:paraId="30A254D7"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4D8"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4D9" w14:textId="77777777" w:rsidR="00845C59" w:rsidRDefault="00845C59" w:rsidP="00845C59">
            <w:pPr>
              <w:jc w:val="center"/>
            </w:pPr>
            <w:r w:rsidRPr="00606316">
              <w:rPr>
                <w:noProof/>
                <w:sz w:val="20"/>
                <w:szCs w:val="20"/>
                <w:lang w:eastAsia="es-ES"/>
              </w:rPr>
              <w:drawing>
                <wp:inline distT="0" distB="0" distL="0" distR="0" wp14:anchorId="30A25B85" wp14:editId="30A25B86">
                  <wp:extent cx="123825" cy="180975"/>
                  <wp:effectExtent l="19050" t="0" r="9525" b="0"/>
                  <wp:docPr id="4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4DA" w14:textId="77777777" w:rsidR="00845C59" w:rsidRDefault="00845C59" w:rsidP="009211D6">
            <w:pPr>
              <w:pStyle w:val="TableContents"/>
              <w:jc w:val="center"/>
              <w:rPr>
                <w:sz w:val="20"/>
                <w:szCs w:val="20"/>
              </w:rPr>
            </w:pPr>
          </w:p>
        </w:tc>
      </w:tr>
      <w:tr w:rsidR="00845C59" w14:paraId="30A254E3" w14:textId="77777777" w:rsidTr="009211D6">
        <w:tc>
          <w:tcPr>
            <w:tcW w:w="426" w:type="dxa"/>
            <w:tcBorders>
              <w:left w:val="single" w:sz="1" w:space="0" w:color="000000"/>
              <w:bottom w:val="single" w:sz="1" w:space="0" w:color="000000"/>
            </w:tcBorders>
            <w:shd w:val="clear" w:color="auto" w:fill="auto"/>
          </w:tcPr>
          <w:p w14:paraId="30A254DC" w14:textId="77777777"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14:paraId="30A254DD" w14:textId="77777777"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14:paraId="30A254DE" w14:textId="77777777"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14:paraId="30A254DF"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4E0"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4E1" w14:textId="77777777" w:rsidR="00845C59" w:rsidRDefault="00845C59" w:rsidP="00845C59">
            <w:pPr>
              <w:jc w:val="center"/>
            </w:pPr>
            <w:r w:rsidRPr="00606316">
              <w:rPr>
                <w:noProof/>
                <w:sz w:val="20"/>
                <w:szCs w:val="20"/>
                <w:lang w:eastAsia="es-ES"/>
              </w:rPr>
              <w:drawing>
                <wp:inline distT="0" distB="0" distL="0" distR="0" wp14:anchorId="30A25B87" wp14:editId="30A25B88">
                  <wp:extent cx="123825" cy="180975"/>
                  <wp:effectExtent l="19050" t="0" r="9525" b="0"/>
                  <wp:docPr id="4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4E2" w14:textId="77777777" w:rsidR="00845C59" w:rsidRDefault="00845C59" w:rsidP="009211D6">
            <w:pPr>
              <w:pStyle w:val="TableContents"/>
              <w:snapToGrid w:val="0"/>
              <w:rPr>
                <w:sz w:val="20"/>
                <w:szCs w:val="20"/>
              </w:rPr>
            </w:pPr>
          </w:p>
        </w:tc>
      </w:tr>
      <w:tr w:rsidR="00845C59" w14:paraId="30A254EB" w14:textId="77777777" w:rsidTr="009211D6">
        <w:tc>
          <w:tcPr>
            <w:tcW w:w="426" w:type="dxa"/>
            <w:tcBorders>
              <w:left w:val="single" w:sz="1" w:space="0" w:color="000000"/>
              <w:bottom w:val="single" w:sz="1" w:space="0" w:color="000000"/>
            </w:tcBorders>
            <w:shd w:val="clear" w:color="auto" w:fill="auto"/>
          </w:tcPr>
          <w:p w14:paraId="30A254E4" w14:textId="77777777"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14:paraId="30A254E5" w14:textId="77777777"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14:paraId="30A254E6" w14:textId="77777777"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14:paraId="30A254E7"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4E8"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4E9" w14:textId="77777777" w:rsidR="00845C59" w:rsidRDefault="00845C59" w:rsidP="00845C59">
            <w:pPr>
              <w:jc w:val="center"/>
            </w:pPr>
            <w:r w:rsidRPr="00606316">
              <w:rPr>
                <w:noProof/>
                <w:sz w:val="20"/>
                <w:szCs w:val="20"/>
                <w:lang w:eastAsia="es-ES"/>
              </w:rPr>
              <w:drawing>
                <wp:inline distT="0" distB="0" distL="0" distR="0" wp14:anchorId="30A25B89" wp14:editId="30A25B8A">
                  <wp:extent cx="123825" cy="180975"/>
                  <wp:effectExtent l="19050" t="0" r="9525" b="0"/>
                  <wp:docPr id="4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4EA" w14:textId="77777777" w:rsidR="00845C59" w:rsidRDefault="00845C59" w:rsidP="009211D6">
            <w:pPr>
              <w:pStyle w:val="TableContents"/>
              <w:snapToGrid w:val="0"/>
              <w:rPr>
                <w:sz w:val="20"/>
                <w:szCs w:val="20"/>
              </w:rPr>
            </w:pPr>
          </w:p>
        </w:tc>
      </w:tr>
      <w:tr w:rsidR="00845C59" w14:paraId="30A254F3" w14:textId="77777777" w:rsidTr="009211D6">
        <w:tc>
          <w:tcPr>
            <w:tcW w:w="426" w:type="dxa"/>
            <w:tcBorders>
              <w:left w:val="single" w:sz="1" w:space="0" w:color="000000"/>
              <w:bottom w:val="single" w:sz="1" w:space="0" w:color="000000"/>
            </w:tcBorders>
            <w:shd w:val="clear" w:color="auto" w:fill="auto"/>
          </w:tcPr>
          <w:p w14:paraId="30A254EC" w14:textId="77777777"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14:paraId="30A254ED" w14:textId="77777777"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14:paraId="30A254EE" w14:textId="77777777" w:rsidR="00845C59" w:rsidRDefault="00845C59"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14:paraId="30A254EF"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4F0"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4F1" w14:textId="77777777" w:rsidR="00845C59" w:rsidRDefault="00845C59" w:rsidP="00845C59">
            <w:pPr>
              <w:jc w:val="center"/>
            </w:pPr>
            <w:r w:rsidRPr="00606316">
              <w:rPr>
                <w:noProof/>
                <w:sz w:val="20"/>
                <w:szCs w:val="20"/>
                <w:lang w:eastAsia="es-ES"/>
              </w:rPr>
              <w:drawing>
                <wp:inline distT="0" distB="0" distL="0" distR="0" wp14:anchorId="30A25B8B" wp14:editId="30A25B8C">
                  <wp:extent cx="123825" cy="180975"/>
                  <wp:effectExtent l="19050" t="0" r="9525" b="0"/>
                  <wp:docPr id="4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4F2" w14:textId="77777777" w:rsidR="00845C59" w:rsidRDefault="00845C59" w:rsidP="009211D6">
            <w:pPr>
              <w:pStyle w:val="TableContents"/>
              <w:snapToGrid w:val="0"/>
              <w:rPr>
                <w:sz w:val="20"/>
                <w:szCs w:val="20"/>
              </w:rPr>
            </w:pPr>
          </w:p>
        </w:tc>
      </w:tr>
      <w:tr w:rsidR="00845C59" w14:paraId="30A254FB" w14:textId="77777777" w:rsidTr="009211D6">
        <w:tc>
          <w:tcPr>
            <w:tcW w:w="426" w:type="dxa"/>
            <w:tcBorders>
              <w:left w:val="single" w:sz="1" w:space="0" w:color="000000"/>
              <w:bottom w:val="single" w:sz="1" w:space="0" w:color="000000"/>
            </w:tcBorders>
            <w:shd w:val="clear" w:color="auto" w:fill="auto"/>
          </w:tcPr>
          <w:p w14:paraId="30A254F4" w14:textId="77777777"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14:paraId="30A254F5" w14:textId="77777777" w:rsidR="00845C59" w:rsidRDefault="00845C59"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14:paraId="30A254F6" w14:textId="77777777"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14:paraId="30A254F7"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4F8"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4F9" w14:textId="77777777" w:rsidR="00845C59" w:rsidRDefault="00845C59" w:rsidP="00845C59">
            <w:pPr>
              <w:jc w:val="center"/>
            </w:pPr>
            <w:r w:rsidRPr="00606316">
              <w:rPr>
                <w:noProof/>
                <w:sz w:val="20"/>
                <w:szCs w:val="20"/>
                <w:lang w:eastAsia="es-ES"/>
              </w:rPr>
              <w:drawing>
                <wp:inline distT="0" distB="0" distL="0" distR="0" wp14:anchorId="30A25B8D" wp14:editId="30A25B8E">
                  <wp:extent cx="123825" cy="180975"/>
                  <wp:effectExtent l="19050" t="0" r="9525" b="0"/>
                  <wp:docPr id="4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4FA" w14:textId="77777777" w:rsidR="00845C59" w:rsidRDefault="00845C59" w:rsidP="009211D6">
            <w:pPr>
              <w:pStyle w:val="TableContents"/>
              <w:snapToGrid w:val="0"/>
              <w:rPr>
                <w:sz w:val="20"/>
                <w:szCs w:val="20"/>
              </w:rPr>
            </w:pPr>
          </w:p>
        </w:tc>
      </w:tr>
      <w:tr w:rsidR="00845C59" w14:paraId="30A25503" w14:textId="77777777" w:rsidTr="009211D6">
        <w:tc>
          <w:tcPr>
            <w:tcW w:w="426" w:type="dxa"/>
            <w:tcBorders>
              <w:left w:val="single" w:sz="1" w:space="0" w:color="000000"/>
              <w:bottom w:val="single" w:sz="1" w:space="0" w:color="000000"/>
            </w:tcBorders>
            <w:shd w:val="clear" w:color="auto" w:fill="auto"/>
          </w:tcPr>
          <w:p w14:paraId="30A254FC" w14:textId="77777777"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14:paraId="30A254FD" w14:textId="77777777"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14:paraId="30A254FE" w14:textId="77777777"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14:paraId="30A254FF"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500"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501" w14:textId="77777777" w:rsidR="00845C59" w:rsidRDefault="00845C59" w:rsidP="00845C59">
            <w:pPr>
              <w:jc w:val="center"/>
            </w:pPr>
            <w:r w:rsidRPr="00606316">
              <w:rPr>
                <w:noProof/>
                <w:sz w:val="20"/>
                <w:szCs w:val="20"/>
                <w:lang w:eastAsia="es-ES"/>
              </w:rPr>
              <w:drawing>
                <wp:inline distT="0" distB="0" distL="0" distR="0" wp14:anchorId="30A25B8F" wp14:editId="30A25B90">
                  <wp:extent cx="123825" cy="180975"/>
                  <wp:effectExtent l="19050" t="0" r="9525" b="0"/>
                  <wp:docPr id="4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502" w14:textId="77777777" w:rsidR="00845C59" w:rsidRDefault="00845C59" w:rsidP="009211D6">
            <w:pPr>
              <w:pStyle w:val="TableContents"/>
              <w:snapToGrid w:val="0"/>
              <w:rPr>
                <w:sz w:val="20"/>
                <w:szCs w:val="20"/>
              </w:rPr>
            </w:pPr>
          </w:p>
        </w:tc>
      </w:tr>
      <w:tr w:rsidR="00845C59" w14:paraId="30A2550B" w14:textId="77777777" w:rsidTr="009211D6">
        <w:tc>
          <w:tcPr>
            <w:tcW w:w="426" w:type="dxa"/>
            <w:tcBorders>
              <w:left w:val="single" w:sz="1" w:space="0" w:color="000000"/>
              <w:bottom w:val="single" w:sz="1" w:space="0" w:color="000000"/>
            </w:tcBorders>
            <w:shd w:val="clear" w:color="auto" w:fill="auto"/>
          </w:tcPr>
          <w:p w14:paraId="30A25504" w14:textId="77777777"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14:paraId="30A25505" w14:textId="77777777" w:rsidR="00845C59" w:rsidRDefault="00845C59"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14:paraId="30A25506" w14:textId="77777777"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14:paraId="30A25507"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508"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509" w14:textId="77777777" w:rsidR="00845C59" w:rsidRDefault="00845C59" w:rsidP="00845C59">
            <w:pPr>
              <w:jc w:val="center"/>
            </w:pPr>
            <w:r w:rsidRPr="00606316">
              <w:rPr>
                <w:noProof/>
                <w:sz w:val="20"/>
                <w:szCs w:val="20"/>
                <w:lang w:eastAsia="es-ES"/>
              </w:rPr>
              <w:drawing>
                <wp:inline distT="0" distB="0" distL="0" distR="0" wp14:anchorId="30A25B91" wp14:editId="30A25B92">
                  <wp:extent cx="123825" cy="180975"/>
                  <wp:effectExtent l="19050" t="0" r="9525" b="0"/>
                  <wp:docPr id="4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50A" w14:textId="77777777" w:rsidR="00845C59" w:rsidRDefault="00845C59" w:rsidP="009211D6">
            <w:pPr>
              <w:pStyle w:val="TableContents"/>
              <w:snapToGrid w:val="0"/>
              <w:rPr>
                <w:sz w:val="20"/>
                <w:szCs w:val="20"/>
              </w:rPr>
            </w:pPr>
          </w:p>
        </w:tc>
      </w:tr>
      <w:tr w:rsidR="00845C59" w14:paraId="30A25513" w14:textId="77777777" w:rsidTr="009211D6">
        <w:tc>
          <w:tcPr>
            <w:tcW w:w="426" w:type="dxa"/>
            <w:tcBorders>
              <w:left w:val="single" w:sz="1" w:space="0" w:color="000000"/>
              <w:bottom w:val="single" w:sz="1" w:space="0" w:color="000000"/>
            </w:tcBorders>
            <w:shd w:val="clear" w:color="auto" w:fill="auto"/>
          </w:tcPr>
          <w:p w14:paraId="30A2550C" w14:textId="77777777" w:rsidR="00845C59" w:rsidRDefault="00845C59" w:rsidP="009211D6">
            <w:pPr>
              <w:pStyle w:val="TableContents"/>
              <w:jc w:val="center"/>
              <w:rPr>
                <w:sz w:val="20"/>
                <w:szCs w:val="20"/>
              </w:rPr>
            </w:pPr>
            <w:r>
              <w:rPr>
                <w:sz w:val="20"/>
                <w:szCs w:val="20"/>
              </w:rPr>
              <w:lastRenderedPageBreak/>
              <w:t>8</w:t>
            </w:r>
          </w:p>
        </w:tc>
        <w:tc>
          <w:tcPr>
            <w:tcW w:w="2126" w:type="dxa"/>
            <w:tcBorders>
              <w:left w:val="single" w:sz="1" w:space="0" w:color="000000"/>
              <w:bottom w:val="single" w:sz="1" w:space="0" w:color="000000"/>
            </w:tcBorders>
            <w:shd w:val="clear" w:color="auto" w:fill="auto"/>
          </w:tcPr>
          <w:p w14:paraId="30A2550D" w14:textId="77777777"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14:paraId="30A2550E" w14:textId="77777777" w:rsidR="00845C59" w:rsidRDefault="00845C59"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14:paraId="30A2550F"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510" w14:textId="77777777"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14:paraId="30A25511" w14:textId="77777777" w:rsidR="00845C59" w:rsidRDefault="00845C59" w:rsidP="00845C59">
            <w:pPr>
              <w:jc w:val="center"/>
            </w:pPr>
            <w:r w:rsidRPr="00606316">
              <w:rPr>
                <w:noProof/>
                <w:sz w:val="20"/>
                <w:szCs w:val="20"/>
                <w:lang w:eastAsia="es-ES"/>
              </w:rPr>
              <w:drawing>
                <wp:inline distT="0" distB="0" distL="0" distR="0" wp14:anchorId="30A25B93" wp14:editId="30A25B94">
                  <wp:extent cx="123825" cy="180975"/>
                  <wp:effectExtent l="19050" t="0" r="9525" b="0"/>
                  <wp:docPr id="4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512" w14:textId="77777777" w:rsidR="00845C59" w:rsidRDefault="00845C59" w:rsidP="009211D6">
            <w:pPr>
              <w:pStyle w:val="TableContents"/>
              <w:snapToGrid w:val="0"/>
              <w:rPr>
                <w:sz w:val="20"/>
                <w:szCs w:val="20"/>
              </w:rPr>
            </w:pPr>
          </w:p>
        </w:tc>
      </w:tr>
      <w:tr w:rsidR="00845C59" w14:paraId="30A2551B" w14:textId="77777777" w:rsidTr="009211D6">
        <w:tc>
          <w:tcPr>
            <w:tcW w:w="426" w:type="dxa"/>
            <w:tcBorders>
              <w:left w:val="single" w:sz="1" w:space="0" w:color="000000"/>
              <w:bottom w:val="single" w:sz="1" w:space="0" w:color="000000"/>
            </w:tcBorders>
            <w:shd w:val="clear" w:color="auto" w:fill="auto"/>
          </w:tcPr>
          <w:p w14:paraId="30A25514" w14:textId="77777777" w:rsidR="00845C59" w:rsidRDefault="00845C59"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14:paraId="30A25515" w14:textId="77777777" w:rsidR="00845C59" w:rsidRDefault="00845C59"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14:paraId="30A25516" w14:textId="77777777"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14:paraId="30A25517"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518" w14:textId="77777777"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14:paraId="30A25519" w14:textId="77777777" w:rsidR="00845C59" w:rsidRDefault="00845C59" w:rsidP="00845C59">
            <w:pPr>
              <w:jc w:val="center"/>
            </w:pPr>
            <w:r w:rsidRPr="00606316">
              <w:rPr>
                <w:noProof/>
                <w:sz w:val="20"/>
                <w:szCs w:val="20"/>
                <w:lang w:eastAsia="es-ES"/>
              </w:rPr>
              <w:drawing>
                <wp:inline distT="0" distB="0" distL="0" distR="0" wp14:anchorId="30A25B95" wp14:editId="30A25B96">
                  <wp:extent cx="123825" cy="180975"/>
                  <wp:effectExtent l="19050" t="0" r="9525" b="0"/>
                  <wp:docPr id="4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51A" w14:textId="77777777" w:rsidR="00845C59" w:rsidRDefault="00845C59" w:rsidP="009211D6">
            <w:pPr>
              <w:pStyle w:val="TableContents"/>
              <w:snapToGrid w:val="0"/>
              <w:rPr>
                <w:sz w:val="20"/>
                <w:szCs w:val="20"/>
              </w:rPr>
            </w:pPr>
          </w:p>
        </w:tc>
      </w:tr>
      <w:tr w:rsidR="00845C59" w14:paraId="30A25523" w14:textId="77777777" w:rsidTr="009211D6">
        <w:tc>
          <w:tcPr>
            <w:tcW w:w="426" w:type="dxa"/>
            <w:tcBorders>
              <w:left w:val="single" w:sz="1" w:space="0" w:color="000000"/>
              <w:bottom w:val="single" w:sz="1" w:space="0" w:color="000000"/>
            </w:tcBorders>
            <w:shd w:val="clear" w:color="auto" w:fill="auto"/>
          </w:tcPr>
          <w:p w14:paraId="30A2551C" w14:textId="77777777" w:rsidR="00845C59" w:rsidRDefault="00845C59"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14:paraId="30A2551D" w14:textId="77777777" w:rsidR="00845C59" w:rsidRDefault="00845C59" w:rsidP="009211D6">
            <w:pPr>
              <w:pStyle w:val="TableContents"/>
              <w:rPr>
                <w:sz w:val="20"/>
                <w:szCs w:val="20"/>
              </w:rPr>
            </w:pPr>
            <w:r>
              <w:rPr>
                <w:sz w:val="20"/>
                <w:szCs w:val="20"/>
              </w:rPr>
              <w:t>codart</w:t>
            </w:r>
          </w:p>
        </w:tc>
        <w:tc>
          <w:tcPr>
            <w:tcW w:w="2835" w:type="dxa"/>
            <w:gridSpan w:val="2"/>
            <w:tcBorders>
              <w:left w:val="single" w:sz="1" w:space="0" w:color="000000"/>
              <w:bottom w:val="single" w:sz="1" w:space="0" w:color="000000"/>
            </w:tcBorders>
            <w:shd w:val="clear" w:color="auto" w:fill="auto"/>
          </w:tcPr>
          <w:p w14:paraId="30A2551E" w14:textId="77777777" w:rsidR="00845C59" w:rsidRDefault="00845C59" w:rsidP="009211D6">
            <w:pPr>
              <w:pStyle w:val="TableContents"/>
              <w:rPr>
                <w:sz w:val="20"/>
                <w:szCs w:val="20"/>
              </w:rPr>
            </w:pPr>
            <w:r>
              <w:rPr>
                <w:sz w:val="20"/>
                <w:szCs w:val="20"/>
              </w:rPr>
              <w:t>Código del articulo</w:t>
            </w:r>
          </w:p>
        </w:tc>
        <w:tc>
          <w:tcPr>
            <w:tcW w:w="992" w:type="dxa"/>
            <w:tcBorders>
              <w:left w:val="single" w:sz="1" w:space="0" w:color="000000"/>
              <w:bottom w:val="single" w:sz="1" w:space="0" w:color="000000"/>
            </w:tcBorders>
            <w:shd w:val="clear" w:color="auto" w:fill="auto"/>
          </w:tcPr>
          <w:p w14:paraId="30A2551F"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520" w14:textId="77777777" w:rsidR="00845C59" w:rsidRDefault="00845C59" w:rsidP="009211D6">
            <w:pPr>
              <w:pStyle w:val="TableContents"/>
              <w:jc w:val="center"/>
              <w:rPr>
                <w:rFonts w:eastAsia="Liberation Serif" w:cs="Liberation Serif"/>
                <w:sz w:val="20"/>
                <w:szCs w:val="20"/>
              </w:rPr>
            </w:pPr>
            <w:r>
              <w:rPr>
                <w:sz w:val="20"/>
                <w:szCs w:val="20"/>
              </w:rPr>
              <w:t>20</w:t>
            </w:r>
          </w:p>
        </w:tc>
        <w:tc>
          <w:tcPr>
            <w:tcW w:w="709" w:type="dxa"/>
            <w:tcBorders>
              <w:left w:val="single" w:sz="1" w:space="0" w:color="000000"/>
              <w:bottom w:val="single" w:sz="1" w:space="0" w:color="000000"/>
            </w:tcBorders>
            <w:shd w:val="clear" w:color="auto" w:fill="auto"/>
          </w:tcPr>
          <w:p w14:paraId="30A25521" w14:textId="77777777" w:rsidR="00845C59" w:rsidRDefault="00845C59" w:rsidP="00845C59">
            <w:pPr>
              <w:jc w:val="center"/>
            </w:pPr>
            <w:r w:rsidRPr="00606316">
              <w:rPr>
                <w:noProof/>
                <w:sz w:val="20"/>
                <w:szCs w:val="20"/>
                <w:lang w:eastAsia="es-ES"/>
              </w:rPr>
              <w:drawing>
                <wp:inline distT="0" distB="0" distL="0" distR="0" wp14:anchorId="30A25B97" wp14:editId="30A25B98">
                  <wp:extent cx="123825" cy="180975"/>
                  <wp:effectExtent l="19050" t="0" r="9525" b="0"/>
                  <wp:docPr id="4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522" w14:textId="77777777" w:rsidR="00845C59" w:rsidRDefault="00845C59" w:rsidP="009211D6">
            <w:pPr>
              <w:pStyle w:val="TableContents"/>
              <w:snapToGrid w:val="0"/>
              <w:rPr>
                <w:sz w:val="20"/>
                <w:szCs w:val="20"/>
              </w:rPr>
            </w:pPr>
          </w:p>
        </w:tc>
      </w:tr>
      <w:tr w:rsidR="009211D6" w14:paraId="30A2552B" w14:textId="77777777" w:rsidTr="009211D6">
        <w:tc>
          <w:tcPr>
            <w:tcW w:w="426" w:type="dxa"/>
            <w:tcBorders>
              <w:left w:val="single" w:sz="1" w:space="0" w:color="000000"/>
              <w:bottom w:val="single" w:sz="1" w:space="0" w:color="000000"/>
            </w:tcBorders>
            <w:shd w:val="clear" w:color="auto" w:fill="auto"/>
          </w:tcPr>
          <w:p w14:paraId="30A25524" w14:textId="77777777"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14:paraId="30A25525" w14:textId="77777777" w:rsidR="009211D6" w:rsidRDefault="009211D6" w:rsidP="009211D6">
            <w:pPr>
              <w:pStyle w:val="TableContents"/>
              <w:rPr>
                <w:sz w:val="20"/>
                <w:szCs w:val="20"/>
              </w:rPr>
            </w:pPr>
            <w:r>
              <w:rPr>
                <w:sz w:val="20"/>
                <w:szCs w:val="20"/>
              </w:rPr>
              <w:t>precio_art</w:t>
            </w:r>
          </w:p>
        </w:tc>
        <w:tc>
          <w:tcPr>
            <w:tcW w:w="2835" w:type="dxa"/>
            <w:gridSpan w:val="2"/>
            <w:tcBorders>
              <w:left w:val="single" w:sz="1" w:space="0" w:color="000000"/>
              <w:bottom w:val="single" w:sz="1" w:space="0" w:color="000000"/>
            </w:tcBorders>
            <w:shd w:val="clear" w:color="auto" w:fill="auto"/>
          </w:tcPr>
          <w:p w14:paraId="30A25526" w14:textId="77777777" w:rsidR="009211D6" w:rsidRDefault="009211D6" w:rsidP="009211D6">
            <w:pPr>
              <w:pStyle w:val="TableContents"/>
              <w:rPr>
                <w:sz w:val="20"/>
                <w:szCs w:val="20"/>
              </w:rPr>
            </w:pPr>
            <w:r>
              <w:rPr>
                <w:sz w:val="20"/>
                <w:szCs w:val="20"/>
              </w:rPr>
              <w:t>Precio de costo del articulo</w:t>
            </w:r>
          </w:p>
        </w:tc>
        <w:tc>
          <w:tcPr>
            <w:tcW w:w="992" w:type="dxa"/>
            <w:tcBorders>
              <w:left w:val="single" w:sz="1" w:space="0" w:color="000000"/>
              <w:bottom w:val="single" w:sz="1" w:space="0" w:color="000000"/>
            </w:tcBorders>
            <w:shd w:val="clear" w:color="auto" w:fill="auto"/>
          </w:tcPr>
          <w:p w14:paraId="30A25527"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528"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2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2A" w14:textId="77777777" w:rsidR="009211D6" w:rsidRDefault="009211D6" w:rsidP="009211D6">
            <w:pPr>
              <w:pStyle w:val="TableContents"/>
              <w:snapToGrid w:val="0"/>
              <w:rPr>
                <w:sz w:val="20"/>
                <w:szCs w:val="20"/>
              </w:rPr>
            </w:pPr>
          </w:p>
        </w:tc>
      </w:tr>
      <w:tr w:rsidR="009211D6" w14:paraId="30A25533" w14:textId="77777777" w:rsidTr="009211D6">
        <w:tc>
          <w:tcPr>
            <w:tcW w:w="426" w:type="dxa"/>
            <w:tcBorders>
              <w:left w:val="single" w:sz="1" w:space="0" w:color="000000"/>
              <w:bottom w:val="single" w:sz="1" w:space="0" w:color="000000"/>
            </w:tcBorders>
            <w:shd w:val="clear" w:color="auto" w:fill="auto"/>
          </w:tcPr>
          <w:p w14:paraId="30A2552C" w14:textId="77777777"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14:paraId="30A2552D" w14:textId="77777777"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14:paraId="30A2552E" w14:textId="77777777" w:rsidR="009211D6" w:rsidRDefault="009211D6" w:rsidP="009211D6">
            <w:pPr>
              <w:pStyle w:val="TableContents"/>
              <w:rPr>
                <w:sz w:val="20"/>
                <w:szCs w:val="20"/>
              </w:rPr>
            </w:pPr>
            <w:r>
              <w:rPr>
                <w:sz w:val="20"/>
                <w:szCs w:val="20"/>
              </w:rPr>
              <w:t>Cantidad de recursos asignados en enero</w:t>
            </w:r>
          </w:p>
        </w:tc>
        <w:tc>
          <w:tcPr>
            <w:tcW w:w="992" w:type="dxa"/>
            <w:tcBorders>
              <w:left w:val="single" w:sz="1" w:space="0" w:color="000000"/>
              <w:bottom w:val="single" w:sz="1" w:space="0" w:color="000000"/>
            </w:tcBorders>
            <w:shd w:val="clear" w:color="auto" w:fill="auto"/>
          </w:tcPr>
          <w:p w14:paraId="30A2552F"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530"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3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32" w14:textId="77777777" w:rsidR="009211D6" w:rsidRDefault="009211D6" w:rsidP="009211D6">
            <w:pPr>
              <w:pStyle w:val="TableContents"/>
              <w:snapToGrid w:val="0"/>
              <w:jc w:val="center"/>
            </w:pPr>
            <w:r>
              <w:rPr>
                <w:sz w:val="20"/>
                <w:szCs w:val="20"/>
              </w:rPr>
              <w:t>0.00</w:t>
            </w:r>
          </w:p>
        </w:tc>
      </w:tr>
      <w:tr w:rsidR="009211D6" w14:paraId="30A2553B" w14:textId="77777777" w:rsidTr="009211D6">
        <w:tc>
          <w:tcPr>
            <w:tcW w:w="426" w:type="dxa"/>
            <w:tcBorders>
              <w:left w:val="single" w:sz="1" w:space="0" w:color="000000"/>
              <w:bottom w:val="single" w:sz="1" w:space="0" w:color="000000"/>
            </w:tcBorders>
            <w:shd w:val="clear" w:color="auto" w:fill="auto"/>
          </w:tcPr>
          <w:p w14:paraId="30A25534" w14:textId="77777777"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14:paraId="30A25535" w14:textId="77777777"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14:paraId="30A25536" w14:textId="77777777" w:rsidR="009211D6" w:rsidRDefault="009211D6" w:rsidP="009211D6">
            <w:pPr>
              <w:pStyle w:val="TableContents"/>
              <w:rPr>
                <w:sz w:val="20"/>
                <w:szCs w:val="20"/>
              </w:rPr>
            </w:pPr>
            <w:r>
              <w:rPr>
                <w:sz w:val="20"/>
                <w:szCs w:val="20"/>
              </w:rPr>
              <w:t>Monto bs del recurso asignado en enero</w:t>
            </w:r>
          </w:p>
        </w:tc>
        <w:tc>
          <w:tcPr>
            <w:tcW w:w="992" w:type="dxa"/>
            <w:tcBorders>
              <w:left w:val="single" w:sz="1" w:space="0" w:color="000000"/>
              <w:bottom w:val="single" w:sz="1" w:space="0" w:color="000000"/>
            </w:tcBorders>
            <w:shd w:val="clear" w:color="auto" w:fill="auto"/>
          </w:tcPr>
          <w:p w14:paraId="30A25537"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538"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3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3A" w14:textId="77777777" w:rsidR="009211D6" w:rsidRDefault="009211D6" w:rsidP="009211D6">
            <w:pPr>
              <w:pStyle w:val="TableContents"/>
              <w:snapToGrid w:val="0"/>
              <w:jc w:val="center"/>
            </w:pPr>
            <w:r>
              <w:rPr>
                <w:sz w:val="20"/>
                <w:szCs w:val="20"/>
              </w:rPr>
              <w:t>0.00</w:t>
            </w:r>
          </w:p>
        </w:tc>
      </w:tr>
      <w:tr w:rsidR="009211D6" w14:paraId="30A25543" w14:textId="77777777" w:rsidTr="009211D6">
        <w:tc>
          <w:tcPr>
            <w:tcW w:w="426" w:type="dxa"/>
            <w:tcBorders>
              <w:left w:val="single" w:sz="1" w:space="0" w:color="000000"/>
              <w:bottom w:val="single" w:sz="1" w:space="0" w:color="000000"/>
            </w:tcBorders>
            <w:shd w:val="clear" w:color="auto" w:fill="auto"/>
          </w:tcPr>
          <w:p w14:paraId="30A2553C" w14:textId="77777777"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14:paraId="30A2553D" w14:textId="77777777"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14:paraId="30A2553E" w14:textId="77777777" w:rsidR="009211D6" w:rsidRDefault="009211D6" w:rsidP="009211D6">
            <w:pPr>
              <w:pStyle w:val="TableContents"/>
              <w:rPr>
                <w:sz w:val="20"/>
                <w:szCs w:val="20"/>
              </w:rPr>
            </w:pPr>
            <w:r>
              <w:rPr>
                <w:sz w:val="20"/>
                <w:szCs w:val="20"/>
              </w:rPr>
              <w:t>Cantidad de recursos asignados en febrero</w:t>
            </w:r>
          </w:p>
        </w:tc>
        <w:tc>
          <w:tcPr>
            <w:tcW w:w="992" w:type="dxa"/>
            <w:tcBorders>
              <w:left w:val="single" w:sz="1" w:space="0" w:color="000000"/>
              <w:bottom w:val="single" w:sz="1" w:space="0" w:color="000000"/>
            </w:tcBorders>
            <w:shd w:val="clear" w:color="auto" w:fill="auto"/>
          </w:tcPr>
          <w:p w14:paraId="30A2553F"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540"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4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42" w14:textId="77777777" w:rsidR="009211D6" w:rsidRDefault="009211D6" w:rsidP="009211D6">
            <w:pPr>
              <w:pStyle w:val="TableContents"/>
              <w:snapToGrid w:val="0"/>
              <w:jc w:val="center"/>
            </w:pPr>
            <w:r>
              <w:rPr>
                <w:sz w:val="20"/>
                <w:szCs w:val="20"/>
              </w:rPr>
              <w:t>0.00</w:t>
            </w:r>
          </w:p>
        </w:tc>
      </w:tr>
      <w:tr w:rsidR="009211D6" w14:paraId="30A2554B" w14:textId="77777777" w:rsidTr="009211D6">
        <w:tc>
          <w:tcPr>
            <w:tcW w:w="426" w:type="dxa"/>
            <w:tcBorders>
              <w:left w:val="single" w:sz="1" w:space="0" w:color="000000"/>
              <w:bottom w:val="single" w:sz="1" w:space="0" w:color="000000"/>
            </w:tcBorders>
            <w:shd w:val="clear" w:color="auto" w:fill="auto"/>
          </w:tcPr>
          <w:p w14:paraId="30A25544" w14:textId="77777777"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14:paraId="30A25545" w14:textId="77777777"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14:paraId="30A25546" w14:textId="77777777" w:rsidR="009211D6" w:rsidRDefault="009211D6" w:rsidP="009211D6">
            <w:pPr>
              <w:pStyle w:val="TableContents"/>
              <w:rPr>
                <w:sz w:val="20"/>
                <w:szCs w:val="20"/>
              </w:rPr>
            </w:pPr>
            <w:r>
              <w:rPr>
                <w:sz w:val="20"/>
                <w:szCs w:val="20"/>
              </w:rPr>
              <w:t>Monto bs del recurso asignado en febrero</w:t>
            </w:r>
          </w:p>
        </w:tc>
        <w:tc>
          <w:tcPr>
            <w:tcW w:w="992" w:type="dxa"/>
            <w:tcBorders>
              <w:left w:val="single" w:sz="1" w:space="0" w:color="000000"/>
              <w:bottom w:val="single" w:sz="1" w:space="0" w:color="000000"/>
            </w:tcBorders>
            <w:shd w:val="clear" w:color="auto" w:fill="auto"/>
          </w:tcPr>
          <w:p w14:paraId="30A25547"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548"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4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4A" w14:textId="77777777" w:rsidR="009211D6" w:rsidRDefault="009211D6" w:rsidP="009211D6">
            <w:pPr>
              <w:pStyle w:val="TableContents"/>
              <w:snapToGrid w:val="0"/>
              <w:jc w:val="center"/>
            </w:pPr>
            <w:r>
              <w:rPr>
                <w:sz w:val="20"/>
                <w:szCs w:val="20"/>
              </w:rPr>
              <w:t>0.00</w:t>
            </w:r>
          </w:p>
        </w:tc>
      </w:tr>
      <w:tr w:rsidR="009211D6" w14:paraId="30A25553" w14:textId="77777777" w:rsidTr="009211D6">
        <w:tc>
          <w:tcPr>
            <w:tcW w:w="426" w:type="dxa"/>
            <w:tcBorders>
              <w:left w:val="single" w:sz="1" w:space="0" w:color="000000"/>
              <w:bottom w:val="single" w:sz="1" w:space="0" w:color="000000"/>
            </w:tcBorders>
            <w:shd w:val="clear" w:color="auto" w:fill="auto"/>
          </w:tcPr>
          <w:p w14:paraId="30A2554C" w14:textId="77777777"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14:paraId="30A2554D" w14:textId="77777777"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14:paraId="30A2554E" w14:textId="77777777" w:rsidR="009211D6" w:rsidRDefault="009211D6" w:rsidP="009211D6">
            <w:pPr>
              <w:pStyle w:val="TableContents"/>
              <w:rPr>
                <w:sz w:val="20"/>
                <w:szCs w:val="20"/>
              </w:rPr>
            </w:pPr>
            <w:r>
              <w:rPr>
                <w:sz w:val="20"/>
                <w:szCs w:val="20"/>
              </w:rPr>
              <w:t>Cantidad de recursos asignados en marzo</w:t>
            </w:r>
          </w:p>
        </w:tc>
        <w:tc>
          <w:tcPr>
            <w:tcW w:w="992" w:type="dxa"/>
            <w:tcBorders>
              <w:left w:val="single" w:sz="1" w:space="0" w:color="000000"/>
              <w:bottom w:val="single" w:sz="1" w:space="0" w:color="000000"/>
            </w:tcBorders>
            <w:shd w:val="clear" w:color="auto" w:fill="auto"/>
          </w:tcPr>
          <w:p w14:paraId="30A2554F"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550"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5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52" w14:textId="77777777" w:rsidR="009211D6" w:rsidRDefault="009211D6" w:rsidP="009211D6">
            <w:pPr>
              <w:pStyle w:val="TableContents"/>
              <w:snapToGrid w:val="0"/>
              <w:jc w:val="center"/>
              <w:rPr>
                <w:sz w:val="20"/>
                <w:szCs w:val="20"/>
              </w:rPr>
            </w:pPr>
          </w:p>
        </w:tc>
      </w:tr>
      <w:tr w:rsidR="009211D6" w14:paraId="30A2555B" w14:textId="77777777" w:rsidTr="009211D6">
        <w:tc>
          <w:tcPr>
            <w:tcW w:w="426" w:type="dxa"/>
            <w:tcBorders>
              <w:left w:val="single" w:sz="1" w:space="0" w:color="000000"/>
              <w:bottom w:val="single" w:sz="1" w:space="0" w:color="000000"/>
            </w:tcBorders>
            <w:shd w:val="clear" w:color="auto" w:fill="auto"/>
          </w:tcPr>
          <w:p w14:paraId="30A25554" w14:textId="77777777"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14:paraId="30A25555" w14:textId="77777777"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14:paraId="30A25556" w14:textId="77777777" w:rsidR="009211D6" w:rsidRDefault="009211D6" w:rsidP="009211D6">
            <w:pPr>
              <w:pStyle w:val="TableContents"/>
              <w:rPr>
                <w:sz w:val="20"/>
                <w:szCs w:val="20"/>
              </w:rPr>
            </w:pPr>
            <w:r>
              <w:rPr>
                <w:sz w:val="20"/>
                <w:szCs w:val="20"/>
              </w:rPr>
              <w:t>Monto bs del recurso asignado en marzo</w:t>
            </w:r>
          </w:p>
        </w:tc>
        <w:tc>
          <w:tcPr>
            <w:tcW w:w="992" w:type="dxa"/>
            <w:tcBorders>
              <w:left w:val="single" w:sz="1" w:space="0" w:color="000000"/>
              <w:bottom w:val="single" w:sz="1" w:space="0" w:color="000000"/>
            </w:tcBorders>
            <w:shd w:val="clear" w:color="auto" w:fill="auto"/>
          </w:tcPr>
          <w:p w14:paraId="30A25557"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558"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5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5A" w14:textId="77777777" w:rsidR="009211D6" w:rsidRDefault="009211D6" w:rsidP="009211D6">
            <w:pPr>
              <w:pStyle w:val="TableContents"/>
              <w:snapToGrid w:val="0"/>
              <w:jc w:val="center"/>
            </w:pPr>
            <w:r>
              <w:rPr>
                <w:sz w:val="20"/>
                <w:szCs w:val="20"/>
              </w:rPr>
              <w:t>0.00</w:t>
            </w:r>
          </w:p>
        </w:tc>
      </w:tr>
      <w:tr w:rsidR="009211D6" w14:paraId="30A25563" w14:textId="77777777" w:rsidTr="009211D6">
        <w:tc>
          <w:tcPr>
            <w:tcW w:w="426" w:type="dxa"/>
            <w:tcBorders>
              <w:left w:val="single" w:sz="1" w:space="0" w:color="000000"/>
              <w:bottom w:val="single" w:sz="1" w:space="0" w:color="000000"/>
            </w:tcBorders>
            <w:shd w:val="clear" w:color="auto" w:fill="auto"/>
          </w:tcPr>
          <w:p w14:paraId="30A2555C" w14:textId="77777777"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14:paraId="30A2555D" w14:textId="77777777"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14:paraId="30A2555E" w14:textId="77777777" w:rsidR="009211D6" w:rsidRDefault="009211D6" w:rsidP="009211D6">
            <w:pPr>
              <w:pStyle w:val="TableContents"/>
              <w:rPr>
                <w:sz w:val="20"/>
                <w:szCs w:val="20"/>
              </w:rPr>
            </w:pPr>
            <w:r>
              <w:rPr>
                <w:sz w:val="20"/>
                <w:szCs w:val="20"/>
              </w:rPr>
              <w:t>Cantidad de recursos asignados en abril</w:t>
            </w:r>
          </w:p>
        </w:tc>
        <w:tc>
          <w:tcPr>
            <w:tcW w:w="992" w:type="dxa"/>
            <w:tcBorders>
              <w:left w:val="single" w:sz="1" w:space="0" w:color="000000"/>
              <w:bottom w:val="single" w:sz="1" w:space="0" w:color="000000"/>
            </w:tcBorders>
            <w:shd w:val="clear" w:color="auto" w:fill="auto"/>
          </w:tcPr>
          <w:p w14:paraId="30A2555F"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560"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6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62" w14:textId="77777777" w:rsidR="009211D6" w:rsidRDefault="009211D6" w:rsidP="009211D6">
            <w:pPr>
              <w:pStyle w:val="TableContents"/>
              <w:snapToGrid w:val="0"/>
              <w:jc w:val="center"/>
            </w:pPr>
            <w:r>
              <w:rPr>
                <w:sz w:val="20"/>
                <w:szCs w:val="20"/>
              </w:rPr>
              <w:t>0.00</w:t>
            </w:r>
          </w:p>
        </w:tc>
      </w:tr>
      <w:tr w:rsidR="009211D6" w14:paraId="30A2556B" w14:textId="77777777" w:rsidTr="009211D6">
        <w:tc>
          <w:tcPr>
            <w:tcW w:w="426" w:type="dxa"/>
            <w:tcBorders>
              <w:left w:val="single" w:sz="1" w:space="0" w:color="000000"/>
              <w:bottom w:val="single" w:sz="1" w:space="0" w:color="000000"/>
            </w:tcBorders>
            <w:shd w:val="clear" w:color="auto" w:fill="auto"/>
          </w:tcPr>
          <w:p w14:paraId="30A25564" w14:textId="77777777"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14:paraId="30A25565" w14:textId="77777777"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14:paraId="30A25566" w14:textId="77777777" w:rsidR="009211D6" w:rsidRDefault="009211D6" w:rsidP="009211D6">
            <w:pPr>
              <w:pStyle w:val="TableContents"/>
              <w:rPr>
                <w:sz w:val="20"/>
                <w:szCs w:val="20"/>
              </w:rPr>
            </w:pPr>
            <w:r>
              <w:rPr>
                <w:sz w:val="20"/>
                <w:szCs w:val="20"/>
              </w:rPr>
              <w:t>Monto bs del recurso asignado en abril</w:t>
            </w:r>
          </w:p>
        </w:tc>
        <w:tc>
          <w:tcPr>
            <w:tcW w:w="992" w:type="dxa"/>
            <w:tcBorders>
              <w:left w:val="single" w:sz="1" w:space="0" w:color="000000"/>
              <w:bottom w:val="single" w:sz="1" w:space="0" w:color="000000"/>
            </w:tcBorders>
            <w:shd w:val="clear" w:color="auto" w:fill="auto"/>
          </w:tcPr>
          <w:p w14:paraId="30A25567"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568"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6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6A" w14:textId="77777777" w:rsidR="009211D6" w:rsidRDefault="009211D6" w:rsidP="009211D6">
            <w:pPr>
              <w:pStyle w:val="TableContents"/>
              <w:snapToGrid w:val="0"/>
              <w:jc w:val="center"/>
            </w:pPr>
            <w:r>
              <w:rPr>
                <w:sz w:val="20"/>
                <w:szCs w:val="20"/>
              </w:rPr>
              <w:t>0.00</w:t>
            </w:r>
          </w:p>
        </w:tc>
      </w:tr>
      <w:tr w:rsidR="009211D6" w14:paraId="30A25573" w14:textId="77777777" w:rsidTr="009211D6">
        <w:tc>
          <w:tcPr>
            <w:tcW w:w="426" w:type="dxa"/>
            <w:tcBorders>
              <w:left w:val="single" w:sz="1" w:space="0" w:color="000000"/>
              <w:bottom w:val="single" w:sz="1" w:space="0" w:color="000000"/>
            </w:tcBorders>
            <w:shd w:val="clear" w:color="auto" w:fill="auto"/>
          </w:tcPr>
          <w:p w14:paraId="30A2556C" w14:textId="77777777"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14:paraId="30A2556D" w14:textId="77777777"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14:paraId="30A2556E" w14:textId="77777777" w:rsidR="009211D6" w:rsidRDefault="009211D6" w:rsidP="009211D6">
            <w:pPr>
              <w:pStyle w:val="TableContents"/>
              <w:rPr>
                <w:sz w:val="20"/>
                <w:szCs w:val="20"/>
              </w:rPr>
            </w:pPr>
            <w:r>
              <w:rPr>
                <w:sz w:val="20"/>
                <w:szCs w:val="20"/>
              </w:rPr>
              <w:t>Cantidad de recursos asignados en mayo</w:t>
            </w:r>
          </w:p>
        </w:tc>
        <w:tc>
          <w:tcPr>
            <w:tcW w:w="992" w:type="dxa"/>
            <w:tcBorders>
              <w:left w:val="single" w:sz="1" w:space="0" w:color="000000"/>
              <w:bottom w:val="single" w:sz="1" w:space="0" w:color="000000"/>
            </w:tcBorders>
            <w:shd w:val="clear" w:color="auto" w:fill="auto"/>
          </w:tcPr>
          <w:p w14:paraId="30A2556F"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570"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7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72" w14:textId="77777777" w:rsidR="009211D6" w:rsidRDefault="009211D6" w:rsidP="009211D6">
            <w:pPr>
              <w:pStyle w:val="TableContents"/>
              <w:snapToGrid w:val="0"/>
              <w:jc w:val="center"/>
            </w:pPr>
            <w:r>
              <w:rPr>
                <w:sz w:val="20"/>
                <w:szCs w:val="20"/>
              </w:rPr>
              <w:t>0.00</w:t>
            </w:r>
          </w:p>
        </w:tc>
      </w:tr>
      <w:tr w:rsidR="009211D6" w14:paraId="30A2557B" w14:textId="77777777" w:rsidTr="009211D6">
        <w:tc>
          <w:tcPr>
            <w:tcW w:w="426" w:type="dxa"/>
            <w:tcBorders>
              <w:left w:val="single" w:sz="1" w:space="0" w:color="000000"/>
              <w:bottom w:val="single" w:sz="1" w:space="0" w:color="000000"/>
            </w:tcBorders>
            <w:shd w:val="clear" w:color="auto" w:fill="auto"/>
          </w:tcPr>
          <w:p w14:paraId="30A25574" w14:textId="77777777"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14:paraId="30A25575" w14:textId="77777777"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14:paraId="30A25576" w14:textId="77777777" w:rsidR="009211D6" w:rsidRDefault="009211D6" w:rsidP="009211D6">
            <w:pPr>
              <w:pStyle w:val="TableContents"/>
              <w:rPr>
                <w:sz w:val="20"/>
                <w:szCs w:val="20"/>
              </w:rPr>
            </w:pPr>
            <w:r>
              <w:rPr>
                <w:sz w:val="20"/>
                <w:szCs w:val="20"/>
              </w:rPr>
              <w:t>Monto bs del recurso asignado en mayo</w:t>
            </w:r>
          </w:p>
        </w:tc>
        <w:tc>
          <w:tcPr>
            <w:tcW w:w="992" w:type="dxa"/>
            <w:tcBorders>
              <w:left w:val="single" w:sz="1" w:space="0" w:color="000000"/>
              <w:bottom w:val="single" w:sz="1" w:space="0" w:color="000000"/>
            </w:tcBorders>
            <w:shd w:val="clear" w:color="auto" w:fill="auto"/>
          </w:tcPr>
          <w:p w14:paraId="30A25577"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578"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7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7A" w14:textId="77777777" w:rsidR="009211D6" w:rsidRDefault="009211D6" w:rsidP="009211D6">
            <w:pPr>
              <w:pStyle w:val="TableContents"/>
              <w:snapToGrid w:val="0"/>
              <w:jc w:val="center"/>
            </w:pPr>
            <w:r>
              <w:rPr>
                <w:sz w:val="20"/>
                <w:szCs w:val="20"/>
              </w:rPr>
              <w:t>0.00</w:t>
            </w:r>
          </w:p>
        </w:tc>
      </w:tr>
      <w:tr w:rsidR="009211D6" w14:paraId="30A25583" w14:textId="77777777" w:rsidTr="009211D6">
        <w:tc>
          <w:tcPr>
            <w:tcW w:w="426" w:type="dxa"/>
            <w:tcBorders>
              <w:left w:val="single" w:sz="1" w:space="0" w:color="000000"/>
              <w:bottom w:val="single" w:sz="1" w:space="0" w:color="000000"/>
            </w:tcBorders>
            <w:shd w:val="clear" w:color="auto" w:fill="auto"/>
          </w:tcPr>
          <w:p w14:paraId="30A2557C" w14:textId="77777777"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14:paraId="30A2557D" w14:textId="77777777"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14:paraId="30A2557E" w14:textId="77777777" w:rsidR="009211D6" w:rsidRDefault="009211D6" w:rsidP="009211D6">
            <w:pPr>
              <w:pStyle w:val="TableContents"/>
              <w:rPr>
                <w:sz w:val="20"/>
                <w:szCs w:val="20"/>
              </w:rPr>
            </w:pPr>
            <w:r>
              <w:rPr>
                <w:sz w:val="20"/>
                <w:szCs w:val="20"/>
              </w:rPr>
              <w:t>Cantidad de recursos asignados en junio</w:t>
            </w:r>
          </w:p>
        </w:tc>
        <w:tc>
          <w:tcPr>
            <w:tcW w:w="992" w:type="dxa"/>
            <w:tcBorders>
              <w:left w:val="single" w:sz="1" w:space="0" w:color="000000"/>
              <w:bottom w:val="single" w:sz="1" w:space="0" w:color="000000"/>
            </w:tcBorders>
            <w:shd w:val="clear" w:color="auto" w:fill="auto"/>
          </w:tcPr>
          <w:p w14:paraId="30A2557F"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580"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8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82" w14:textId="77777777" w:rsidR="009211D6" w:rsidRDefault="009211D6" w:rsidP="009211D6">
            <w:pPr>
              <w:pStyle w:val="TableContents"/>
              <w:snapToGrid w:val="0"/>
              <w:jc w:val="center"/>
            </w:pPr>
            <w:r>
              <w:rPr>
                <w:sz w:val="20"/>
                <w:szCs w:val="20"/>
              </w:rPr>
              <w:t>0.00</w:t>
            </w:r>
          </w:p>
        </w:tc>
      </w:tr>
      <w:tr w:rsidR="009211D6" w14:paraId="30A2558B" w14:textId="77777777" w:rsidTr="009211D6">
        <w:tc>
          <w:tcPr>
            <w:tcW w:w="426" w:type="dxa"/>
            <w:tcBorders>
              <w:left w:val="single" w:sz="1" w:space="0" w:color="000000"/>
              <w:bottom w:val="single" w:sz="1" w:space="0" w:color="000000"/>
            </w:tcBorders>
            <w:shd w:val="clear" w:color="auto" w:fill="auto"/>
          </w:tcPr>
          <w:p w14:paraId="30A25584" w14:textId="77777777"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14:paraId="30A25585" w14:textId="77777777"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14:paraId="30A25586" w14:textId="77777777" w:rsidR="009211D6" w:rsidRDefault="009211D6" w:rsidP="009211D6">
            <w:pPr>
              <w:pStyle w:val="TableContents"/>
              <w:rPr>
                <w:sz w:val="20"/>
                <w:szCs w:val="20"/>
              </w:rPr>
            </w:pPr>
            <w:r>
              <w:rPr>
                <w:sz w:val="20"/>
                <w:szCs w:val="20"/>
              </w:rPr>
              <w:t>Monto bs del recurso asignado en junio</w:t>
            </w:r>
          </w:p>
        </w:tc>
        <w:tc>
          <w:tcPr>
            <w:tcW w:w="992" w:type="dxa"/>
            <w:tcBorders>
              <w:left w:val="single" w:sz="1" w:space="0" w:color="000000"/>
              <w:bottom w:val="single" w:sz="1" w:space="0" w:color="000000"/>
            </w:tcBorders>
            <w:shd w:val="clear" w:color="auto" w:fill="auto"/>
          </w:tcPr>
          <w:p w14:paraId="30A25587"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588"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8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8A" w14:textId="77777777" w:rsidR="009211D6" w:rsidRDefault="009211D6" w:rsidP="009211D6">
            <w:pPr>
              <w:pStyle w:val="TableContents"/>
              <w:snapToGrid w:val="0"/>
              <w:jc w:val="center"/>
            </w:pPr>
            <w:r>
              <w:rPr>
                <w:sz w:val="20"/>
                <w:szCs w:val="20"/>
              </w:rPr>
              <w:t>0.00</w:t>
            </w:r>
          </w:p>
        </w:tc>
      </w:tr>
      <w:tr w:rsidR="009211D6" w14:paraId="30A25593" w14:textId="77777777" w:rsidTr="009211D6">
        <w:tc>
          <w:tcPr>
            <w:tcW w:w="426" w:type="dxa"/>
            <w:tcBorders>
              <w:left w:val="single" w:sz="1" w:space="0" w:color="000000"/>
              <w:bottom w:val="single" w:sz="1" w:space="0" w:color="000000"/>
            </w:tcBorders>
            <w:shd w:val="clear" w:color="auto" w:fill="auto"/>
          </w:tcPr>
          <w:p w14:paraId="30A2558C" w14:textId="77777777"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14:paraId="30A2558D" w14:textId="77777777"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14:paraId="30A2558E" w14:textId="77777777" w:rsidR="009211D6" w:rsidRDefault="009211D6" w:rsidP="009211D6">
            <w:pPr>
              <w:pStyle w:val="TableContents"/>
              <w:rPr>
                <w:sz w:val="20"/>
                <w:szCs w:val="20"/>
              </w:rPr>
            </w:pPr>
            <w:r>
              <w:rPr>
                <w:sz w:val="20"/>
                <w:szCs w:val="20"/>
              </w:rPr>
              <w:t>Cantidad de recursos asignados en julio</w:t>
            </w:r>
          </w:p>
        </w:tc>
        <w:tc>
          <w:tcPr>
            <w:tcW w:w="992" w:type="dxa"/>
            <w:tcBorders>
              <w:left w:val="single" w:sz="1" w:space="0" w:color="000000"/>
              <w:bottom w:val="single" w:sz="1" w:space="0" w:color="000000"/>
            </w:tcBorders>
            <w:shd w:val="clear" w:color="auto" w:fill="auto"/>
          </w:tcPr>
          <w:p w14:paraId="30A2558F"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590"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9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92" w14:textId="77777777" w:rsidR="009211D6" w:rsidRDefault="009211D6" w:rsidP="009211D6">
            <w:pPr>
              <w:pStyle w:val="TableContents"/>
              <w:snapToGrid w:val="0"/>
              <w:jc w:val="center"/>
            </w:pPr>
            <w:r>
              <w:rPr>
                <w:sz w:val="20"/>
                <w:szCs w:val="20"/>
              </w:rPr>
              <w:t>0.00</w:t>
            </w:r>
          </w:p>
        </w:tc>
      </w:tr>
      <w:tr w:rsidR="009211D6" w14:paraId="30A2559B" w14:textId="77777777" w:rsidTr="009211D6">
        <w:tc>
          <w:tcPr>
            <w:tcW w:w="426" w:type="dxa"/>
            <w:tcBorders>
              <w:left w:val="single" w:sz="1" w:space="0" w:color="000000"/>
              <w:bottom w:val="single" w:sz="1" w:space="0" w:color="000000"/>
            </w:tcBorders>
            <w:shd w:val="clear" w:color="auto" w:fill="auto"/>
          </w:tcPr>
          <w:p w14:paraId="30A25594" w14:textId="77777777"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14:paraId="30A25595" w14:textId="77777777"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14:paraId="30A25596" w14:textId="77777777" w:rsidR="009211D6" w:rsidRDefault="009211D6" w:rsidP="009211D6">
            <w:pPr>
              <w:pStyle w:val="TableContents"/>
              <w:rPr>
                <w:sz w:val="20"/>
                <w:szCs w:val="20"/>
              </w:rPr>
            </w:pPr>
            <w:r>
              <w:rPr>
                <w:sz w:val="20"/>
                <w:szCs w:val="20"/>
              </w:rPr>
              <w:t>Monto bs del recurso asignado en julio</w:t>
            </w:r>
          </w:p>
        </w:tc>
        <w:tc>
          <w:tcPr>
            <w:tcW w:w="992" w:type="dxa"/>
            <w:tcBorders>
              <w:left w:val="single" w:sz="1" w:space="0" w:color="000000"/>
              <w:bottom w:val="single" w:sz="1" w:space="0" w:color="000000"/>
            </w:tcBorders>
            <w:shd w:val="clear" w:color="auto" w:fill="auto"/>
          </w:tcPr>
          <w:p w14:paraId="30A25597"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598"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9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9A" w14:textId="77777777" w:rsidR="009211D6" w:rsidRDefault="009211D6" w:rsidP="009211D6">
            <w:pPr>
              <w:pStyle w:val="TableContents"/>
              <w:snapToGrid w:val="0"/>
              <w:jc w:val="center"/>
            </w:pPr>
            <w:r>
              <w:rPr>
                <w:sz w:val="20"/>
                <w:szCs w:val="20"/>
              </w:rPr>
              <w:t>0.00</w:t>
            </w:r>
          </w:p>
        </w:tc>
      </w:tr>
      <w:tr w:rsidR="009211D6" w14:paraId="30A255A3" w14:textId="77777777" w:rsidTr="009211D6">
        <w:tc>
          <w:tcPr>
            <w:tcW w:w="426" w:type="dxa"/>
            <w:tcBorders>
              <w:left w:val="single" w:sz="1" w:space="0" w:color="000000"/>
              <w:bottom w:val="single" w:sz="1" w:space="0" w:color="000000"/>
            </w:tcBorders>
            <w:shd w:val="clear" w:color="auto" w:fill="auto"/>
          </w:tcPr>
          <w:p w14:paraId="30A2559C" w14:textId="77777777"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14:paraId="30A2559D" w14:textId="77777777"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14:paraId="30A2559E" w14:textId="77777777" w:rsidR="009211D6" w:rsidRDefault="009211D6" w:rsidP="009211D6">
            <w:pPr>
              <w:pStyle w:val="TableContents"/>
              <w:rPr>
                <w:sz w:val="20"/>
                <w:szCs w:val="20"/>
              </w:rPr>
            </w:pPr>
            <w:r>
              <w:rPr>
                <w:sz w:val="20"/>
                <w:szCs w:val="20"/>
              </w:rPr>
              <w:t>Cantidad de recursos asignados en agosto</w:t>
            </w:r>
          </w:p>
        </w:tc>
        <w:tc>
          <w:tcPr>
            <w:tcW w:w="992" w:type="dxa"/>
            <w:tcBorders>
              <w:left w:val="single" w:sz="1" w:space="0" w:color="000000"/>
              <w:bottom w:val="single" w:sz="1" w:space="0" w:color="000000"/>
            </w:tcBorders>
            <w:shd w:val="clear" w:color="auto" w:fill="auto"/>
          </w:tcPr>
          <w:p w14:paraId="30A2559F"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5A0"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A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A2" w14:textId="77777777" w:rsidR="009211D6" w:rsidRDefault="009211D6" w:rsidP="009211D6">
            <w:pPr>
              <w:pStyle w:val="TableContents"/>
              <w:snapToGrid w:val="0"/>
              <w:jc w:val="center"/>
            </w:pPr>
            <w:r>
              <w:rPr>
                <w:sz w:val="20"/>
                <w:szCs w:val="20"/>
              </w:rPr>
              <w:t>0.00</w:t>
            </w:r>
          </w:p>
        </w:tc>
      </w:tr>
      <w:tr w:rsidR="009211D6" w14:paraId="30A255AB" w14:textId="77777777" w:rsidTr="009211D6">
        <w:tc>
          <w:tcPr>
            <w:tcW w:w="426" w:type="dxa"/>
            <w:tcBorders>
              <w:left w:val="single" w:sz="1" w:space="0" w:color="000000"/>
              <w:bottom w:val="single" w:sz="1" w:space="0" w:color="000000"/>
            </w:tcBorders>
            <w:shd w:val="clear" w:color="auto" w:fill="auto"/>
          </w:tcPr>
          <w:p w14:paraId="30A255A4" w14:textId="77777777"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14:paraId="30A255A5" w14:textId="77777777"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14:paraId="30A255A6" w14:textId="77777777" w:rsidR="009211D6" w:rsidRDefault="009211D6" w:rsidP="009211D6">
            <w:pPr>
              <w:pStyle w:val="TableContents"/>
              <w:rPr>
                <w:sz w:val="20"/>
                <w:szCs w:val="20"/>
              </w:rPr>
            </w:pPr>
            <w:r>
              <w:rPr>
                <w:sz w:val="20"/>
                <w:szCs w:val="20"/>
              </w:rPr>
              <w:t>Monto bs del recurso asignado en agosto</w:t>
            </w:r>
          </w:p>
        </w:tc>
        <w:tc>
          <w:tcPr>
            <w:tcW w:w="992" w:type="dxa"/>
            <w:tcBorders>
              <w:left w:val="single" w:sz="1" w:space="0" w:color="000000"/>
              <w:bottom w:val="single" w:sz="1" w:space="0" w:color="000000"/>
            </w:tcBorders>
            <w:shd w:val="clear" w:color="auto" w:fill="auto"/>
          </w:tcPr>
          <w:p w14:paraId="30A255A7"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5A8"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A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AA" w14:textId="77777777" w:rsidR="009211D6" w:rsidRDefault="009211D6" w:rsidP="009211D6">
            <w:pPr>
              <w:pStyle w:val="TableContents"/>
              <w:snapToGrid w:val="0"/>
              <w:jc w:val="center"/>
            </w:pPr>
            <w:r>
              <w:rPr>
                <w:sz w:val="20"/>
                <w:szCs w:val="20"/>
              </w:rPr>
              <w:t>0.00</w:t>
            </w:r>
          </w:p>
        </w:tc>
      </w:tr>
      <w:tr w:rsidR="009211D6" w14:paraId="30A255B3" w14:textId="77777777" w:rsidTr="009211D6">
        <w:tc>
          <w:tcPr>
            <w:tcW w:w="426" w:type="dxa"/>
            <w:tcBorders>
              <w:left w:val="single" w:sz="1" w:space="0" w:color="000000"/>
              <w:bottom w:val="single" w:sz="1" w:space="0" w:color="000000"/>
            </w:tcBorders>
            <w:shd w:val="clear" w:color="auto" w:fill="auto"/>
          </w:tcPr>
          <w:p w14:paraId="30A255AC" w14:textId="77777777"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14:paraId="30A255AD" w14:textId="77777777"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14:paraId="30A255AE" w14:textId="77777777" w:rsidR="009211D6" w:rsidRDefault="009211D6" w:rsidP="009211D6">
            <w:pPr>
              <w:pStyle w:val="TableContents"/>
              <w:rPr>
                <w:sz w:val="20"/>
                <w:szCs w:val="20"/>
              </w:rPr>
            </w:pPr>
            <w:r>
              <w:rPr>
                <w:sz w:val="20"/>
                <w:szCs w:val="20"/>
              </w:rPr>
              <w:t xml:space="preserve">Cantidad de recursos asignados </w:t>
            </w:r>
            <w:r>
              <w:rPr>
                <w:sz w:val="20"/>
                <w:szCs w:val="20"/>
              </w:rPr>
              <w:lastRenderedPageBreak/>
              <w:t>en septiembre</w:t>
            </w:r>
          </w:p>
        </w:tc>
        <w:tc>
          <w:tcPr>
            <w:tcW w:w="992" w:type="dxa"/>
            <w:tcBorders>
              <w:left w:val="single" w:sz="1" w:space="0" w:color="000000"/>
              <w:bottom w:val="single" w:sz="1" w:space="0" w:color="000000"/>
            </w:tcBorders>
            <w:shd w:val="clear" w:color="auto" w:fill="auto"/>
          </w:tcPr>
          <w:p w14:paraId="30A255AF" w14:textId="77777777" w:rsidR="009211D6" w:rsidRDefault="009211D6" w:rsidP="009211D6">
            <w:pPr>
              <w:pStyle w:val="TableContents"/>
              <w:jc w:val="center"/>
            </w:pPr>
            <w:r>
              <w:rPr>
                <w:sz w:val="20"/>
                <w:szCs w:val="20"/>
              </w:rPr>
              <w:lastRenderedPageBreak/>
              <w:t xml:space="preserve">Doble </w:t>
            </w:r>
            <w:r>
              <w:rPr>
                <w:sz w:val="20"/>
                <w:szCs w:val="20"/>
              </w:rPr>
              <w:lastRenderedPageBreak/>
              <w:t>Precisión</w:t>
            </w:r>
          </w:p>
        </w:tc>
        <w:tc>
          <w:tcPr>
            <w:tcW w:w="709" w:type="dxa"/>
            <w:tcBorders>
              <w:left w:val="single" w:sz="1" w:space="0" w:color="000000"/>
              <w:bottom w:val="single" w:sz="1" w:space="0" w:color="000000"/>
            </w:tcBorders>
            <w:shd w:val="clear" w:color="auto" w:fill="auto"/>
          </w:tcPr>
          <w:p w14:paraId="30A255B0"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B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B2" w14:textId="77777777" w:rsidR="009211D6" w:rsidRDefault="009211D6" w:rsidP="009211D6">
            <w:pPr>
              <w:pStyle w:val="TableContents"/>
              <w:snapToGrid w:val="0"/>
              <w:jc w:val="center"/>
            </w:pPr>
            <w:r>
              <w:rPr>
                <w:sz w:val="20"/>
                <w:szCs w:val="20"/>
              </w:rPr>
              <w:t>0.00</w:t>
            </w:r>
          </w:p>
        </w:tc>
      </w:tr>
      <w:tr w:rsidR="009211D6" w14:paraId="30A255BB" w14:textId="77777777" w:rsidTr="009211D6">
        <w:tc>
          <w:tcPr>
            <w:tcW w:w="426" w:type="dxa"/>
            <w:tcBorders>
              <w:left w:val="single" w:sz="1" w:space="0" w:color="000000"/>
              <w:bottom w:val="single" w:sz="1" w:space="0" w:color="000000"/>
            </w:tcBorders>
            <w:shd w:val="clear" w:color="auto" w:fill="auto"/>
          </w:tcPr>
          <w:p w14:paraId="30A255B4" w14:textId="77777777"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14:paraId="30A255B5" w14:textId="77777777"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14:paraId="30A255B6" w14:textId="77777777" w:rsidR="009211D6" w:rsidRDefault="009211D6" w:rsidP="009211D6">
            <w:pPr>
              <w:pStyle w:val="TableContents"/>
              <w:rPr>
                <w:sz w:val="20"/>
                <w:szCs w:val="20"/>
              </w:rPr>
            </w:pPr>
            <w:r>
              <w:rPr>
                <w:sz w:val="20"/>
                <w:szCs w:val="20"/>
              </w:rPr>
              <w:t>Monto bs del recurso asignado en septiembre</w:t>
            </w:r>
          </w:p>
        </w:tc>
        <w:tc>
          <w:tcPr>
            <w:tcW w:w="992" w:type="dxa"/>
            <w:tcBorders>
              <w:left w:val="single" w:sz="1" w:space="0" w:color="000000"/>
              <w:bottom w:val="single" w:sz="1" w:space="0" w:color="000000"/>
            </w:tcBorders>
            <w:shd w:val="clear" w:color="auto" w:fill="auto"/>
          </w:tcPr>
          <w:p w14:paraId="30A255B7"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5B8"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B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BA" w14:textId="77777777" w:rsidR="009211D6" w:rsidRDefault="009211D6" w:rsidP="009211D6">
            <w:pPr>
              <w:pStyle w:val="TableContents"/>
              <w:snapToGrid w:val="0"/>
              <w:jc w:val="center"/>
            </w:pPr>
            <w:r>
              <w:rPr>
                <w:sz w:val="20"/>
                <w:szCs w:val="20"/>
              </w:rPr>
              <w:t>0.00</w:t>
            </w:r>
          </w:p>
        </w:tc>
      </w:tr>
      <w:tr w:rsidR="009211D6" w14:paraId="30A255C3" w14:textId="77777777" w:rsidTr="009211D6">
        <w:tc>
          <w:tcPr>
            <w:tcW w:w="426" w:type="dxa"/>
            <w:tcBorders>
              <w:left w:val="single" w:sz="1" w:space="0" w:color="000000"/>
              <w:bottom w:val="single" w:sz="1" w:space="0" w:color="000000"/>
            </w:tcBorders>
            <w:shd w:val="clear" w:color="auto" w:fill="auto"/>
          </w:tcPr>
          <w:p w14:paraId="30A255BC" w14:textId="77777777"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14:paraId="30A255BD" w14:textId="77777777"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14:paraId="30A255BE" w14:textId="77777777" w:rsidR="009211D6" w:rsidRDefault="009211D6" w:rsidP="009211D6">
            <w:pPr>
              <w:pStyle w:val="TableContents"/>
              <w:rPr>
                <w:sz w:val="20"/>
                <w:szCs w:val="20"/>
              </w:rPr>
            </w:pPr>
            <w:r>
              <w:rPr>
                <w:sz w:val="20"/>
                <w:szCs w:val="20"/>
              </w:rPr>
              <w:t>Cantidad de recursos asignados en octubre</w:t>
            </w:r>
          </w:p>
        </w:tc>
        <w:tc>
          <w:tcPr>
            <w:tcW w:w="992" w:type="dxa"/>
            <w:tcBorders>
              <w:left w:val="single" w:sz="1" w:space="0" w:color="000000"/>
              <w:bottom w:val="single" w:sz="1" w:space="0" w:color="000000"/>
            </w:tcBorders>
            <w:shd w:val="clear" w:color="auto" w:fill="auto"/>
          </w:tcPr>
          <w:p w14:paraId="30A255BF"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5C0"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C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C2" w14:textId="77777777" w:rsidR="009211D6" w:rsidRDefault="009211D6" w:rsidP="009211D6">
            <w:pPr>
              <w:pStyle w:val="TableContents"/>
              <w:snapToGrid w:val="0"/>
              <w:jc w:val="center"/>
            </w:pPr>
            <w:r>
              <w:rPr>
                <w:sz w:val="20"/>
                <w:szCs w:val="20"/>
              </w:rPr>
              <w:t>0.00</w:t>
            </w:r>
          </w:p>
        </w:tc>
      </w:tr>
      <w:tr w:rsidR="009211D6" w14:paraId="30A255CB" w14:textId="77777777" w:rsidTr="009211D6">
        <w:tc>
          <w:tcPr>
            <w:tcW w:w="426" w:type="dxa"/>
            <w:tcBorders>
              <w:left w:val="single" w:sz="1" w:space="0" w:color="000000"/>
              <w:bottom w:val="single" w:sz="1" w:space="0" w:color="000000"/>
            </w:tcBorders>
            <w:shd w:val="clear" w:color="auto" w:fill="auto"/>
          </w:tcPr>
          <w:p w14:paraId="30A255C4" w14:textId="77777777"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14:paraId="30A255C5" w14:textId="77777777"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14:paraId="30A255C6" w14:textId="77777777" w:rsidR="009211D6" w:rsidRDefault="009211D6" w:rsidP="009211D6">
            <w:pPr>
              <w:pStyle w:val="TableContents"/>
              <w:rPr>
                <w:sz w:val="20"/>
                <w:szCs w:val="20"/>
              </w:rPr>
            </w:pPr>
            <w:r>
              <w:rPr>
                <w:sz w:val="20"/>
                <w:szCs w:val="20"/>
              </w:rPr>
              <w:t>Monto bs del recurso asignado en octubre</w:t>
            </w:r>
          </w:p>
        </w:tc>
        <w:tc>
          <w:tcPr>
            <w:tcW w:w="992" w:type="dxa"/>
            <w:tcBorders>
              <w:left w:val="single" w:sz="1" w:space="0" w:color="000000"/>
              <w:bottom w:val="single" w:sz="1" w:space="0" w:color="000000"/>
            </w:tcBorders>
            <w:shd w:val="clear" w:color="auto" w:fill="auto"/>
          </w:tcPr>
          <w:p w14:paraId="30A255C7"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5C8"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C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CA" w14:textId="77777777" w:rsidR="009211D6" w:rsidRDefault="009211D6" w:rsidP="009211D6">
            <w:pPr>
              <w:pStyle w:val="TableContents"/>
              <w:snapToGrid w:val="0"/>
              <w:jc w:val="center"/>
            </w:pPr>
            <w:r>
              <w:rPr>
                <w:sz w:val="20"/>
                <w:szCs w:val="20"/>
              </w:rPr>
              <w:t>0.00</w:t>
            </w:r>
          </w:p>
        </w:tc>
      </w:tr>
      <w:tr w:rsidR="009211D6" w14:paraId="30A255D3" w14:textId="77777777" w:rsidTr="009211D6">
        <w:tc>
          <w:tcPr>
            <w:tcW w:w="426" w:type="dxa"/>
            <w:tcBorders>
              <w:left w:val="single" w:sz="1" w:space="0" w:color="000000"/>
              <w:bottom w:val="single" w:sz="1" w:space="0" w:color="000000"/>
            </w:tcBorders>
            <w:shd w:val="clear" w:color="auto" w:fill="auto"/>
          </w:tcPr>
          <w:p w14:paraId="30A255CC" w14:textId="77777777"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14:paraId="30A255CD" w14:textId="77777777"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14:paraId="30A255CE" w14:textId="77777777" w:rsidR="009211D6" w:rsidRDefault="009211D6" w:rsidP="009211D6">
            <w:pPr>
              <w:pStyle w:val="TableContents"/>
              <w:rPr>
                <w:sz w:val="20"/>
                <w:szCs w:val="20"/>
              </w:rPr>
            </w:pPr>
            <w:r>
              <w:rPr>
                <w:sz w:val="20"/>
                <w:szCs w:val="20"/>
              </w:rPr>
              <w:t>Cantidad de recursos asignados en noviembre</w:t>
            </w:r>
          </w:p>
        </w:tc>
        <w:tc>
          <w:tcPr>
            <w:tcW w:w="992" w:type="dxa"/>
            <w:tcBorders>
              <w:left w:val="single" w:sz="1" w:space="0" w:color="000000"/>
              <w:bottom w:val="single" w:sz="1" w:space="0" w:color="000000"/>
            </w:tcBorders>
            <w:shd w:val="clear" w:color="auto" w:fill="auto"/>
          </w:tcPr>
          <w:p w14:paraId="30A255CF"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5D0"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D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D2" w14:textId="77777777" w:rsidR="009211D6" w:rsidRDefault="009211D6" w:rsidP="009211D6">
            <w:pPr>
              <w:pStyle w:val="TableContents"/>
              <w:snapToGrid w:val="0"/>
              <w:jc w:val="center"/>
            </w:pPr>
            <w:r>
              <w:rPr>
                <w:sz w:val="20"/>
                <w:szCs w:val="20"/>
              </w:rPr>
              <w:t>0.00</w:t>
            </w:r>
          </w:p>
        </w:tc>
      </w:tr>
      <w:tr w:rsidR="009211D6" w14:paraId="30A255DB" w14:textId="77777777" w:rsidTr="009211D6">
        <w:tc>
          <w:tcPr>
            <w:tcW w:w="426" w:type="dxa"/>
            <w:tcBorders>
              <w:left w:val="single" w:sz="1" w:space="0" w:color="000000"/>
              <w:bottom w:val="single" w:sz="1" w:space="0" w:color="000000"/>
            </w:tcBorders>
            <w:shd w:val="clear" w:color="auto" w:fill="auto"/>
          </w:tcPr>
          <w:p w14:paraId="30A255D4" w14:textId="77777777"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14:paraId="30A255D5" w14:textId="77777777"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14:paraId="30A255D6" w14:textId="77777777" w:rsidR="009211D6" w:rsidRDefault="009211D6" w:rsidP="009211D6">
            <w:pPr>
              <w:pStyle w:val="TableContents"/>
              <w:rPr>
                <w:sz w:val="20"/>
                <w:szCs w:val="20"/>
              </w:rPr>
            </w:pPr>
            <w:r>
              <w:rPr>
                <w:sz w:val="20"/>
                <w:szCs w:val="20"/>
              </w:rPr>
              <w:t>Monto bs del recurso asignado en noviembre</w:t>
            </w:r>
          </w:p>
        </w:tc>
        <w:tc>
          <w:tcPr>
            <w:tcW w:w="992" w:type="dxa"/>
            <w:tcBorders>
              <w:left w:val="single" w:sz="1" w:space="0" w:color="000000"/>
              <w:bottom w:val="single" w:sz="1" w:space="0" w:color="000000"/>
            </w:tcBorders>
            <w:shd w:val="clear" w:color="auto" w:fill="auto"/>
          </w:tcPr>
          <w:p w14:paraId="30A255D7"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5D8"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D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DA" w14:textId="77777777" w:rsidR="009211D6" w:rsidRDefault="009211D6" w:rsidP="009211D6">
            <w:pPr>
              <w:pStyle w:val="TableContents"/>
              <w:snapToGrid w:val="0"/>
              <w:jc w:val="center"/>
            </w:pPr>
            <w:r>
              <w:rPr>
                <w:sz w:val="20"/>
                <w:szCs w:val="20"/>
              </w:rPr>
              <w:t>0.00</w:t>
            </w:r>
          </w:p>
        </w:tc>
      </w:tr>
      <w:tr w:rsidR="009211D6" w14:paraId="30A255E3" w14:textId="77777777" w:rsidTr="009211D6">
        <w:tc>
          <w:tcPr>
            <w:tcW w:w="426" w:type="dxa"/>
            <w:tcBorders>
              <w:left w:val="single" w:sz="1" w:space="0" w:color="000000"/>
              <w:bottom w:val="single" w:sz="1" w:space="0" w:color="000000"/>
            </w:tcBorders>
            <w:shd w:val="clear" w:color="auto" w:fill="auto"/>
          </w:tcPr>
          <w:p w14:paraId="30A255DC" w14:textId="77777777"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14:paraId="30A255DD" w14:textId="77777777"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14:paraId="30A255DE" w14:textId="77777777" w:rsidR="009211D6" w:rsidRDefault="009211D6" w:rsidP="009211D6">
            <w:pPr>
              <w:pStyle w:val="TableContents"/>
              <w:rPr>
                <w:sz w:val="20"/>
                <w:szCs w:val="20"/>
              </w:rPr>
            </w:pPr>
            <w:r>
              <w:rPr>
                <w:sz w:val="20"/>
                <w:szCs w:val="20"/>
              </w:rPr>
              <w:t>Cantidad de recursos asignados en diciembre</w:t>
            </w:r>
          </w:p>
        </w:tc>
        <w:tc>
          <w:tcPr>
            <w:tcW w:w="992" w:type="dxa"/>
            <w:tcBorders>
              <w:left w:val="single" w:sz="1" w:space="0" w:color="000000"/>
              <w:bottom w:val="single" w:sz="1" w:space="0" w:color="000000"/>
            </w:tcBorders>
            <w:shd w:val="clear" w:color="auto" w:fill="auto"/>
          </w:tcPr>
          <w:p w14:paraId="30A255DF"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5E0"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5E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E2" w14:textId="77777777" w:rsidR="009211D6" w:rsidRDefault="009211D6" w:rsidP="009211D6">
            <w:pPr>
              <w:pStyle w:val="TableContents"/>
              <w:snapToGrid w:val="0"/>
              <w:jc w:val="center"/>
              <w:rPr>
                <w:sz w:val="20"/>
                <w:szCs w:val="20"/>
              </w:rPr>
            </w:pPr>
          </w:p>
        </w:tc>
      </w:tr>
      <w:tr w:rsidR="009211D6" w14:paraId="30A255EB" w14:textId="77777777" w:rsidTr="009211D6">
        <w:tc>
          <w:tcPr>
            <w:tcW w:w="426" w:type="dxa"/>
            <w:tcBorders>
              <w:left w:val="single" w:sz="1" w:space="0" w:color="000000"/>
              <w:bottom w:val="single" w:sz="1" w:space="0" w:color="000000"/>
            </w:tcBorders>
            <w:shd w:val="clear" w:color="auto" w:fill="auto"/>
          </w:tcPr>
          <w:p w14:paraId="30A255E4" w14:textId="77777777"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14:paraId="30A255E5" w14:textId="77777777"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14:paraId="30A255E6" w14:textId="77777777" w:rsidR="009211D6" w:rsidRDefault="009211D6" w:rsidP="009211D6">
            <w:pPr>
              <w:pStyle w:val="TableContents"/>
              <w:rPr>
                <w:sz w:val="20"/>
                <w:szCs w:val="20"/>
              </w:rPr>
            </w:pPr>
            <w:r>
              <w:rPr>
                <w:sz w:val="20"/>
                <w:szCs w:val="20"/>
              </w:rPr>
              <w:t>Monto bs del recurso asignado en diciembre</w:t>
            </w:r>
          </w:p>
        </w:tc>
        <w:tc>
          <w:tcPr>
            <w:tcW w:w="992" w:type="dxa"/>
            <w:tcBorders>
              <w:left w:val="single" w:sz="1" w:space="0" w:color="000000"/>
              <w:bottom w:val="single" w:sz="1" w:space="0" w:color="000000"/>
            </w:tcBorders>
            <w:shd w:val="clear" w:color="auto" w:fill="auto"/>
          </w:tcPr>
          <w:p w14:paraId="30A255E7"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5E8"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E9"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EA" w14:textId="77777777" w:rsidR="009211D6" w:rsidRDefault="009211D6" w:rsidP="009211D6">
            <w:pPr>
              <w:pStyle w:val="TableContents"/>
              <w:snapToGrid w:val="0"/>
              <w:jc w:val="center"/>
            </w:pPr>
            <w:r>
              <w:rPr>
                <w:sz w:val="20"/>
                <w:szCs w:val="20"/>
              </w:rPr>
              <w:t>0.00</w:t>
            </w:r>
          </w:p>
        </w:tc>
      </w:tr>
      <w:tr w:rsidR="009211D6" w14:paraId="30A255F3" w14:textId="77777777" w:rsidTr="009211D6">
        <w:tc>
          <w:tcPr>
            <w:tcW w:w="426" w:type="dxa"/>
            <w:tcBorders>
              <w:left w:val="single" w:sz="1" w:space="0" w:color="000000"/>
              <w:bottom w:val="single" w:sz="1" w:space="0" w:color="000000"/>
            </w:tcBorders>
            <w:shd w:val="clear" w:color="auto" w:fill="auto"/>
          </w:tcPr>
          <w:p w14:paraId="30A255EC" w14:textId="77777777"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14:paraId="30A255ED" w14:textId="77777777"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14:paraId="30A255EE"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14:paraId="30A255EF" w14:textId="77777777"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14:paraId="30A255F0"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5F1"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5F2" w14:textId="77777777" w:rsidR="009211D6" w:rsidRDefault="009211D6" w:rsidP="009211D6">
            <w:pPr>
              <w:pStyle w:val="TableContents"/>
              <w:snapToGrid w:val="0"/>
              <w:jc w:val="center"/>
              <w:rPr>
                <w:sz w:val="20"/>
                <w:szCs w:val="20"/>
              </w:rPr>
            </w:pPr>
          </w:p>
        </w:tc>
      </w:tr>
      <w:tr w:rsidR="009211D6" w14:paraId="30A255F6" w14:textId="77777777" w:rsidTr="009211D6">
        <w:tc>
          <w:tcPr>
            <w:tcW w:w="4957" w:type="dxa"/>
            <w:gridSpan w:val="3"/>
            <w:tcBorders>
              <w:top w:val="single" w:sz="1" w:space="0" w:color="000000"/>
              <w:left w:val="single" w:sz="1" w:space="0" w:color="000000"/>
              <w:bottom w:val="single" w:sz="1" w:space="0" w:color="000000"/>
            </w:tcBorders>
            <w:shd w:val="clear" w:color="auto" w:fill="CCCC99"/>
          </w:tcPr>
          <w:p w14:paraId="30A255F4" w14:textId="77777777" w:rsidR="009211D6" w:rsidRDefault="009211D6" w:rsidP="009211D6">
            <w:pPr>
              <w:pStyle w:val="TableContents"/>
              <w:rPr>
                <w:sz w:val="20"/>
                <w:szCs w:val="20"/>
              </w:rPr>
            </w:pPr>
            <w:r>
              <w:rPr>
                <w:sz w:val="20"/>
                <w:szCs w:val="20"/>
              </w:rPr>
              <w:t>Tabla:sfp_asignacion_personal</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14:paraId="30A255F5" w14:textId="77777777" w:rsidR="009211D6" w:rsidRDefault="009211D6" w:rsidP="009211D6">
            <w:pPr>
              <w:pStyle w:val="TableContents"/>
            </w:pPr>
            <w:r>
              <w:rPr>
                <w:sz w:val="20"/>
                <w:szCs w:val="20"/>
              </w:rPr>
              <w:t>Modulo: Sistema de Formulación Presupuestaria (SFP)</w:t>
            </w:r>
          </w:p>
        </w:tc>
      </w:tr>
      <w:tr w:rsidR="009211D6" w14:paraId="30A255F8" w14:textId="77777777" w:rsidTr="009211D6">
        <w:tc>
          <w:tcPr>
            <w:tcW w:w="8789" w:type="dxa"/>
            <w:gridSpan w:val="8"/>
            <w:tcBorders>
              <w:left w:val="single" w:sz="1" w:space="0" w:color="000000"/>
              <w:bottom w:val="single" w:sz="1" w:space="0" w:color="000000"/>
              <w:right w:val="single" w:sz="1" w:space="0" w:color="000000"/>
            </w:tcBorders>
            <w:shd w:val="clear" w:color="auto" w:fill="CCCC99"/>
          </w:tcPr>
          <w:p w14:paraId="30A255F7" w14:textId="77777777" w:rsidR="009211D6" w:rsidRDefault="009211D6" w:rsidP="009211D6">
            <w:pPr>
              <w:pStyle w:val="TableContents"/>
              <w:jc w:val="both"/>
            </w:pPr>
            <w:r>
              <w:rPr>
                <w:sz w:val="20"/>
                <w:szCs w:val="20"/>
              </w:rPr>
              <w:t>Descripción de la Tabla: En esta tabla se guardan todas la información de los gatos de personal; correspondiente a la partida 4.01.</w:t>
            </w:r>
          </w:p>
        </w:tc>
      </w:tr>
      <w:tr w:rsidR="009211D6" w14:paraId="30A25605" w14:textId="77777777" w:rsidTr="009211D6">
        <w:tc>
          <w:tcPr>
            <w:tcW w:w="426" w:type="dxa"/>
            <w:tcBorders>
              <w:left w:val="single" w:sz="1" w:space="0" w:color="000000"/>
              <w:bottom w:val="single" w:sz="1" w:space="0" w:color="000000"/>
            </w:tcBorders>
            <w:shd w:val="clear" w:color="auto" w:fill="CCCCCC"/>
          </w:tcPr>
          <w:p w14:paraId="30A255F9" w14:textId="77777777" w:rsidR="009211D6" w:rsidRDefault="009211D6" w:rsidP="009211D6">
            <w:pPr>
              <w:pStyle w:val="TableContents"/>
              <w:snapToGrid w:val="0"/>
              <w:rPr>
                <w:sz w:val="20"/>
                <w:szCs w:val="20"/>
              </w:rPr>
            </w:pPr>
          </w:p>
          <w:p w14:paraId="30A255FA" w14:textId="77777777"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14:paraId="30A255FB" w14:textId="77777777" w:rsidR="009211D6" w:rsidRDefault="009211D6" w:rsidP="009211D6">
            <w:pPr>
              <w:pStyle w:val="TableContents"/>
              <w:snapToGrid w:val="0"/>
              <w:rPr>
                <w:sz w:val="20"/>
                <w:szCs w:val="20"/>
              </w:rPr>
            </w:pPr>
          </w:p>
          <w:p w14:paraId="30A255FC" w14:textId="77777777"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14:paraId="30A255FD" w14:textId="77777777" w:rsidR="009211D6" w:rsidRDefault="009211D6" w:rsidP="009211D6">
            <w:pPr>
              <w:pStyle w:val="TableContents"/>
              <w:snapToGrid w:val="0"/>
              <w:rPr>
                <w:sz w:val="20"/>
                <w:szCs w:val="20"/>
              </w:rPr>
            </w:pPr>
          </w:p>
          <w:p w14:paraId="30A255FE" w14:textId="77777777"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14:paraId="30A255FF" w14:textId="77777777" w:rsidR="009211D6" w:rsidRDefault="009211D6" w:rsidP="009211D6">
            <w:pPr>
              <w:pStyle w:val="TableContents"/>
              <w:snapToGrid w:val="0"/>
              <w:rPr>
                <w:sz w:val="20"/>
                <w:szCs w:val="20"/>
              </w:rPr>
            </w:pPr>
          </w:p>
          <w:p w14:paraId="30A25600" w14:textId="77777777"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14:paraId="30A25601" w14:textId="77777777" w:rsidR="009211D6" w:rsidRDefault="009211D6" w:rsidP="009211D6">
            <w:pPr>
              <w:pStyle w:val="TableContents"/>
              <w:snapToGrid w:val="0"/>
              <w:rPr>
                <w:sz w:val="20"/>
                <w:szCs w:val="20"/>
              </w:rPr>
            </w:pPr>
          </w:p>
          <w:p w14:paraId="30A25602" w14:textId="77777777"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14:paraId="30A25603" w14:textId="77777777"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14:paraId="30A25604" w14:textId="77777777" w:rsidR="009211D6" w:rsidRDefault="009211D6" w:rsidP="009211D6">
            <w:pPr>
              <w:pStyle w:val="TableContents"/>
              <w:jc w:val="center"/>
            </w:pPr>
            <w:r>
              <w:rPr>
                <w:sz w:val="20"/>
                <w:szCs w:val="20"/>
              </w:rPr>
              <w:t>Valor por Defecto</w:t>
            </w:r>
          </w:p>
        </w:tc>
      </w:tr>
      <w:tr w:rsidR="00845C59" w14:paraId="30A2560D" w14:textId="77777777" w:rsidTr="009211D6">
        <w:tc>
          <w:tcPr>
            <w:tcW w:w="426" w:type="dxa"/>
            <w:tcBorders>
              <w:left w:val="single" w:sz="1" w:space="0" w:color="000000"/>
              <w:bottom w:val="single" w:sz="1" w:space="0" w:color="000000"/>
            </w:tcBorders>
            <w:shd w:val="clear" w:color="auto" w:fill="auto"/>
          </w:tcPr>
          <w:p w14:paraId="30A25606" w14:textId="77777777" w:rsidR="00845C59" w:rsidRDefault="00845C59"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14:paraId="30A25607" w14:textId="77777777" w:rsidR="00845C59" w:rsidRDefault="00845C59"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14:paraId="30A25608" w14:textId="77777777" w:rsidR="00845C59" w:rsidRDefault="00845C59"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14:paraId="30A25609"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60A"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60B" w14:textId="77777777" w:rsidR="00845C59" w:rsidRDefault="00845C59" w:rsidP="00845C59">
            <w:pPr>
              <w:jc w:val="center"/>
            </w:pPr>
            <w:r w:rsidRPr="00A3316C">
              <w:rPr>
                <w:noProof/>
                <w:sz w:val="20"/>
                <w:szCs w:val="20"/>
                <w:lang w:eastAsia="es-ES"/>
              </w:rPr>
              <w:drawing>
                <wp:inline distT="0" distB="0" distL="0" distR="0" wp14:anchorId="30A25B99" wp14:editId="30A25B9A">
                  <wp:extent cx="123825" cy="180975"/>
                  <wp:effectExtent l="19050" t="0" r="9525" b="0"/>
                  <wp:docPr id="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60C" w14:textId="77777777" w:rsidR="00845C59" w:rsidRDefault="00845C59" w:rsidP="009211D6">
            <w:pPr>
              <w:pStyle w:val="TableContents"/>
              <w:jc w:val="center"/>
              <w:rPr>
                <w:sz w:val="20"/>
                <w:szCs w:val="20"/>
              </w:rPr>
            </w:pPr>
          </w:p>
        </w:tc>
      </w:tr>
      <w:tr w:rsidR="00845C59" w14:paraId="30A25615" w14:textId="77777777" w:rsidTr="009211D6">
        <w:tc>
          <w:tcPr>
            <w:tcW w:w="426" w:type="dxa"/>
            <w:tcBorders>
              <w:left w:val="single" w:sz="1" w:space="0" w:color="000000"/>
              <w:bottom w:val="single" w:sz="1" w:space="0" w:color="000000"/>
            </w:tcBorders>
            <w:shd w:val="clear" w:color="auto" w:fill="auto"/>
          </w:tcPr>
          <w:p w14:paraId="30A2560E" w14:textId="77777777" w:rsidR="00845C59" w:rsidRDefault="00845C59"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14:paraId="30A2560F" w14:textId="77777777" w:rsidR="00845C59" w:rsidRDefault="00845C59"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14:paraId="30A25610" w14:textId="77777777" w:rsidR="00845C59" w:rsidRDefault="00845C59"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14:paraId="30A25611"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612" w14:textId="77777777" w:rsidR="00845C59" w:rsidRDefault="00845C59"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613" w14:textId="77777777" w:rsidR="00845C59" w:rsidRDefault="00845C59" w:rsidP="00845C59">
            <w:pPr>
              <w:jc w:val="center"/>
            </w:pPr>
            <w:r w:rsidRPr="00A3316C">
              <w:rPr>
                <w:noProof/>
                <w:sz w:val="20"/>
                <w:szCs w:val="20"/>
                <w:lang w:eastAsia="es-ES"/>
              </w:rPr>
              <w:drawing>
                <wp:inline distT="0" distB="0" distL="0" distR="0" wp14:anchorId="30A25B9B" wp14:editId="30A25B9C">
                  <wp:extent cx="123825" cy="180975"/>
                  <wp:effectExtent l="19050" t="0" r="9525"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614" w14:textId="77777777" w:rsidR="00845C59" w:rsidRDefault="00845C59" w:rsidP="009211D6">
            <w:pPr>
              <w:pStyle w:val="TableContents"/>
              <w:snapToGrid w:val="0"/>
              <w:rPr>
                <w:sz w:val="20"/>
                <w:szCs w:val="20"/>
              </w:rPr>
            </w:pPr>
          </w:p>
        </w:tc>
      </w:tr>
      <w:tr w:rsidR="00845C59" w14:paraId="30A2561D" w14:textId="77777777" w:rsidTr="009211D6">
        <w:tc>
          <w:tcPr>
            <w:tcW w:w="426" w:type="dxa"/>
            <w:tcBorders>
              <w:left w:val="single" w:sz="1" w:space="0" w:color="000000"/>
              <w:bottom w:val="single" w:sz="1" w:space="0" w:color="000000"/>
            </w:tcBorders>
            <w:shd w:val="clear" w:color="auto" w:fill="auto"/>
          </w:tcPr>
          <w:p w14:paraId="30A25616" w14:textId="77777777" w:rsidR="00845C59" w:rsidRDefault="00845C59"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14:paraId="30A25617" w14:textId="77777777" w:rsidR="00845C59" w:rsidRDefault="00845C59"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14:paraId="30A25618" w14:textId="77777777" w:rsidR="00845C59" w:rsidRDefault="00845C59"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14:paraId="30A25619"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61A"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61B" w14:textId="77777777" w:rsidR="00845C59" w:rsidRDefault="00845C59" w:rsidP="00845C59">
            <w:pPr>
              <w:jc w:val="center"/>
            </w:pPr>
            <w:r w:rsidRPr="00A3316C">
              <w:rPr>
                <w:noProof/>
                <w:sz w:val="20"/>
                <w:szCs w:val="20"/>
                <w:lang w:eastAsia="es-ES"/>
              </w:rPr>
              <w:drawing>
                <wp:inline distT="0" distB="0" distL="0" distR="0" wp14:anchorId="30A25B9D" wp14:editId="30A25B9E">
                  <wp:extent cx="123825" cy="18097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61C" w14:textId="77777777" w:rsidR="00845C59" w:rsidRDefault="00845C59" w:rsidP="009211D6">
            <w:pPr>
              <w:pStyle w:val="TableContents"/>
              <w:snapToGrid w:val="0"/>
              <w:rPr>
                <w:sz w:val="20"/>
                <w:szCs w:val="20"/>
              </w:rPr>
            </w:pPr>
          </w:p>
        </w:tc>
      </w:tr>
      <w:tr w:rsidR="00845C59" w14:paraId="30A25625" w14:textId="77777777" w:rsidTr="009211D6">
        <w:tc>
          <w:tcPr>
            <w:tcW w:w="426" w:type="dxa"/>
            <w:tcBorders>
              <w:left w:val="single" w:sz="1" w:space="0" w:color="000000"/>
              <w:bottom w:val="single" w:sz="1" w:space="0" w:color="000000"/>
            </w:tcBorders>
            <w:shd w:val="clear" w:color="auto" w:fill="auto"/>
          </w:tcPr>
          <w:p w14:paraId="30A2561E" w14:textId="77777777" w:rsidR="00845C59" w:rsidRDefault="00845C59"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14:paraId="30A2561F" w14:textId="77777777" w:rsidR="00845C59" w:rsidRDefault="00845C59"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14:paraId="30A25620" w14:textId="77777777" w:rsidR="00845C59" w:rsidRDefault="00845C59" w:rsidP="009211D6">
            <w:pPr>
              <w:pStyle w:val="TableContents"/>
              <w:rPr>
                <w:sz w:val="20"/>
                <w:szCs w:val="20"/>
              </w:rPr>
            </w:pPr>
            <w:r>
              <w:rPr>
                <w:sz w:val="20"/>
                <w:szCs w:val="20"/>
              </w:rPr>
              <w:t>Código del centro de costo o unidad</w:t>
            </w:r>
          </w:p>
        </w:tc>
        <w:tc>
          <w:tcPr>
            <w:tcW w:w="992" w:type="dxa"/>
            <w:tcBorders>
              <w:left w:val="single" w:sz="1" w:space="0" w:color="000000"/>
              <w:bottom w:val="single" w:sz="1" w:space="0" w:color="000000"/>
            </w:tcBorders>
            <w:shd w:val="clear" w:color="auto" w:fill="auto"/>
          </w:tcPr>
          <w:p w14:paraId="30A25621"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622"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623" w14:textId="77777777" w:rsidR="00845C59" w:rsidRDefault="00845C59" w:rsidP="00845C59">
            <w:pPr>
              <w:jc w:val="center"/>
            </w:pPr>
            <w:r w:rsidRPr="00A3316C">
              <w:rPr>
                <w:noProof/>
                <w:sz w:val="20"/>
                <w:szCs w:val="20"/>
                <w:lang w:eastAsia="es-ES"/>
              </w:rPr>
              <w:drawing>
                <wp:inline distT="0" distB="0" distL="0" distR="0" wp14:anchorId="30A25B9F" wp14:editId="30A25BA0">
                  <wp:extent cx="123825" cy="180975"/>
                  <wp:effectExtent l="19050" t="0" r="9525" b="0"/>
                  <wp:docPr id="4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624" w14:textId="77777777" w:rsidR="00845C59" w:rsidRDefault="00845C59" w:rsidP="009211D6">
            <w:pPr>
              <w:pStyle w:val="TableContents"/>
              <w:snapToGrid w:val="0"/>
              <w:rPr>
                <w:sz w:val="20"/>
                <w:szCs w:val="20"/>
              </w:rPr>
            </w:pPr>
          </w:p>
        </w:tc>
      </w:tr>
      <w:tr w:rsidR="00845C59" w14:paraId="30A2562D" w14:textId="77777777" w:rsidTr="009211D6">
        <w:tc>
          <w:tcPr>
            <w:tcW w:w="426" w:type="dxa"/>
            <w:tcBorders>
              <w:left w:val="single" w:sz="1" w:space="0" w:color="000000"/>
              <w:bottom w:val="single" w:sz="1" w:space="0" w:color="000000"/>
            </w:tcBorders>
            <w:shd w:val="clear" w:color="auto" w:fill="auto"/>
          </w:tcPr>
          <w:p w14:paraId="30A25626" w14:textId="77777777" w:rsidR="00845C59" w:rsidRDefault="00845C59"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14:paraId="30A25627" w14:textId="77777777" w:rsidR="00845C59" w:rsidRDefault="00845C59"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14:paraId="30A25628" w14:textId="77777777" w:rsidR="00845C59" w:rsidRDefault="00845C59"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14:paraId="30A25629"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62A"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62B" w14:textId="77777777" w:rsidR="00845C59" w:rsidRDefault="00845C59" w:rsidP="00845C59">
            <w:pPr>
              <w:jc w:val="center"/>
            </w:pPr>
            <w:r w:rsidRPr="00A3316C">
              <w:rPr>
                <w:noProof/>
                <w:sz w:val="20"/>
                <w:szCs w:val="20"/>
                <w:lang w:eastAsia="es-ES"/>
              </w:rPr>
              <w:drawing>
                <wp:inline distT="0" distB="0" distL="0" distR="0" wp14:anchorId="30A25BA1" wp14:editId="30A25BA2">
                  <wp:extent cx="123825" cy="180975"/>
                  <wp:effectExtent l="19050" t="0" r="9525" b="0"/>
                  <wp:docPr id="4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62C" w14:textId="77777777" w:rsidR="00845C59" w:rsidRDefault="00845C59" w:rsidP="009211D6">
            <w:pPr>
              <w:pStyle w:val="TableContents"/>
              <w:snapToGrid w:val="0"/>
              <w:rPr>
                <w:sz w:val="20"/>
                <w:szCs w:val="20"/>
              </w:rPr>
            </w:pPr>
          </w:p>
        </w:tc>
      </w:tr>
      <w:tr w:rsidR="00845C59" w14:paraId="30A25635" w14:textId="77777777" w:rsidTr="009211D6">
        <w:tc>
          <w:tcPr>
            <w:tcW w:w="426" w:type="dxa"/>
            <w:tcBorders>
              <w:left w:val="single" w:sz="1" w:space="0" w:color="000000"/>
              <w:bottom w:val="single" w:sz="1" w:space="0" w:color="000000"/>
            </w:tcBorders>
            <w:shd w:val="clear" w:color="auto" w:fill="auto"/>
          </w:tcPr>
          <w:p w14:paraId="30A2562E" w14:textId="77777777" w:rsidR="00845C59" w:rsidRDefault="00845C59"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14:paraId="30A2562F" w14:textId="77777777" w:rsidR="00845C59" w:rsidRDefault="00845C59"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14:paraId="30A25630" w14:textId="77777777" w:rsidR="00845C59" w:rsidRDefault="00845C59"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14:paraId="30A25631"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632"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633" w14:textId="77777777" w:rsidR="00845C59" w:rsidRDefault="00845C59" w:rsidP="00845C59">
            <w:pPr>
              <w:jc w:val="center"/>
            </w:pPr>
            <w:r w:rsidRPr="00A3316C">
              <w:rPr>
                <w:noProof/>
                <w:sz w:val="20"/>
                <w:szCs w:val="20"/>
                <w:lang w:eastAsia="es-ES"/>
              </w:rPr>
              <w:drawing>
                <wp:inline distT="0" distB="0" distL="0" distR="0" wp14:anchorId="30A25BA3" wp14:editId="30A25BA4">
                  <wp:extent cx="123825" cy="180975"/>
                  <wp:effectExtent l="19050" t="0" r="9525" b="0"/>
                  <wp:docPr id="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634" w14:textId="77777777" w:rsidR="00845C59" w:rsidRDefault="00845C59" w:rsidP="009211D6">
            <w:pPr>
              <w:pStyle w:val="TableContents"/>
              <w:snapToGrid w:val="0"/>
              <w:rPr>
                <w:sz w:val="20"/>
                <w:szCs w:val="20"/>
              </w:rPr>
            </w:pPr>
          </w:p>
        </w:tc>
      </w:tr>
      <w:tr w:rsidR="00845C59" w14:paraId="30A2563D" w14:textId="77777777" w:rsidTr="009211D6">
        <w:tc>
          <w:tcPr>
            <w:tcW w:w="426" w:type="dxa"/>
            <w:tcBorders>
              <w:left w:val="single" w:sz="1" w:space="0" w:color="000000"/>
              <w:bottom w:val="single" w:sz="1" w:space="0" w:color="000000"/>
            </w:tcBorders>
            <w:shd w:val="clear" w:color="auto" w:fill="auto"/>
          </w:tcPr>
          <w:p w14:paraId="30A25636" w14:textId="77777777" w:rsidR="00845C59" w:rsidRDefault="00845C59"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14:paraId="30A25637" w14:textId="77777777" w:rsidR="00845C59" w:rsidRDefault="00845C59"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14:paraId="30A25638" w14:textId="77777777" w:rsidR="00845C59" w:rsidRDefault="00845C59"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14:paraId="30A25639"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63A" w14:textId="77777777" w:rsidR="00845C59" w:rsidRDefault="00845C59"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63B" w14:textId="77777777" w:rsidR="00845C59" w:rsidRDefault="00845C59" w:rsidP="00845C59">
            <w:pPr>
              <w:jc w:val="center"/>
            </w:pPr>
            <w:r w:rsidRPr="00A3316C">
              <w:rPr>
                <w:noProof/>
                <w:sz w:val="20"/>
                <w:szCs w:val="20"/>
                <w:lang w:eastAsia="es-ES"/>
              </w:rPr>
              <w:drawing>
                <wp:inline distT="0" distB="0" distL="0" distR="0" wp14:anchorId="30A25BA5" wp14:editId="30A25BA6">
                  <wp:extent cx="123825" cy="180975"/>
                  <wp:effectExtent l="19050" t="0" r="9525" b="0"/>
                  <wp:docPr id="4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63C" w14:textId="77777777" w:rsidR="00845C59" w:rsidRDefault="00845C59" w:rsidP="009211D6">
            <w:pPr>
              <w:pStyle w:val="TableContents"/>
              <w:snapToGrid w:val="0"/>
              <w:rPr>
                <w:sz w:val="20"/>
                <w:szCs w:val="20"/>
              </w:rPr>
            </w:pPr>
          </w:p>
        </w:tc>
      </w:tr>
      <w:tr w:rsidR="00845C59" w14:paraId="30A25645" w14:textId="77777777" w:rsidTr="009211D6">
        <w:tc>
          <w:tcPr>
            <w:tcW w:w="426" w:type="dxa"/>
            <w:tcBorders>
              <w:left w:val="single" w:sz="1" w:space="0" w:color="000000"/>
              <w:bottom w:val="single" w:sz="1" w:space="0" w:color="000000"/>
            </w:tcBorders>
            <w:shd w:val="clear" w:color="auto" w:fill="auto"/>
          </w:tcPr>
          <w:p w14:paraId="30A2563E" w14:textId="77777777" w:rsidR="00845C59" w:rsidRDefault="00845C59"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14:paraId="30A2563F" w14:textId="77777777" w:rsidR="00845C59" w:rsidRDefault="00845C59"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14:paraId="30A25640" w14:textId="77777777" w:rsidR="00845C59" w:rsidRDefault="00845C59"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14:paraId="30A25641"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642" w14:textId="77777777" w:rsidR="00845C59" w:rsidRDefault="00845C59"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14:paraId="30A25643" w14:textId="77777777" w:rsidR="00845C59" w:rsidRDefault="00845C59" w:rsidP="00845C59">
            <w:pPr>
              <w:jc w:val="center"/>
            </w:pPr>
            <w:r w:rsidRPr="00A3316C">
              <w:rPr>
                <w:noProof/>
                <w:sz w:val="20"/>
                <w:szCs w:val="20"/>
                <w:lang w:eastAsia="es-ES"/>
              </w:rPr>
              <w:drawing>
                <wp:inline distT="0" distB="0" distL="0" distR="0" wp14:anchorId="30A25BA7" wp14:editId="30A25BA8">
                  <wp:extent cx="123825" cy="180975"/>
                  <wp:effectExtent l="19050" t="0" r="9525" b="0"/>
                  <wp:docPr id="4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644" w14:textId="77777777" w:rsidR="00845C59" w:rsidRDefault="00845C59" w:rsidP="009211D6">
            <w:pPr>
              <w:pStyle w:val="TableContents"/>
              <w:snapToGrid w:val="0"/>
              <w:rPr>
                <w:sz w:val="20"/>
                <w:szCs w:val="20"/>
              </w:rPr>
            </w:pPr>
          </w:p>
        </w:tc>
      </w:tr>
      <w:tr w:rsidR="00845C59" w14:paraId="30A2564D" w14:textId="77777777" w:rsidTr="009211D6">
        <w:tc>
          <w:tcPr>
            <w:tcW w:w="426" w:type="dxa"/>
            <w:tcBorders>
              <w:left w:val="single" w:sz="1" w:space="0" w:color="000000"/>
              <w:bottom w:val="single" w:sz="1" w:space="0" w:color="000000"/>
            </w:tcBorders>
            <w:shd w:val="clear" w:color="auto" w:fill="auto"/>
          </w:tcPr>
          <w:p w14:paraId="30A25646" w14:textId="77777777" w:rsidR="00845C59" w:rsidRDefault="00845C59"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14:paraId="30A25647" w14:textId="77777777" w:rsidR="00845C59" w:rsidRDefault="00845C59"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14:paraId="30A25648" w14:textId="77777777" w:rsidR="00845C59" w:rsidRDefault="00845C59"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14:paraId="30A25649" w14:textId="77777777" w:rsidR="00845C59" w:rsidRDefault="00845C59"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64A" w14:textId="77777777" w:rsidR="00845C59" w:rsidRDefault="00845C59"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14:paraId="30A2564B" w14:textId="77777777" w:rsidR="00845C59" w:rsidRDefault="00845C59" w:rsidP="00845C59">
            <w:pPr>
              <w:jc w:val="center"/>
            </w:pPr>
            <w:r w:rsidRPr="00A3316C">
              <w:rPr>
                <w:noProof/>
                <w:sz w:val="20"/>
                <w:szCs w:val="20"/>
                <w:lang w:eastAsia="es-ES"/>
              </w:rPr>
              <w:drawing>
                <wp:inline distT="0" distB="0" distL="0" distR="0" wp14:anchorId="30A25BA9" wp14:editId="30A25BAA">
                  <wp:extent cx="123825" cy="180975"/>
                  <wp:effectExtent l="19050" t="0" r="9525" b="0"/>
                  <wp:docPr id="4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64C" w14:textId="77777777" w:rsidR="00845C59" w:rsidRDefault="00845C59" w:rsidP="009211D6">
            <w:pPr>
              <w:pStyle w:val="TableContents"/>
              <w:snapToGrid w:val="0"/>
              <w:rPr>
                <w:sz w:val="20"/>
                <w:szCs w:val="20"/>
              </w:rPr>
            </w:pPr>
          </w:p>
        </w:tc>
      </w:tr>
      <w:tr w:rsidR="009211D6" w14:paraId="30A25655" w14:textId="77777777" w:rsidTr="009211D6">
        <w:tc>
          <w:tcPr>
            <w:tcW w:w="426" w:type="dxa"/>
            <w:tcBorders>
              <w:left w:val="single" w:sz="1" w:space="0" w:color="000000"/>
              <w:bottom w:val="single" w:sz="1" w:space="0" w:color="000000"/>
            </w:tcBorders>
            <w:shd w:val="clear" w:color="auto" w:fill="auto"/>
          </w:tcPr>
          <w:p w14:paraId="30A2564E" w14:textId="77777777"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14:paraId="30A2564F" w14:textId="77777777" w:rsidR="009211D6" w:rsidRDefault="009211D6" w:rsidP="009211D6">
            <w:pPr>
              <w:pStyle w:val="TableContents"/>
              <w:rPr>
                <w:sz w:val="20"/>
                <w:szCs w:val="20"/>
              </w:rPr>
            </w:pPr>
            <w:r>
              <w:rPr>
                <w:sz w:val="20"/>
                <w:szCs w:val="20"/>
              </w:rPr>
              <w:t>codconc</w:t>
            </w:r>
          </w:p>
        </w:tc>
        <w:tc>
          <w:tcPr>
            <w:tcW w:w="2835" w:type="dxa"/>
            <w:gridSpan w:val="2"/>
            <w:tcBorders>
              <w:left w:val="single" w:sz="1" w:space="0" w:color="000000"/>
              <w:bottom w:val="single" w:sz="1" w:space="0" w:color="000000"/>
            </w:tcBorders>
            <w:shd w:val="clear" w:color="auto" w:fill="auto"/>
          </w:tcPr>
          <w:p w14:paraId="30A25650" w14:textId="77777777" w:rsidR="009211D6" w:rsidRDefault="009211D6" w:rsidP="009211D6">
            <w:pPr>
              <w:pStyle w:val="TableContents"/>
              <w:rPr>
                <w:sz w:val="20"/>
                <w:szCs w:val="20"/>
              </w:rPr>
            </w:pPr>
            <w:r>
              <w:rPr>
                <w:sz w:val="20"/>
                <w:szCs w:val="20"/>
              </w:rPr>
              <w:t>Código del concepto</w:t>
            </w:r>
          </w:p>
        </w:tc>
        <w:tc>
          <w:tcPr>
            <w:tcW w:w="992" w:type="dxa"/>
            <w:tcBorders>
              <w:left w:val="single" w:sz="1" w:space="0" w:color="000000"/>
              <w:bottom w:val="single" w:sz="1" w:space="0" w:color="000000"/>
            </w:tcBorders>
            <w:shd w:val="clear" w:color="auto" w:fill="auto"/>
          </w:tcPr>
          <w:p w14:paraId="30A25651"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652" w14:textId="77777777" w:rsidR="009211D6" w:rsidRDefault="009211D6" w:rsidP="009211D6">
            <w:pPr>
              <w:pStyle w:val="TableContents"/>
              <w:jc w:val="center"/>
              <w:rPr>
                <w:rFonts w:eastAsia="Liberation Serif" w:cs="Liberation Serif"/>
                <w:sz w:val="20"/>
                <w:szCs w:val="20"/>
              </w:rPr>
            </w:pPr>
            <w:r>
              <w:rPr>
                <w:sz w:val="20"/>
                <w:szCs w:val="20"/>
              </w:rPr>
              <w:t>10</w:t>
            </w:r>
          </w:p>
        </w:tc>
        <w:tc>
          <w:tcPr>
            <w:tcW w:w="709" w:type="dxa"/>
            <w:tcBorders>
              <w:left w:val="single" w:sz="1" w:space="0" w:color="000000"/>
              <w:bottom w:val="single" w:sz="1" w:space="0" w:color="000000"/>
            </w:tcBorders>
            <w:shd w:val="clear" w:color="auto" w:fill="auto"/>
          </w:tcPr>
          <w:p w14:paraId="30A25653" w14:textId="77777777"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14:anchorId="30A25BAB" wp14:editId="30A25BAC">
                  <wp:extent cx="123825" cy="180975"/>
                  <wp:effectExtent l="19050" t="0" r="9525"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654" w14:textId="77777777" w:rsidR="009211D6" w:rsidRDefault="009211D6" w:rsidP="009211D6">
            <w:pPr>
              <w:pStyle w:val="TableContents"/>
              <w:snapToGrid w:val="0"/>
              <w:rPr>
                <w:sz w:val="20"/>
                <w:szCs w:val="20"/>
              </w:rPr>
            </w:pPr>
          </w:p>
        </w:tc>
      </w:tr>
      <w:tr w:rsidR="009211D6" w14:paraId="30A2565D" w14:textId="77777777" w:rsidTr="009211D6">
        <w:tc>
          <w:tcPr>
            <w:tcW w:w="426" w:type="dxa"/>
            <w:tcBorders>
              <w:left w:val="single" w:sz="1" w:space="0" w:color="000000"/>
              <w:bottom w:val="single" w:sz="1" w:space="0" w:color="000000"/>
            </w:tcBorders>
            <w:shd w:val="clear" w:color="auto" w:fill="auto"/>
          </w:tcPr>
          <w:p w14:paraId="30A25656" w14:textId="77777777"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14:paraId="30A25657" w14:textId="77777777" w:rsidR="009211D6" w:rsidRDefault="009211D6" w:rsidP="009211D6">
            <w:pPr>
              <w:pStyle w:val="TableContents"/>
              <w:rPr>
                <w:sz w:val="20"/>
                <w:szCs w:val="20"/>
              </w:rPr>
            </w:pPr>
            <w:r>
              <w:rPr>
                <w:sz w:val="20"/>
                <w:szCs w:val="20"/>
              </w:rPr>
              <w:t>cantidad_trabajadores</w:t>
            </w:r>
          </w:p>
        </w:tc>
        <w:tc>
          <w:tcPr>
            <w:tcW w:w="2835" w:type="dxa"/>
            <w:gridSpan w:val="2"/>
            <w:tcBorders>
              <w:left w:val="single" w:sz="1" w:space="0" w:color="000000"/>
              <w:bottom w:val="single" w:sz="1" w:space="0" w:color="000000"/>
            </w:tcBorders>
            <w:shd w:val="clear" w:color="auto" w:fill="auto"/>
          </w:tcPr>
          <w:p w14:paraId="30A25658" w14:textId="77777777" w:rsidR="009211D6" w:rsidRDefault="009211D6" w:rsidP="009211D6">
            <w:pPr>
              <w:pStyle w:val="TableContents"/>
              <w:rPr>
                <w:sz w:val="20"/>
                <w:szCs w:val="20"/>
              </w:rPr>
            </w:pPr>
            <w:r>
              <w:rPr>
                <w:sz w:val="20"/>
                <w:szCs w:val="20"/>
              </w:rPr>
              <w:t xml:space="preserve">Cantidad de trabajadores que </w:t>
            </w:r>
            <w:r>
              <w:rPr>
                <w:sz w:val="20"/>
                <w:szCs w:val="20"/>
              </w:rPr>
              <w:lastRenderedPageBreak/>
              <w:t>tiene la unidad administrativa</w:t>
            </w:r>
          </w:p>
        </w:tc>
        <w:tc>
          <w:tcPr>
            <w:tcW w:w="992" w:type="dxa"/>
            <w:tcBorders>
              <w:left w:val="single" w:sz="1" w:space="0" w:color="000000"/>
              <w:bottom w:val="single" w:sz="1" w:space="0" w:color="000000"/>
            </w:tcBorders>
            <w:shd w:val="clear" w:color="auto" w:fill="auto"/>
          </w:tcPr>
          <w:p w14:paraId="30A25659" w14:textId="77777777" w:rsidR="009211D6" w:rsidRDefault="009211D6" w:rsidP="009211D6">
            <w:pPr>
              <w:pStyle w:val="TableContents"/>
              <w:jc w:val="center"/>
            </w:pPr>
            <w:r>
              <w:rPr>
                <w:sz w:val="20"/>
                <w:szCs w:val="20"/>
              </w:rPr>
              <w:lastRenderedPageBreak/>
              <w:t xml:space="preserve">Doble </w:t>
            </w:r>
            <w:r>
              <w:rPr>
                <w:sz w:val="20"/>
                <w:szCs w:val="20"/>
              </w:rPr>
              <w:lastRenderedPageBreak/>
              <w:t>Precisión</w:t>
            </w:r>
          </w:p>
        </w:tc>
        <w:tc>
          <w:tcPr>
            <w:tcW w:w="709" w:type="dxa"/>
            <w:tcBorders>
              <w:left w:val="single" w:sz="1" w:space="0" w:color="000000"/>
              <w:bottom w:val="single" w:sz="1" w:space="0" w:color="000000"/>
            </w:tcBorders>
            <w:shd w:val="clear" w:color="auto" w:fill="auto"/>
          </w:tcPr>
          <w:p w14:paraId="30A2565A"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65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5C" w14:textId="77777777" w:rsidR="009211D6" w:rsidRDefault="009211D6" w:rsidP="009211D6">
            <w:pPr>
              <w:pStyle w:val="TableContents"/>
              <w:snapToGrid w:val="0"/>
              <w:rPr>
                <w:sz w:val="20"/>
                <w:szCs w:val="20"/>
              </w:rPr>
            </w:pPr>
          </w:p>
        </w:tc>
      </w:tr>
      <w:tr w:rsidR="009211D6" w14:paraId="30A25665" w14:textId="77777777" w:rsidTr="009211D6">
        <w:tc>
          <w:tcPr>
            <w:tcW w:w="426" w:type="dxa"/>
            <w:tcBorders>
              <w:left w:val="single" w:sz="1" w:space="0" w:color="000000"/>
              <w:bottom w:val="single" w:sz="1" w:space="0" w:color="000000"/>
            </w:tcBorders>
            <w:shd w:val="clear" w:color="auto" w:fill="auto"/>
          </w:tcPr>
          <w:p w14:paraId="30A2565E" w14:textId="77777777"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14:paraId="30A2565F" w14:textId="77777777"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14:paraId="30A25660" w14:textId="77777777"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14:paraId="30A25661"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662"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66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64" w14:textId="77777777" w:rsidR="009211D6" w:rsidRDefault="009211D6" w:rsidP="009211D6">
            <w:pPr>
              <w:pStyle w:val="TableContents"/>
              <w:snapToGrid w:val="0"/>
              <w:jc w:val="center"/>
            </w:pPr>
            <w:r>
              <w:rPr>
                <w:sz w:val="20"/>
                <w:szCs w:val="20"/>
              </w:rPr>
              <w:t>0.00</w:t>
            </w:r>
          </w:p>
        </w:tc>
      </w:tr>
      <w:tr w:rsidR="009211D6" w14:paraId="30A2566D" w14:textId="77777777" w:rsidTr="009211D6">
        <w:tc>
          <w:tcPr>
            <w:tcW w:w="426" w:type="dxa"/>
            <w:tcBorders>
              <w:left w:val="single" w:sz="1" w:space="0" w:color="000000"/>
              <w:bottom w:val="single" w:sz="1" w:space="0" w:color="000000"/>
            </w:tcBorders>
            <w:shd w:val="clear" w:color="auto" w:fill="auto"/>
          </w:tcPr>
          <w:p w14:paraId="30A25666" w14:textId="77777777"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14:paraId="30A25667" w14:textId="77777777"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14:paraId="30A25668" w14:textId="77777777"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14:paraId="30A25669"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66A"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66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6C" w14:textId="77777777" w:rsidR="009211D6" w:rsidRDefault="009211D6" w:rsidP="009211D6">
            <w:pPr>
              <w:pStyle w:val="TableContents"/>
              <w:snapToGrid w:val="0"/>
              <w:jc w:val="center"/>
            </w:pPr>
            <w:r>
              <w:rPr>
                <w:sz w:val="20"/>
                <w:szCs w:val="20"/>
              </w:rPr>
              <w:t>0.00</w:t>
            </w:r>
          </w:p>
        </w:tc>
      </w:tr>
      <w:tr w:rsidR="009211D6" w14:paraId="30A25675" w14:textId="77777777" w:rsidTr="009211D6">
        <w:tc>
          <w:tcPr>
            <w:tcW w:w="426" w:type="dxa"/>
            <w:tcBorders>
              <w:left w:val="single" w:sz="1" w:space="0" w:color="000000"/>
              <w:bottom w:val="single" w:sz="1" w:space="0" w:color="000000"/>
            </w:tcBorders>
            <w:shd w:val="clear" w:color="auto" w:fill="auto"/>
          </w:tcPr>
          <w:p w14:paraId="30A2566E" w14:textId="77777777"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14:paraId="30A2566F" w14:textId="77777777"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14:paraId="30A25670" w14:textId="77777777"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14:paraId="30A25671"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672"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67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74" w14:textId="77777777" w:rsidR="009211D6" w:rsidRDefault="009211D6" w:rsidP="009211D6">
            <w:pPr>
              <w:pStyle w:val="TableContents"/>
              <w:snapToGrid w:val="0"/>
              <w:jc w:val="center"/>
            </w:pPr>
            <w:r>
              <w:rPr>
                <w:sz w:val="20"/>
                <w:szCs w:val="20"/>
              </w:rPr>
              <w:t>0.00</w:t>
            </w:r>
          </w:p>
        </w:tc>
      </w:tr>
      <w:tr w:rsidR="009211D6" w14:paraId="30A2567D" w14:textId="77777777" w:rsidTr="009211D6">
        <w:tc>
          <w:tcPr>
            <w:tcW w:w="426" w:type="dxa"/>
            <w:tcBorders>
              <w:left w:val="single" w:sz="1" w:space="0" w:color="000000"/>
              <w:bottom w:val="single" w:sz="1" w:space="0" w:color="000000"/>
            </w:tcBorders>
            <w:shd w:val="clear" w:color="auto" w:fill="auto"/>
          </w:tcPr>
          <w:p w14:paraId="30A25676" w14:textId="77777777" w:rsidR="009211D6" w:rsidRDefault="009211D6" w:rsidP="009211D6">
            <w:pPr>
              <w:pStyle w:val="TableContents"/>
              <w:jc w:val="center"/>
              <w:rPr>
                <w:sz w:val="20"/>
                <w:szCs w:val="20"/>
              </w:rPr>
            </w:pPr>
            <w:r>
              <w:rPr>
                <w:sz w:val="20"/>
                <w:szCs w:val="20"/>
              </w:rPr>
              <w:t>15</w:t>
            </w:r>
          </w:p>
        </w:tc>
        <w:tc>
          <w:tcPr>
            <w:tcW w:w="2126" w:type="dxa"/>
            <w:tcBorders>
              <w:left w:val="single" w:sz="1" w:space="0" w:color="000000"/>
              <w:bottom w:val="single" w:sz="1" w:space="0" w:color="000000"/>
            </w:tcBorders>
            <w:shd w:val="clear" w:color="auto" w:fill="auto"/>
          </w:tcPr>
          <w:p w14:paraId="30A25677" w14:textId="77777777"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14:paraId="30A25678" w14:textId="77777777"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14:paraId="30A25679"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67A"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67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7C" w14:textId="77777777" w:rsidR="009211D6" w:rsidRDefault="009211D6" w:rsidP="009211D6">
            <w:pPr>
              <w:pStyle w:val="TableContents"/>
              <w:snapToGrid w:val="0"/>
              <w:jc w:val="center"/>
            </w:pPr>
            <w:r>
              <w:rPr>
                <w:sz w:val="20"/>
                <w:szCs w:val="20"/>
              </w:rPr>
              <w:t>0.00</w:t>
            </w:r>
          </w:p>
        </w:tc>
      </w:tr>
      <w:tr w:rsidR="009211D6" w14:paraId="30A25685" w14:textId="77777777" w:rsidTr="009211D6">
        <w:tc>
          <w:tcPr>
            <w:tcW w:w="426" w:type="dxa"/>
            <w:tcBorders>
              <w:left w:val="single" w:sz="1" w:space="0" w:color="000000"/>
              <w:bottom w:val="single" w:sz="1" w:space="0" w:color="000000"/>
            </w:tcBorders>
            <w:shd w:val="clear" w:color="auto" w:fill="auto"/>
          </w:tcPr>
          <w:p w14:paraId="30A2567E" w14:textId="77777777"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14:paraId="30A2567F" w14:textId="77777777"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14:paraId="30A25680" w14:textId="77777777"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14:paraId="30A25681"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682"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68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84" w14:textId="77777777" w:rsidR="009211D6" w:rsidRDefault="009211D6" w:rsidP="009211D6">
            <w:pPr>
              <w:pStyle w:val="TableContents"/>
              <w:snapToGrid w:val="0"/>
              <w:jc w:val="center"/>
            </w:pPr>
            <w:r>
              <w:rPr>
                <w:sz w:val="20"/>
                <w:szCs w:val="20"/>
              </w:rPr>
              <w:t>0.00</w:t>
            </w:r>
          </w:p>
        </w:tc>
      </w:tr>
      <w:tr w:rsidR="009211D6" w14:paraId="30A2568D" w14:textId="77777777" w:rsidTr="009211D6">
        <w:tc>
          <w:tcPr>
            <w:tcW w:w="426" w:type="dxa"/>
            <w:tcBorders>
              <w:left w:val="single" w:sz="1" w:space="0" w:color="000000"/>
              <w:bottom w:val="single" w:sz="1" w:space="0" w:color="000000"/>
            </w:tcBorders>
            <w:shd w:val="clear" w:color="auto" w:fill="auto"/>
          </w:tcPr>
          <w:p w14:paraId="30A25686" w14:textId="77777777"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14:paraId="30A25687" w14:textId="77777777"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14:paraId="30A25688" w14:textId="77777777"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14:paraId="30A25689"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68A"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68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8C" w14:textId="77777777" w:rsidR="009211D6" w:rsidRDefault="009211D6" w:rsidP="009211D6">
            <w:pPr>
              <w:pStyle w:val="TableContents"/>
              <w:snapToGrid w:val="0"/>
              <w:jc w:val="center"/>
            </w:pPr>
            <w:r>
              <w:rPr>
                <w:sz w:val="20"/>
                <w:szCs w:val="20"/>
              </w:rPr>
              <w:t>0.00</w:t>
            </w:r>
          </w:p>
        </w:tc>
      </w:tr>
      <w:tr w:rsidR="009211D6" w14:paraId="30A25695" w14:textId="77777777" w:rsidTr="009211D6">
        <w:tc>
          <w:tcPr>
            <w:tcW w:w="426" w:type="dxa"/>
            <w:tcBorders>
              <w:left w:val="single" w:sz="1" w:space="0" w:color="000000"/>
              <w:bottom w:val="single" w:sz="1" w:space="0" w:color="000000"/>
            </w:tcBorders>
            <w:shd w:val="clear" w:color="auto" w:fill="auto"/>
          </w:tcPr>
          <w:p w14:paraId="30A2568E" w14:textId="77777777"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14:paraId="30A2568F" w14:textId="77777777"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14:paraId="30A25690" w14:textId="77777777"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14:paraId="30A25691"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692"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69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94" w14:textId="77777777" w:rsidR="009211D6" w:rsidRDefault="009211D6" w:rsidP="009211D6">
            <w:pPr>
              <w:pStyle w:val="TableContents"/>
              <w:snapToGrid w:val="0"/>
              <w:jc w:val="center"/>
            </w:pPr>
            <w:r>
              <w:rPr>
                <w:sz w:val="20"/>
                <w:szCs w:val="20"/>
              </w:rPr>
              <w:t>0.00</w:t>
            </w:r>
          </w:p>
        </w:tc>
      </w:tr>
      <w:tr w:rsidR="009211D6" w14:paraId="30A2569D" w14:textId="77777777" w:rsidTr="009211D6">
        <w:tc>
          <w:tcPr>
            <w:tcW w:w="426" w:type="dxa"/>
            <w:tcBorders>
              <w:left w:val="single" w:sz="1" w:space="0" w:color="000000"/>
              <w:bottom w:val="single" w:sz="1" w:space="0" w:color="000000"/>
            </w:tcBorders>
            <w:shd w:val="clear" w:color="auto" w:fill="auto"/>
          </w:tcPr>
          <w:p w14:paraId="30A25696" w14:textId="77777777"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14:paraId="30A25697" w14:textId="77777777"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14:paraId="30A25698" w14:textId="77777777"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14:paraId="30A25699"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69A"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69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9C" w14:textId="77777777" w:rsidR="009211D6" w:rsidRDefault="009211D6" w:rsidP="009211D6">
            <w:pPr>
              <w:pStyle w:val="TableContents"/>
              <w:snapToGrid w:val="0"/>
              <w:jc w:val="center"/>
            </w:pPr>
            <w:r>
              <w:rPr>
                <w:sz w:val="20"/>
                <w:szCs w:val="20"/>
              </w:rPr>
              <w:t>0.00</w:t>
            </w:r>
          </w:p>
        </w:tc>
      </w:tr>
      <w:tr w:rsidR="009211D6" w14:paraId="30A256A5" w14:textId="77777777" w:rsidTr="009211D6">
        <w:tc>
          <w:tcPr>
            <w:tcW w:w="426" w:type="dxa"/>
            <w:tcBorders>
              <w:left w:val="single" w:sz="1" w:space="0" w:color="000000"/>
              <w:bottom w:val="single" w:sz="1" w:space="0" w:color="000000"/>
            </w:tcBorders>
            <w:shd w:val="clear" w:color="auto" w:fill="auto"/>
          </w:tcPr>
          <w:p w14:paraId="30A2569E" w14:textId="77777777"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14:paraId="30A2569F" w14:textId="77777777"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14:paraId="30A256A0" w14:textId="77777777"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14:paraId="30A256A1"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6A2"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6A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A4" w14:textId="77777777" w:rsidR="009211D6" w:rsidRDefault="009211D6" w:rsidP="009211D6">
            <w:pPr>
              <w:pStyle w:val="TableContents"/>
              <w:snapToGrid w:val="0"/>
              <w:jc w:val="center"/>
            </w:pPr>
            <w:r>
              <w:rPr>
                <w:sz w:val="20"/>
                <w:szCs w:val="20"/>
              </w:rPr>
              <w:t>0.00</w:t>
            </w:r>
          </w:p>
        </w:tc>
      </w:tr>
      <w:tr w:rsidR="009211D6" w14:paraId="30A256AD" w14:textId="77777777" w:rsidTr="009211D6">
        <w:tc>
          <w:tcPr>
            <w:tcW w:w="426" w:type="dxa"/>
            <w:tcBorders>
              <w:left w:val="single" w:sz="1" w:space="0" w:color="000000"/>
              <w:bottom w:val="single" w:sz="1" w:space="0" w:color="000000"/>
            </w:tcBorders>
            <w:shd w:val="clear" w:color="auto" w:fill="auto"/>
          </w:tcPr>
          <w:p w14:paraId="30A256A6" w14:textId="77777777"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14:paraId="30A256A7" w14:textId="77777777"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14:paraId="30A256A8" w14:textId="77777777"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14:paraId="30A256A9"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6AA"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6A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AC" w14:textId="77777777" w:rsidR="009211D6" w:rsidRDefault="009211D6" w:rsidP="009211D6">
            <w:pPr>
              <w:pStyle w:val="TableContents"/>
              <w:snapToGrid w:val="0"/>
              <w:jc w:val="center"/>
            </w:pPr>
            <w:r>
              <w:rPr>
                <w:sz w:val="20"/>
                <w:szCs w:val="20"/>
              </w:rPr>
              <w:t>0.00</w:t>
            </w:r>
          </w:p>
        </w:tc>
      </w:tr>
      <w:tr w:rsidR="009211D6" w14:paraId="30A256B5" w14:textId="77777777" w:rsidTr="009211D6">
        <w:tc>
          <w:tcPr>
            <w:tcW w:w="426" w:type="dxa"/>
            <w:tcBorders>
              <w:left w:val="single" w:sz="1" w:space="0" w:color="000000"/>
              <w:bottom w:val="single" w:sz="1" w:space="0" w:color="000000"/>
            </w:tcBorders>
            <w:shd w:val="clear" w:color="auto" w:fill="auto"/>
          </w:tcPr>
          <w:p w14:paraId="30A256AE" w14:textId="77777777"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14:paraId="30A256AF" w14:textId="77777777"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14:paraId="30A256B0" w14:textId="77777777"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14:paraId="30A256B1"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6B2"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6B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B4" w14:textId="77777777" w:rsidR="009211D6" w:rsidRDefault="009211D6" w:rsidP="009211D6">
            <w:pPr>
              <w:pStyle w:val="TableContents"/>
              <w:snapToGrid w:val="0"/>
              <w:jc w:val="center"/>
            </w:pPr>
            <w:r>
              <w:rPr>
                <w:sz w:val="20"/>
                <w:szCs w:val="20"/>
              </w:rPr>
              <w:t>0.00</w:t>
            </w:r>
          </w:p>
        </w:tc>
      </w:tr>
      <w:tr w:rsidR="009211D6" w14:paraId="30A256BD" w14:textId="77777777" w:rsidTr="009211D6">
        <w:tc>
          <w:tcPr>
            <w:tcW w:w="426" w:type="dxa"/>
            <w:tcBorders>
              <w:left w:val="single" w:sz="1" w:space="0" w:color="000000"/>
              <w:bottom w:val="single" w:sz="1" w:space="0" w:color="000000"/>
            </w:tcBorders>
            <w:shd w:val="clear" w:color="auto" w:fill="auto"/>
          </w:tcPr>
          <w:p w14:paraId="30A256B6" w14:textId="77777777"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14:paraId="30A256B7" w14:textId="77777777"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14:paraId="30A256B8" w14:textId="77777777"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14:paraId="30A256B9"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6BA"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6B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BC" w14:textId="77777777" w:rsidR="009211D6" w:rsidRDefault="009211D6" w:rsidP="009211D6">
            <w:pPr>
              <w:pStyle w:val="TableContents"/>
              <w:snapToGrid w:val="0"/>
              <w:jc w:val="center"/>
            </w:pPr>
            <w:r>
              <w:rPr>
                <w:sz w:val="20"/>
                <w:szCs w:val="20"/>
              </w:rPr>
              <w:t>0.00</w:t>
            </w:r>
          </w:p>
        </w:tc>
      </w:tr>
      <w:tr w:rsidR="009211D6" w14:paraId="30A256C5" w14:textId="77777777" w:rsidTr="009211D6">
        <w:tc>
          <w:tcPr>
            <w:tcW w:w="426" w:type="dxa"/>
            <w:tcBorders>
              <w:left w:val="single" w:sz="1" w:space="0" w:color="000000"/>
              <w:bottom w:val="single" w:sz="1" w:space="0" w:color="000000"/>
            </w:tcBorders>
            <w:shd w:val="clear" w:color="auto" w:fill="auto"/>
          </w:tcPr>
          <w:p w14:paraId="30A256BE" w14:textId="77777777"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14:paraId="30A256BF" w14:textId="77777777"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14:paraId="30A256C0" w14:textId="77777777"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14:paraId="30A256C1"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6C2"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6C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C4" w14:textId="77777777" w:rsidR="009211D6" w:rsidRDefault="009211D6" w:rsidP="009211D6">
            <w:pPr>
              <w:pStyle w:val="TableContents"/>
              <w:snapToGrid w:val="0"/>
              <w:jc w:val="center"/>
            </w:pPr>
            <w:r>
              <w:rPr>
                <w:sz w:val="20"/>
                <w:szCs w:val="20"/>
              </w:rPr>
              <w:t>0.00</w:t>
            </w:r>
          </w:p>
        </w:tc>
      </w:tr>
      <w:tr w:rsidR="009211D6" w14:paraId="30A256CD" w14:textId="77777777" w:rsidTr="009211D6">
        <w:tc>
          <w:tcPr>
            <w:tcW w:w="426" w:type="dxa"/>
            <w:tcBorders>
              <w:left w:val="single" w:sz="1" w:space="0" w:color="000000"/>
              <w:bottom w:val="single" w:sz="1" w:space="0" w:color="000000"/>
            </w:tcBorders>
            <w:shd w:val="clear" w:color="auto" w:fill="auto"/>
          </w:tcPr>
          <w:p w14:paraId="30A256C6" w14:textId="77777777"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14:paraId="30A256C7" w14:textId="77777777"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14:paraId="30A256C8" w14:textId="77777777"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14:paraId="30A256C9"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6CA"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6C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CC" w14:textId="77777777" w:rsidR="009211D6" w:rsidRDefault="009211D6" w:rsidP="009211D6">
            <w:pPr>
              <w:pStyle w:val="TableContents"/>
              <w:snapToGrid w:val="0"/>
              <w:jc w:val="center"/>
            </w:pPr>
            <w:r>
              <w:rPr>
                <w:sz w:val="20"/>
                <w:szCs w:val="20"/>
              </w:rPr>
              <w:t>0.00</w:t>
            </w:r>
          </w:p>
        </w:tc>
      </w:tr>
      <w:tr w:rsidR="009211D6" w14:paraId="30A256D5" w14:textId="77777777" w:rsidTr="009211D6">
        <w:tc>
          <w:tcPr>
            <w:tcW w:w="426" w:type="dxa"/>
            <w:tcBorders>
              <w:left w:val="single" w:sz="1" w:space="0" w:color="000000"/>
              <w:bottom w:val="single" w:sz="1" w:space="0" w:color="000000"/>
            </w:tcBorders>
            <w:shd w:val="clear" w:color="auto" w:fill="auto"/>
          </w:tcPr>
          <w:p w14:paraId="30A256CE" w14:textId="77777777"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14:paraId="30A256CF" w14:textId="77777777"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14:paraId="30A256D0" w14:textId="77777777"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14:paraId="30A256D1"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6D2"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6D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D4" w14:textId="77777777" w:rsidR="009211D6" w:rsidRDefault="009211D6" w:rsidP="009211D6">
            <w:pPr>
              <w:pStyle w:val="TableContents"/>
              <w:snapToGrid w:val="0"/>
              <w:jc w:val="center"/>
            </w:pPr>
            <w:r>
              <w:rPr>
                <w:sz w:val="20"/>
                <w:szCs w:val="20"/>
              </w:rPr>
              <w:t>0.00</w:t>
            </w:r>
          </w:p>
        </w:tc>
      </w:tr>
      <w:tr w:rsidR="009211D6" w14:paraId="30A256DD" w14:textId="77777777" w:rsidTr="009211D6">
        <w:tc>
          <w:tcPr>
            <w:tcW w:w="426" w:type="dxa"/>
            <w:tcBorders>
              <w:left w:val="single" w:sz="1" w:space="0" w:color="000000"/>
              <w:bottom w:val="single" w:sz="1" w:space="0" w:color="000000"/>
            </w:tcBorders>
            <w:shd w:val="clear" w:color="auto" w:fill="auto"/>
          </w:tcPr>
          <w:p w14:paraId="30A256D6" w14:textId="77777777"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14:paraId="30A256D7" w14:textId="77777777"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14:paraId="30A256D8" w14:textId="77777777"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14:paraId="30A256D9"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6DA"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6D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DC" w14:textId="77777777" w:rsidR="009211D6" w:rsidRDefault="009211D6" w:rsidP="009211D6">
            <w:pPr>
              <w:pStyle w:val="TableContents"/>
              <w:snapToGrid w:val="0"/>
              <w:jc w:val="center"/>
            </w:pPr>
            <w:r>
              <w:rPr>
                <w:sz w:val="20"/>
                <w:szCs w:val="20"/>
              </w:rPr>
              <w:t>0.00</w:t>
            </w:r>
          </w:p>
        </w:tc>
      </w:tr>
      <w:tr w:rsidR="009211D6" w14:paraId="30A256E5" w14:textId="77777777" w:rsidTr="009211D6">
        <w:tc>
          <w:tcPr>
            <w:tcW w:w="426" w:type="dxa"/>
            <w:tcBorders>
              <w:left w:val="single" w:sz="1" w:space="0" w:color="000000"/>
              <w:bottom w:val="single" w:sz="1" w:space="0" w:color="000000"/>
            </w:tcBorders>
            <w:shd w:val="clear" w:color="auto" w:fill="auto"/>
          </w:tcPr>
          <w:p w14:paraId="30A256DE" w14:textId="77777777"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14:paraId="30A256DF" w14:textId="77777777"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14:paraId="30A256E0" w14:textId="77777777"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14:paraId="30A256E1"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6E2"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6E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E4" w14:textId="77777777" w:rsidR="009211D6" w:rsidRDefault="009211D6" w:rsidP="009211D6">
            <w:pPr>
              <w:pStyle w:val="TableContents"/>
              <w:snapToGrid w:val="0"/>
              <w:jc w:val="center"/>
            </w:pPr>
            <w:r>
              <w:rPr>
                <w:sz w:val="20"/>
                <w:szCs w:val="20"/>
              </w:rPr>
              <w:t>0.00</w:t>
            </w:r>
          </w:p>
        </w:tc>
      </w:tr>
      <w:tr w:rsidR="009211D6" w14:paraId="30A256ED" w14:textId="77777777" w:rsidTr="009211D6">
        <w:tc>
          <w:tcPr>
            <w:tcW w:w="426" w:type="dxa"/>
            <w:tcBorders>
              <w:left w:val="single" w:sz="1" w:space="0" w:color="000000"/>
              <w:bottom w:val="single" w:sz="1" w:space="0" w:color="000000"/>
            </w:tcBorders>
            <w:shd w:val="clear" w:color="auto" w:fill="auto"/>
          </w:tcPr>
          <w:p w14:paraId="30A256E6" w14:textId="77777777"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14:paraId="30A256E7" w14:textId="77777777"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14:paraId="30A256E8" w14:textId="77777777"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14:paraId="30A256E9"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6EA"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6E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EC" w14:textId="77777777" w:rsidR="009211D6" w:rsidRDefault="009211D6" w:rsidP="009211D6">
            <w:pPr>
              <w:pStyle w:val="TableContents"/>
              <w:snapToGrid w:val="0"/>
              <w:jc w:val="center"/>
            </w:pPr>
            <w:r>
              <w:rPr>
                <w:sz w:val="20"/>
                <w:szCs w:val="20"/>
              </w:rPr>
              <w:t>0.00</w:t>
            </w:r>
          </w:p>
        </w:tc>
      </w:tr>
      <w:tr w:rsidR="009211D6" w14:paraId="30A256F5" w14:textId="77777777" w:rsidTr="009211D6">
        <w:tc>
          <w:tcPr>
            <w:tcW w:w="426" w:type="dxa"/>
            <w:tcBorders>
              <w:left w:val="single" w:sz="1" w:space="0" w:color="000000"/>
              <w:bottom w:val="single" w:sz="1" w:space="0" w:color="000000"/>
            </w:tcBorders>
            <w:shd w:val="clear" w:color="auto" w:fill="auto"/>
          </w:tcPr>
          <w:p w14:paraId="30A256EE" w14:textId="77777777"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14:paraId="30A256EF" w14:textId="77777777"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14:paraId="30A256F0" w14:textId="77777777"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14:paraId="30A256F1"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6F2"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6F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F4" w14:textId="77777777" w:rsidR="009211D6" w:rsidRDefault="009211D6" w:rsidP="009211D6">
            <w:pPr>
              <w:pStyle w:val="TableContents"/>
              <w:snapToGrid w:val="0"/>
              <w:jc w:val="center"/>
            </w:pPr>
            <w:r>
              <w:rPr>
                <w:sz w:val="20"/>
                <w:szCs w:val="20"/>
              </w:rPr>
              <w:t>0.00</w:t>
            </w:r>
          </w:p>
        </w:tc>
      </w:tr>
      <w:tr w:rsidR="009211D6" w14:paraId="30A256FD" w14:textId="77777777" w:rsidTr="009211D6">
        <w:tc>
          <w:tcPr>
            <w:tcW w:w="426" w:type="dxa"/>
            <w:tcBorders>
              <w:left w:val="single" w:sz="1" w:space="0" w:color="000000"/>
              <w:bottom w:val="single" w:sz="1" w:space="0" w:color="000000"/>
            </w:tcBorders>
            <w:shd w:val="clear" w:color="auto" w:fill="auto"/>
          </w:tcPr>
          <w:p w14:paraId="30A256F6" w14:textId="77777777"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14:paraId="30A256F7" w14:textId="77777777"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14:paraId="30A256F8" w14:textId="77777777"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14:paraId="30A256F9"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6FA"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6F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6FC" w14:textId="77777777" w:rsidR="009211D6" w:rsidRDefault="009211D6" w:rsidP="009211D6">
            <w:pPr>
              <w:pStyle w:val="TableContents"/>
              <w:snapToGrid w:val="0"/>
              <w:jc w:val="center"/>
            </w:pPr>
            <w:r>
              <w:rPr>
                <w:sz w:val="20"/>
                <w:szCs w:val="20"/>
              </w:rPr>
              <w:t>0.00</w:t>
            </w:r>
          </w:p>
        </w:tc>
      </w:tr>
      <w:tr w:rsidR="009211D6" w14:paraId="30A25705" w14:textId="77777777" w:rsidTr="009211D6">
        <w:tc>
          <w:tcPr>
            <w:tcW w:w="426" w:type="dxa"/>
            <w:tcBorders>
              <w:left w:val="single" w:sz="1" w:space="0" w:color="000000"/>
              <w:bottom w:val="single" w:sz="1" w:space="0" w:color="000000"/>
            </w:tcBorders>
            <w:shd w:val="clear" w:color="auto" w:fill="auto"/>
          </w:tcPr>
          <w:p w14:paraId="30A256FE" w14:textId="77777777" w:rsidR="009211D6" w:rsidRDefault="009211D6" w:rsidP="009211D6">
            <w:pPr>
              <w:pStyle w:val="TableContents"/>
              <w:jc w:val="center"/>
              <w:rPr>
                <w:sz w:val="20"/>
                <w:szCs w:val="20"/>
              </w:rPr>
            </w:pPr>
            <w:r>
              <w:rPr>
                <w:sz w:val="20"/>
                <w:szCs w:val="20"/>
              </w:rPr>
              <w:lastRenderedPageBreak/>
              <w:t>32</w:t>
            </w:r>
          </w:p>
        </w:tc>
        <w:tc>
          <w:tcPr>
            <w:tcW w:w="2126" w:type="dxa"/>
            <w:tcBorders>
              <w:left w:val="single" w:sz="1" w:space="0" w:color="000000"/>
              <w:bottom w:val="single" w:sz="1" w:space="0" w:color="000000"/>
            </w:tcBorders>
            <w:shd w:val="clear" w:color="auto" w:fill="auto"/>
          </w:tcPr>
          <w:p w14:paraId="30A256FF" w14:textId="77777777"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14:paraId="30A25700" w14:textId="77777777"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14:paraId="30A25701"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702"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70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04" w14:textId="77777777" w:rsidR="009211D6" w:rsidRDefault="009211D6" w:rsidP="009211D6">
            <w:pPr>
              <w:pStyle w:val="TableContents"/>
              <w:snapToGrid w:val="0"/>
              <w:jc w:val="center"/>
            </w:pPr>
            <w:r>
              <w:rPr>
                <w:sz w:val="20"/>
                <w:szCs w:val="20"/>
              </w:rPr>
              <w:t>0.00</w:t>
            </w:r>
          </w:p>
        </w:tc>
      </w:tr>
      <w:tr w:rsidR="009211D6" w14:paraId="30A2570D" w14:textId="77777777" w:rsidTr="009211D6">
        <w:tc>
          <w:tcPr>
            <w:tcW w:w="426" w:type="dxa"/>
            <w:tcBorders>
              <w:left w:val="single" w:sz="1" w:space="0" w:color="000000"/>
              <w:bottom w:val="single" w:sz="1" w:space="0" w:color="000000"/>
            </w:tcBorders>
            <w:shd w:val="clear" w:color="auto" w:fill="auto"/>
          </w:tcPr>
          <w:p w14:paraId="30A25706" w14:textId="77777777"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14:paraId="30A25707" w14:textId="77777777"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14:paraId="30A25708" w14:textId="77777777"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14:paraId="30A25709"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70A"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70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0C" w14:textId="77777777" w:rsidR="009211D6" w:rsidRDefault="009211D6" w:rsidP="009211D6">
            <w:pPr>
              <w:pStyle w:val="TableContents"/>
              <w:snapToGrid w:val="0"/>
              <w:jc w:val="center"/>
            </w:pPr>
            <w:r>
              <w:rPr>
                <w:sz w:val="20"/>
                <w:szCs w:val="20"/>
              </w:rPr>
              <w:t>0.00</w:t>
            </w:r>
          </w:p>
        </w:tc>
      </w:tr>
      <w:tr w:rsidR="009211D6" w14:paraId="30A25715" w14:textId="77777777" w:rsidTr="009211D6">
        <w:tc>
          <w:tcPr>
            <w:tcW w:w="426" w:type="dxa"/>
            <w:tcBorders>
              <w:left w:val="single" w:sz="1" w:space="0" w:color="000000"/>
              <w:bottom w:val="single" w:sz="1" w:space="0" w:color="000000"/>
            </w:tcBorders>
            <w:shd w:val="clear" w:color="auto" w:fill="auto"/>
          </w:tcPr>
          <w:p w14:paraId="30A2570E" w14:textId="77777777"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14:paraId="30A2570F" w14:textId="77777777"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14:paraId="30A25710" w14:textId="77777777"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14:paraId="30A25711"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712"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71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14" w14:textId="77777777" w:rsidR="009211D6" w:rsidRDefault="009211D6" w:rsidP="009211D6">
            <w:pPr>
              <w:pStyle w:val="TableContents"/>
              <w:snapToGrid w:val="0"/>
              <w:jc w:val="center"/>
            </w:pPr>
            <w:r>
              <w:rPr>
                <w:sz w:val="20"/>
                <w:szCs w:val="20"/>
              </w:rPr>
              <w:t>0.00</w:t>
            </w:r>
          </w:p>
        </w:tc>
      </w:tr>
      <w:tr w:rsidR="009211D6" w14:paraId="30A2571D" w14:textId="77777777" w:rsidTr="009211D6">
        <w:tc>
          <w:tcPr>
            <w:tcW w:w="426" w:type="dxa"/>
            <w:tcBorders>
              <w:left w:val="single" w:sz="1" w:space="0" w:color="000000"/>
              <w:bottom w:val="single" w:sz="1" w:space="0" w:color="000000"/>
            </w:tcBorders>
            <w:shd w:val="clear" w:color="auto" w:fill="auto"/>
          </w:tcPr>
          <w:p w14:paraId="30A25716" w14:textId="77777777"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14:paraId="30A25717" w14:textId="77777777"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14:paraId="30A25718" w14:textId="77777777" w:rsidR="009211D6" w:rsidRDefault="009211D6" w:rsidP="009211D6">
            <w:pPr>
              <w:pStyle w:val="TableContents"/>
              <w:rPr>
                <w:sz w:val="20"/>
                <w:szCs w:val="20"/>
              </w:rPr>
            </w:pPr>
            <w:r>
              <w:rPr>
                <w:sz w:val="20"/>
                <w:szCs w:val="20"/>
              </w:rPr>
              <w:t>Monto bs del concepto asignado en diciembre</w:t>
            </w:r>
          </w:p>
        </w:tc>
        <w:tc>
          <w:tcPr>
            <w:tcW w:w="992" w:type="dxa"/>
            <w:tcBorders>
              <w:left w:val="single" w:sz="1" w:space="0" w:color="000000"/>
              <w:bottom w:val="single" w:sz="1" w:space="0" w:color="000000"/>
            </w:tcBorders>
            <w:shd w:val="clear" w:color="auto" w:fill="auto"/>
          </w:tcPr>
          <w:p w14:paraId="30A25719"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71A"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71B"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1C" w14:textId="77777777" w:rsidR="009211D6" w:rsidRDefault="009211D6" w:rsidP="009211D6">
            <w:pPr>
              <w:pStyle w:val="TableContents"/>
              <w:snapToGrid w:val="0"/>
              <w:jc w:val="center"/>
            </w:pPr>
            <w:r>
              <w:rPr>
                <w:sz w:val="20"/>
                <w:szCs w:val="20"/>
              </w:rPr>
              <w:t>0.00</w:t>
            </w:r>
          </w:p>
        </w:tc>
      </w:tr>
      <w:tr w:rsidR="009211D6" w14:paraId="30A25725" w14:textId="77777777" w:rsidTr="009211D6">
        <w:tc>
          <w:tcPr>
            <w:tcW w:w="426" w:type="dxa"/>
            <w:tcBorders>
              <w:left w:val="single" w:sz="1" w:space="0" w:color="000000"/>
              <w:bottom w:val="single" w:sz="1" w:space="0" w:color="000000"/>
            </w:tcBorders>
            <w:shd w:val="clear" w:color="auto" w:fill="auto"/>
          </w:tcPr>
          <w:p w14:paraId="30A2571E" w14:textId="77777777"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14:paraId="30A2571F" w14:textId="77777777"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14:paraId="30A25720"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14:paraId="30A25721" w14:textId="77777777" w:rsidR="009211D6" w:rsidRDefault="009211D6" w:rsidP="009211D6">
            <w:pPr>
              <w:pStyle w:val="TableContents"/>
              <w:snapToGrid w:val="0"/>
              <w:jc w:val="center"/>
              <w:rPr>
                <w:sz w:val="18"/>
                <w:szCs w:val="18"/>
              </w:rPr>
            </w:pPr>
          </w:p>
        </w:tc>
        <w:tc>
          <w:tcPr>
            <w:tcW w:w="709" w:type="dxa"/>
            <w:tcBorders>
              <w:left w:val="single" w:sz="1" w:space="0" w:color="000000"/>
              <w:bottom w:val="single" w:sz="1" w:space="0" w:color="000000"/>
            </w:tcBorders>
            <w:shd w:val="clear" w:color="auto" w:fill="auto"/>
          </w:tcPr>
          <w:p w14:paraId="30A25722"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723"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24" w14:textId="77777777" w:rsidR="009211D6" w:rsidRDefault="009211D6" w:rsidP="009211D6">
            <w:pPr>
              <w:pStyle w:val="TableContents"/>
              <w:snapToGrid w:val="0"/>
              <w:rPr>
                <w:sz w:val="20"/>
                <w:szCs w:val="20"/>
              </w:rPr>
            </w:pPr>
          </w:p>
        </w:tc>
      </w:tr>
      <w:tr w:rsidR="009211D6" w14:paraId="30A25728" w14:textId="77777777" w:rsidTr="009211D6">
        <w:tc>
          <w:tcPr>
            <w:tcW w:w="4957" w:type="dxa"/>
            <w:gridSpan w:val="3"/>
            <w:tcBorders>
              <w:top w:val="single" w:sz="1" w:space="0" w:color="000000"/>
              <w:left w:val="single" w:sz="1" w:space="0" w:color="000000"/>
              <w:bottom w:val="single" w:sz="1" w:space="0" w:color="000000"/>
            </w:tcBorders>
            <w:shd w:val="clear" w:color="auto" w:fill="CCCC99"/>
          </w:tcPr>
          <w:p w14:paraId="30A25726" w14:textId="77777777" w:rsidR="009211D6" w:rsidRDefault="009211D6" w:rsidP="009211D6">
            <w:pPr>
              <w:pStyle w:val="TableContents"/>
              <w:rPr>
                <w:sz w:val="20"/>
                <w:szCs w:val="20"/>
              </w:rPr>
            </w:pPr>
            <w:r>
              <w:rPr>
                <w:sz w:val="20"/>
                <w:szCs w:val="20"/>
              </w:rPr>
              <w:t>Tabla:sfp_formulacion_presupuestaria_gasto</w:t>
            </w:r>
          </w:p>
        </w:tc>
        <w:tc>
          <w:tcPr>
            <w:tcW w:w="3832" w:type="dxa"/>
            <w:gridSpan w:val="5"/>
            <w:tcBorders>
              <w:top w:val="single" w:sz="1" w:space="0" w:color="000000"/>
              <w:left w:val="single" w:sz="1" w:space="0" w:color="000000"/>
              <w:bottom w:val="single" w:sz="1" w:space="0" w:color="000000"/>
              <w:right w:val="single" w:sz="1" w:space="0" w:color="000000"/>
            </w:tcBorders>
            <w:shd w:val="clear" w:color="auto" w:fill="CCCC99"/>
          </w:tcPr>
          <w:p w14:paraId="30A25727" w14:textId="77777777" w:rsidR="009211D6" w:rsidRDefault="009211D6" w:rsidP="009211D6">
            <w:pPr>
              <w:pStyle w:val="TableContents"/>
            </w:pPr>
            <w:r>
              <w:rPr>
                <w:sz w:val="20"/>
                <w:szCs w:val="20"/>
              </w:rPr>
              <w:t>Modulo: Sistema de Formulación Presupuestaria (SFP)</w:t>
            </w:r>
          </w:p>
        </w:tc>
      </w:tr>
      <w:tr w:rsidR="009211D6" w14:paraId="30A2572A" w14:textId="77777777" w:rsidTr="009211D6">
        <w:tc>
          <w:tcPr>
            <w:tcW w:w="8789" w:type="dxa"/>
            <w:gridSpan w:val="8"/>
            <w:tcBorders>
              <w:left w:val="single" w:sz="1" w:space="0" w:color="000000"/>
              <w:bottom w:val="single" w:sz="1" w:space="0" w:color="000000"/>
              <w:right w:val="single" w:sz="1" w:space="0" w:color="000000"/>
            </w:tcBorders>
            <w:shd w:val="clear" w:color="auto" w:fill="CCCC99"/>
          </w:tcPr>
          <w:p w14:paraId="30A25729" w14:textId="77777777" w:rsidR="009211D6" w:rsidRDefault="009211D6" w:rsidP="009211D6">
            <w:pPr>
              <w:pStyle w:val="TableContents"/>
              <w:jc w:val="both"/>
            </w:pPr>
            <w:r>
              <w:rPr>
                <w:sz w:val="20"/>
                <w:szCs w:val="20"/>
              </w:rPr>
              <w:t>Descripción de la Tabla: En esta tabla se guardan el total de la formulación presupuestaria de gasto. Es la unión de las tablas: sfp_asignacion_recurso y sfp_asignacion_personal.</w:t>
            </w:r>
          </w:p>
        </w:tc>
      </w:tr>
      <w:tr w:rsidR="009211D6" w14:paraId="30A25737" w14:textId="77777777" w:rsidTr="009211D6">
        <w:tc>
          <w:tcPr>
            <w:tcW w:w="426" w:type="dxa"/>
            <w:tcBorders>
              <w:left w:val="single" w:sz="1" w:space="0" w:color="000000"/>
              <w:bottom w:val="single" w:sz="1" w:space="0" w:color="000000"/>
            </w:tcBorders>
            <w:shd w:val="clear" w:color="auto" w:fill="CCCCCC"/>
          </w:tcPr>
          <w:p w14:paraId="30A2572B" w14:textId="77777777" w:rsidR="009211D6" w:rsidRDefault="009211D6" w:rsidP="009211D6">
            <w:pPr>
              <w:pStyle w:val="TableContents"/>
              <w:snapToGrid w:val="0"/>
              <w:rPr>
                <w:sz w:val="20"/>
                <w:szCs w:val="20"/>
              </w:rPr>
            </w:pPr>
          </w:p>
          <w:p w14:paraId="30A2572C" w14:textId="77777777" w:rsidR="009211D6" w:rsidRDefault="009211D6" w:rsidP="009211D6">
            <w:pPr>
              <w:pStyle w:val="TableContents"/>
              <w:rPr>
                <w:sz w:val="20"/>
                <w:szCs w:val="20"/>
              </w:rPr>
            </w:pPr>
            <w:r>
              <w:rPr>
                <w:sz w:val="20"/>
                <w:szCs w:val="20"/>
              </w:rPr>
              <w:t>Nro</w:t>
            </w:r>
          </w:p>
        </w:tc>
        <w:tc>
          <w:tcPr>
            <w:tcW w:w="2126" w:type="dxa"/>
            <w:tcBorders>
              <w:left w:val="single" w:sz="1" w:space="0" w:color="000000"/>
              <w:bottom w:val="single" w:sz="1" w:space="0" w:color="000000"/>
            </w:tcBorders>
            <w:shd w:val="clear" w:color="auto" w:fill="CCCCCC"/>
          </w:tcPr>
          <w:p w14:paraId="30A2572D" w14:textId="77777777" w:rsidR="009211D6" w:rsidRDefault="009211D6" w:rsidP="009211D6">
            <w:pPr>
              <w:pStyle w:val="TableContents"/>
              <w:snapToGrid w:val="0"/>
              <w:rPr>
                <w:sz w:val="20"/>
                <w:szCs w:val="20"/>
              </w:rPr>
            </w:pPr>
          </w:p>
          <w:p w14:paraId="30A2572E" w14:textId="77777777" w:rsidR="009211D6" w:rsidRDefault="009211D6" w:rsidP="009211D6">
            <w:pPr>
              <w:pStyle w:val="TableContents"/>
              <w:rPr>
                <w:sz w:val="20"/>
                <w:szCs w:val="20"/>
              </w:rPr>
            </w:pPr>
            <w:r>
              <w:rPr>
                <w:sz w:val="20"/>
                <w:szCs w:val="20"/>
              </w:rPr>
              <w:t>Nombre del Campo</w:t>
            </w:r>
          </w:p>
        </w:tc>
        <w:tc>
          <w:tcPr>
            <w:tcW w:w="2835" w:type="dxa"/>
            <w:gridSpan w:val="2"/>
            <w:tcBorders>
              <w:left w:val="single" w:sz="1" w:space="0" w:color="000000"/>
              <w:bottom w:val="single" w:sz="1" w:space="0" w:color="000000"/>
            </w:tcBorders>
            <w:shd w:val="clear" w:color="auto" w:fill="CCCCCC"/>
          </w:tcPr>
          <w:p w14:paraId="30A2572F" w14:textId="77777777" w:rsidR="009211D6" w:rsidRDefault="009211D6" w:rsidP="009211D6">
            <w:pPr>
              <w:pStyle w:val="TableContents"/>
              <w:snapToGrid w:val="0"/>
              <w:rPr>
                <w:sz w:val="20"/>
                <w:szCs w:val="20"/>
              </w:rPr>
            </w:pPr>
          </w:p>
          <w:p w14:paraId="30A25730" w14:textId="77777777" w:rsidR="009211D6" w:rsidRDefault="009211D6" w:rsidP="009211D6">
            <w:pPr>
              <w:pStyle w:val="TableContents"/>
              <w:rPr>
                <w:sz w:val="20"/>
                <w:szCs w:val="20"/>
              </w:rPr>
            </w:pPr>
            <w:r>
              <w:rPr>
                <w:sz w:val="20"/>
                <w:szCs w:val="20"/>
              </w:rPr>
              <w:t>Descripción del Campo</w:t>
            </w:r>
          </w:p>
        </w:tc>
        <w:tc>
          <w:tcPr>
            <w:tcW w:w="992" w:type="dxa"/>
            <w:tcBorders>
              <w:left w:val="single" w:sz="1" w:space="0" w:color="000000"/>
              <w:bottom w:val="single" w:sz="1" w:space="0" w:color="000000"/>
            </w:tcBorders>
            <w:shd w:val="clear" w:color="auto" w:fill="CCCCCC"/>
          </w:tcPr>
          <w:p w14:paraId="30A25731" w14:textId="77777777" w:rsidR="009211D6" w:rsidRDefault="009211D6" w:rsidP="009211D6">
            <w:pPr>
              <w:pStyle w:val="TableContents"/>
              <w:snapToGrid w:val="0"/>
              <w:rPr>
                <w:sz w:val="20"/>
                <w:szCs w:val="20"/>
              </w:rPr>
            </w:pPr>
          </w:p>
          <w:p w14:paraId="30A25732" w14:textId="77777777" w:rsidR="009211D6" w:rsidRDefault="009211D6" w:rsidP="009211D6">
            <w:pPr>
              <w:pStyle w:val="TableContents"/>
              <w:jc w:val="center"/>
              <w:rPr>
                <w:sz w:val="20"/>
                <w:szCs w:val="20"/>
              </w:rPr>
            </w:pPr>
            <w:r>
              <w:rPr>
                <w:sz w:val="20"/>
                <w:szCs w:val="20"/>
              </w:rPr>
              <w:t>Tipo</w:t>
            </w:r>
          </w:p>
        </w:tc>
        <w:tc>
          <w:tcPr>
            <w:tcW w:w="709" w:type="dxa"/>
            <w:tcBorders>
              <w:left w:val="single" w:sz="1" w:space="0" w:color="000000"/>
              <w:bottom w:val="single" w:sz="1" w:space="0" w:color="000000"/>
            </w:tcBorders>
            <w:shd w:val="clear" w:color="auto" w:fill="CCCCCC"/>
          </w:tcPr>
          <w:p w14:paraId="30A25733" w14:textId="77777777" w:rsidR="009211D6" w:rsidRDefault="009211D6" w:rsidP="009211D6">
            <w:pPr>
              <w:pStyle w:val="TableContents"/>
              <w:snapToGrid w:val="0"/>
              <w:rPr>
                <w:sz w:val="20"/>
                <w:szCs w:val="20"/>
              </w:rPr>
            </w:pPr>
          </w:p>
          <w:p w14:paraId="30A25734" w14:textId="77777777" w:rsidR="009211D6" w:rsidRDefault="009211D6" w:rsidP="009211D6">
            <w:pPr>
              <w:pStyle w:val="TableContents"/>
              <w:jc w:val="center"/>
              <w:rPr>
                <w:sz w:val="20"/>
                <w:szCs w:val="20"/>
              </w:rPr>
            </w:pPr>
            <w:r>
              <w:rPr>
                <w:sz w:val="20"/>
                <w:szCs w:val="20"/>
              </w:rPr>
              <w:t>Largo</w:t>
            </w:r>
          </w:p>
        </w:tc>
        <w:tc>
          <w:tcPr>
            <w:tcW w:w="709" w:type="dxa"/>
            <w:tcBorders>
              <w:left w:val="single" w:sz="1" w:space="0" w:color="000000"/>
              <w:bottom w:val="single" w:sz="1" w:space="0" w:color="000000"/>
            </w:tcBorders>
            <w:shd w:val="clear" w:color="auto" w:fill="CCCCCC"/>
          </w:tcPr>
          <w:p w14:paraId="30A25735" w14:textId="77777777" w:rsidR="009211D6" w:rsidRDefault="009211D6" w:rsidP="009211D6">
            <w:pPr>
              <w:pStyle w:val="TableContents"/>
              <w:jc w:val="center"/>
              <w:rPr>
                <w:sz w:val="20"/>
                <w:szCs w:val="20"/>
              </w:rPr>
            </w:pPr>
            <w:r>
              <w:rPr>
                <w:sz w:val="20"/>
                <w:szCs w:val="20"/>
              </w:rPr>
              <w:t>Campo Clave</w:t>
            </w:r>
          </w:p>
        </w:tc>
        <w:tc>
          <w:tcPr>
            <w:tcW w:w="992" w:type="dxa"/>
            <w:tcBorders>
              <w:left w:val="single" w:sz="1" w:space="0" w:color="000000"/>
              <w:bottom w:val="single" w:sz="1" w:space="0" w:color="000000"/>
              <w:right w:val="single" w:sz="1" w:space="0" w:color="000000"/>
            </w:tcBorders>
            <w:shd w:val="clear" w:color="auto" w:fill="CCCCCC"/>
          </w:tcPr>
          <w:p w14:paraId="30A25736" w14:textId="77777777" w:rsidR="009211D6" w:rsidRDefault="009211D6" w:rsidP="009211D6">
            <w:pPr>
              <w:pStyle w:val="TableContents"/>
              <w:jc w:val="center"/>
            </w:pPr>
            <w:r>
              <w:rPr>
                <w:sz w:val="20"/>
                <w:szCs w:val="20"/>
              </w:rPr>
              <w:t>Valor por Defecto</w:t>
            </w:r>
          </w:p>
        </w:tc>
      </w:tr>
      <w:tr w:rsidR="009211D6" w14:paraId="30A2573F" w14:textId="77777777" w:rsidTr="009211D6">
        <w:tc>
          <w:tcPr>
            <w:tcW w:w="426" w:type="dxa"/>
            <w:tcBorders>
              <w:left w:val="single" w:sz="1" w:space="0" w:color="000000"/>
              <w:bottom w:val="single" w:sz="1" w:space="0" w:color="000000"/>
            </w:tcBorders>
            <w:shd w:val="clear" w:color="auto" w:fill="auto"/>
          </w:tcPr>
          <w:p w14:paraId="30A25738" w14:textId="77777777" w:rsidR="009211D6" w:rsidRDefault="009211D6" w:rsidP="009211D6">
            <w:pPr>
              <w:pStyle w:val="TableContents"/>
              <w:jc w:val="center"/>
              <w:rPr>
                <w:sz w:val="20"/>
                <w:szCs w:val="20"/>
              </w:rPr>
            </w:pPr>
            <w:r>
              <w:rPr>
                <w:sz w:val="20"/>
                <w:szCs w:val="20"/>
              </w:rPr>
              <w:t>1</w:t>
            </w:r>
          </w:p>
        </w:tc>
        <w:tc>
          <w:tcPr>
            <w:tcW w:w="2126" w:type="dxa"/>
            <w:tcBorders>
              <w:left w:val="single" w:sz="1" w:space="0" w:color="000000"/>
              <w:bottom w:val="single" w:sz="1" w:space="0" w:color="000000"/>
            </w:tcBorders>
            <w:shd w:val="clear" w:color="auto" w:fill="auto"/>
          </w:tcPr>
          <w:p w14:paraId="30A25739" w14:textId="77777777" w:rsidR="009211D6" w:rsidRDefault="009211D6" w:rsidP="009211D6">
            <w:pPr>
              <w:pStyle w:val="TableContents"/>
              <w:rPr>
                <w:sz w:val="20"/>
                <w:szCs w:val="20"/>
              </w:rPr>
            </w:pPr>
            <w:r>
              <w:rPr>
                <w:sz w:val="20"/>
                <w:szCs w:val="20"/>
              </w:rPr>
              <w:t>id_empresa</w:t>
            </w:r>
          </w:p>
        </w:tc>
        <w:tc>
          <w:tcPr>
            <w:tcW w:w="2835" w:type="dxa"/>
            <w:gridSpan w:val="2"/>
            <w:tcBorders>
              <w:left w:val="single" w:sz="1" w:space="0" w:color="000000"/>
              <w:bottom w:val="single" w:sz="1" w:space="0" w:color="000000"/>
            </w:tcBorders>
            <w:shd w:val="clear" w:color="auto" w:fill="auto"/>
          </w:tcPr>
          <w:p w14:paraId="30A2573A" w14:textId="77777777" w:rsidR="009211D6" w:rsidRDefault="009211D6" w:rsidP="009211D6">
            <w:pPr>
              <w:pStyle w:val="TableContents"/>
              <w:rPr>
                <w:sz w:val="20"/>
                <w:szCs w:val="20"/>
              </w:rPr>
            </w:pPr>
            <w:r>
              <w:rPr>
                <w:sz w:val="20"/>
                <w:szCs w:val="20"/>
              </w:rPr>
              <w:t>Código de la empresa</w:t>
            </w:r>
          </w:p>
        </w:tc>
        <w:tc>
          <w:tcPr>
            <w:tcW w:w="992" w:type="dxa"/>
            <w:tcBorders>
              <w:left w:val="single" w:sz="1" w:space="0" w:color="000000"/>
              <w:bottom w:val="single" w:sz="1" w:space="0" w:color="000000"/>
            </w:tcBorders>
            <w:shd w:val="clear" w:color="auto" w:fill="auto"/>
          </w:tcPr>
          <w:p w14:paraId="30A2573B"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73C" w14:textId="77777777"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73D" w14:textId="77777777"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14:anchorId="30A25BAD" wp14:editId="30A25BAE">
                  <wp:extent cx="123825" cy="180975"/>
                  <wp:effectExtent l="19050" t="0" r="9525"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73E" w14:textId="77777777" w:rsidR="009211D6" w:rsidRDefault="009211D6" w:rsidP="009211D6">
            <w:pPr>
              <w:pStyle w:val="TableContents"/>
              <w:jc w:val="center"/>
              <w:rPr>
                <w:sz w:val="20"/>
                <w:szCs w:val="20"/>
              </w:rPr>
            </w:pPr>
          </w:p>
        </w:tc>
      </w:tr>
      <w:tr w:rsidR="009211D6" w14:paraId="30A25747" w14:textId="77777777" w:rsidTr="009211D6">
        <w:tc>
          <w:tcPr>
            <w:tcW w:w="426" w:type="dxa"/>
            <w:tcBorders>
              <w:left w:val="single" w:sz="1" w:space="0" w:color="000000"/>
              <w:bottom w:val="single" w:sz="1" w:space="0" w:color="000000"/>
            </w:tcBorders>
            <w:shd w:val="clear" w:color="auto" w:fill="auto"/>
          </w:tcPr>
          <w:p w14:paraId="30A25740" w14:textId="77777777" w:rsidR="009211D6" w:rsidRDefault="009211D6" w:rsidP="009211D6">
            <w:pPr>
              <w:pStyle w:val="TableContents"/>
              <w:jc w:val="center"/>
              <w:rPr>
                <w:sz w:val="20"/>
                <w:szCs w:val="20"/>
              </w:rPr>
            </w:pPr>
            <w:r>
              <w:rPr>
                <w:sz w:val="20"/>
                <w:szCs w:val="20"/>
              </w:rPr>
              <w:t>2</w:t>
            </w:r>
          </w:p>
        </w:tc>
        <w:tc>
          <w:tcPr>
            <w:tcW w:w="2126" w:type="dxa"/>
            <w:tcBorders>
              <w:left w:val="single" w:sz="1" w:space="0" w:color="000000"/>
              <w:bottom w:val="single" w:sz="1" w:space="0" w:color="000000"/>
            </w:tcBorders>
            <w:shd w:val="clear" w:color="auto" w:fill="auto"/>
          </w:tcPr>
          <w:p w14:paraId="30A25741" w14:textId="77777777" w:rsidR="009211D6" w:rsidRDefault="009211D6" w:rsidP="009211D6">
            <w:pPr>
              <w:pStyle w:val="TableContents"/>
              <w:rPr>
                <w:sz w:val="20"/>
                <w:szCs w:val="20"/>
              </w:rPr>
            </w:pPr>
            <w:r>
              <w:rPr>
                <w:sz w:val="20"/>
                <w:szCs w:val="20"/>
              </w:rPr>
              <w:t>ano_presupuesto</w:t>
            </w:r>
          </w:p>
        </w:tc>
        <w:tc>
          <w:tcPr>
            <w:tcW w:w="2835" w:type="dxa"/>
            <w:gridSpan w:val="2"/>
            <w:tcBorders>
              <w:left w:val="single" w:sz="1" w:space="0" w:color="000000"/>
              <w:bottom w:val="single" w:sz="1" w:space="0" w:color="000000"/>
            </w:tcBorders>
            <w:shd w:val="clear" w:color="auto" w:fill="auto"/>
          </w:tcPr>
          <w:p w14:paraId="30A25742" w14:textId="77777777" w:rsidR="009211D6" w:rsidRDefault="009211D6" w:rsidP="009211D6">
            <w:pPr>
              <w:pStyle w:val="TableContents"/>
              <w:rPr>
                <w:sz w:val="20"/>
                <w:szCs w:val="20"/>
              </w:rPr>
            </w:pPr>
            <w:r>
              <w:rPr>
                <w:sz w:val="20"/>
                <w:szCs w:val="20"/>
              </w:rPr>
              <w:t>Año presupuestario</w:t>
            </w:r>
          </w:p>
        </w:tc>
        <w:tc>
          <w:tcPr>
            <w:tcW w:w="992" w:type="dxa"/>
            <w:tcBorders>
              <w:left w:val="single" w:sz="1" w:space="0" w:color="000000"/>
              <w:bottom w:val="single" w:sz="1" w:space="0" w:color="000000"/>
            </w:tcBorders>
            <w:shd w:val="clear" w:color="auto" w:fill="auto"/>
          </w:tcPr>
          <w:p w14:paraId="30A25743"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744" w14:textId="77777777" w:rsidR="009211D6" w:rsidRDefault="009211D6" w:rsidP="009211D6">
            <w:pPr>
              <w:pStyle w:val="TableContents"/>
              <w:jc w:val="center"/>
              <w:rPr>
                <w:rFonts w:eastAsia="Liberation Serif" w:cs="Liberation Serif"/>
                <w:sz w:val="20"/>
                <w:szCs w:val="20"/>
              </w:rPr>
            </w:pPr>
            <w:r>
              <w:rPr>
                <w:sz w:val="20"/>
                <w:szCs w:val="20"/>
              </w:rPr>
              <w:t>4</w:t>
            </w:r>
          </w:p>
        </w:tc>
        <w:tc>
          <w:tcPr>
            <w:tcW w:w="709" w:type="dxa"/>
            <w:tcBorders>
              <w:left w:val="single" w:sz="1" w:space="0" w:color="000000"/>
              <w:bottom w:val="single" w:sz="1" w:space="0" w:color="000000"/>
            </w:tcBorders>
            <w:shd w:val="clear" w:color="auto" w:fill="auto"/>
          </w:tcPr>
          <w:p w14:paraId="30A25745" w14:textId="77777777"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14:anchorId="30A25BAF" wp14:editId="30A25BB0">
                  <wp:extent cx="123825" cy="1809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746" w14:textId="77777777" w:rsidR="009211D6" w:rsidRDefault="009211D6" w:rsidP="009211D6">
            <w:pPr>
              <w:pStyle w:val="TableContents"/>
              <w:snapToGrid w:val="0"/>
              <w:rPr>
                <w:sz w:val="20"/>
                <w:szCs w:val="20"/>
              </w:rPr>
            </w:pPr>
          </w:p>
        </w:tc>
      </w:tr>
      <w:tr w:rsidR="009211D6" w14:paraId="30A2574F" w14:textId="77777777" w:rsidTr="009211D6">
        <w:tc>
          <w:tcPr>
            <w:tcW w:w="426" w:type="dxa"/>
            <w:tcBorders>
              <w:left w:val="single" w:sz="1" w:space="0" w:color="000000"/>
              <w:bottom w:val="single" w:sz="1" w:space="0" w:color="000000"/>
            </w:tcBorders>
            <w:shd w:val="clear" w:color="auto" w:fill="auto"/>
          </w:tcPr>
          <w:p w14:paraId="30A25748" w14:textId="77777777" w:rsidR="009211D6" w:rsidRDefault="009211D6" w:rsidP="009211D6">
            <w:pPr>
              <w:pStyle w:val="TableContents"/>
              <w:jc w:val="center"/>
              <w:rPr>
                <w:sz w:val="20"/>
                <w:szCs w:val="20"/>
              </w:rPr>
            </w:pPr>
            <w:r>
              <w:rPr>
                <w:sz w:val="20"/>
                <w:szCs w:val="20"/>
              </w:rPr>
              <w:t>3</w:t>
            </w:r>
          </w:p>
        </w:tc>
        <w:tc>
          <w:tcPr>
            <w:tcW w:w="2126" w:type="dxa"/>
            <w:tcBorders>
              <w:left w:val="single" w:sz="1" w:space="0" w:color="000000"/>
              <w:bottom w:val="single" w:sz="1" w:space="0" w:color="000000"/>
            </w:tcBorders>
            <w:shd w:val="clear" w:color="auto" w:fill="auto"/>
          </w:tcPr>
          <w:p w14:paraId="30A25749" w14:textId="77777777" w:rsidR="009211D6" w:rsidRDefault="009211D6" w:rsidP="009211D6">
            <w:pPr>
              <w:pStyle w:val="TableContents"/>
              <w:rPr>
                <w:sz w:val="20"/>
                <w:szCs w:val="20"/>
              </w:rPr>
            </w:pPr>
            <w:r>
              <w:rPr>
                <w:sz w:val="20"/>
                <w:szCs w:val="20"/>
              </w:rPr>
              <w:t>id_proyecto</w:t>
            </w:r>
          </w:p>
        </w:tc>
        <w:tc>
          <w:tcPr>
            <w:tcW w:w="2835" w:type="dxa"/>
            <w:gridSpan w:val="2"/>
            <w:tcBorders>
              <w:left w:val="single" w:sz="1" w:space="0" w:color="000000"/>
              <w:bottom w:val="single" w:sz="1" w:space="0" w:color="000000"/>
            </w:tcBorders>
            <w:shd w:val="clear" w:color="auto" w:fill="auto"/>
          </w:tcPr>
          <w:p w14:paraId="30A2574A" w14:textId="77777777" w:rsidR="009211D6" w:rsidRDefault="009211D6" w:rsidP="009211D6">
            <w:pPr>
              <w:pStyle w:val="TableContents"/>
              <w:rPr>
                <w:sz w:val="20"/>
                <w:szCs w:val="20"/>
              </w:rPr>
            </w:pPr>
            <w:r>
              <w:rPr>
                <w:sz w:val="20"/>
                <w:szCs w:val="20"/>
              </w:rPr>
              <w:t>Código del proyecto</w:t>
            </w:r>
          </w:p>
        </w:tc>
        <w:tc>
          <w:tcPr>
            <w:tcW w:w="992" w:type="dxa"/>
            <w:tcBorders>
              <w:left w:val="single" w:sz="1" w:space="0" w:color="000000"/>
              <w:bottom w:val="single" w:sz="1" w:space="0" w:color="000000"/>
            </w:tcBorders>
            <w:shd w:val="clear" w:color="auto" w:fill="auto"/>
          </w:tcPr>
          <w:p w14:paraId="30A2574B"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74C" w14:textId="77777777"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74D" w14:textId="77777777"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14:anchorId="30A25BB1" wp14:editId="30A25BB2">
                  <wp:extent cx="123825" cy="180975"/>
                  <wp:effectExtent l="19050" t="0" r="9525"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74E" w14:textId="77777777" w:rsidR="009211D6" w:rsidRDefault="009211D6" w:rsidP="009211D6">
            <w:pPr>
              <w:pStyle w:val="TableContents"/>
              <w:snapToGrid w:val="0"/>
              <w:rPr>
                <w:sz w:val="20"/>
                <w:szCs w:val="20"/>
              </w:rPr>
            </w:pPr>
          </w:p>
        </w:tc>
      </w:tr>
      <w:tr w:rsidR="009211D6" w14:paraId="30A25757" w14:textId="77777777" w:rsidTr="009211D6">
        <w:tc>
          <w:tcPr>
            <w:tcW w:w="426" w:type="dxa"/>
            <w:tcBorders>
              <w:left w:val="single" w:sz="1" w:space="0" w:color="000000"/>
              <w:bottom w:val="single" w:sz="1" w:space="0" w:color="000000"/>
            </w:tcBorders>
            <w:shd w:val="clear" w:color="auto" w:fill="auto"/>
          </w:tcPr>
          <w:p w14:paraId="30A25750" w14:textId="77777777" w:rsidR="009211D6" w:rsidRDefault="009211D6" w:rsidP="009211D6">
            <w:pPr>
              <w:pStyle w:val="TableContents"/>
              <w:jc w:val="center"/>
              <w:rPr>
                <w:sz w:val="20"/>
                <w:szCs w:val="20"/>
              </w:rPr>
            </w:pPr>
            <w:r>
              <w:rPr>
                <w:sz w:val="20"/>
                <w:szCs w:val="20"/>
              </w:rPr>
              <w:t>4</w:t>
            </w:r>
          </w:p>
        </w:tc>
        <w:tc>
          <w:tcPr>
            <w:tcW w:w="2126" w:type="dxa"/>
            <w:tcBorders>
              <w:left w:val="single" w:sz="1" w:space="0" w:color="000000"/>
              <w:bottom w:val="single" w:sz="1" w:space="0" w:color="000000"/>
            </w:tcBorders>
            <w:shd w:val="clear" w:color="auto" w:fill="auto"/>
          </w:tcPr>
          <w:p w14:paraId="30A25751" w14:textId="77777777" w:rsidR="009211D6" w:rsidRDefault="009211D6" w:rsidP="009211D6">
            <w:pPr>
              <w:pStyle w:val="TableContents"/>
              <w:rPr>
                <w:sz w:val="20"/>
                <w:szCs w:val="20"/>
              </w:rPr>
            </w:pPr>
            <w:r>
              <w:rPr>
                <w:sz w:val="20"/>
                <w:szCs w:val="20"/>
              </w:rPr>
              <w:t>id_unidad_admin</w:t>
            </w:r>
          </w:p>
        </w:tc>
        <w:tc>
          <w:tcPr>
            <w:tcW w:w="2835" w:type="dxa"/>
            <w:gridSpan w:val="2"/>
            <w:tcBorders>
              <w:left w:val="single" w:sz="1" w:space="0" w:color="000000"/>
              <w:bottom w:val="single" w:sz="1" w:space="0" w:color="000000"/>
            </w:tcBorders>
            <w:shd w:val="clear" w:color="auto" w:fill="auto"/>
          </w:tcPr>
          <w:p w14:paraId="30A25752" w14:textId="77777777" w:rsidR="009211D6" w:rsidRDefault="009211D6" w:rsidP="009211D6">
            <w:pPr>
              <w:pStyle w:val="TableContents"/>
              <w:rPr>
                <w:sz w:val="20"/>
                <w:szCs w:val="20"/>
              </w:rPr>
            </w:pPr>
            <w:r>
              <w:rPr>
                <w:sz w:val="20"/>
                <w:szCs w:val="20"/>
              </w:rPr>
              <w:t>Código de la unidad administrativa</w:t>
            </w:r>
          </w:p>
        </w:tc>
        <w:tc>
          <w:tcPr>
            <w:tcW w:w="992" w:type="dxa"/>
            <w:tcBorders>
              <w:left w:val="single" w:sz="1" w:space="0" w:color="000000"/>
              <w:bottom w:val="single" w:sz="1" w:space="0" w:color="000000"/>
            </w:tcBorders>
            <w:shd w:val="clear" w:color="auto" w:fill="auto"/>
          </w:tcPr>
          <w:p w14:paraId="30A25753"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754" w14:textId="77777777"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755" w14:textId="77777777" w:rsidR="009211D6" w:rsidRDefault="00845C59" w:rsidP="009211D6">
            <w:pPr>
              <w:pStyle w:val="TableContents"/>
              <w:jc w:val="center"/>
              <w:rPr>
                <w:sz w:val="20"/>
                <w:szCs w:val="20"/>
              </w:rPr>
            </w:pPr>
            <w:r w:rsidRPr="00845C59">
              <w:rPr>
                <w:noProof/>
                <w:sz w:val="20"/>
                <w:szCs w:val="20"/>
                <w:lang w:val="es-ES" w:eastAsia="es-ES" w:bidi="ar-SA"/>
              </w:rPr>
              <w:drawing>
                <wp:inline distT="0" distB="0" distL="0" distR="0" wp14:anchorId="30A25BB3" wp14:editId="30A25BB4">
                  <wp:extent cx="123825" cy="180975"/>
                  <wp:effectExtent l="19050" t="0" r="9525"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756" w14:textId="77777777" w:rsidR="009211D6" w:rsidRDefault="009211D6" w:rsidP="009211D6">
            <w:pPr>
              <w:pStyle w:val="TableContents"/>
              <w:snapToGrid w:val="0"/>
              <w:rPr>
                <w:sz w:val="20"/>
                <w:szCs w:val="20"/>
              </w:rPr>
            </w:pPr>
          </w:p>
        </w:tc>
      </w:tr>
      <w:tr w:rsidR="009211D6" w14:paraId="30A2575F" w14:textId="77777777" w:rsidTr="009211D6">
        <w:tc>
          <w:tcPr>
            <w:tcW w:w="426" w:type="dxa"/>
            <w:tcBorders>
              <w:left w:val="single" w:sz="1" w:space="0" w:color="000000"/>
              <w:bottom w:val="single" w:sz="1" w:space="0" w:color="000000"/>
            </w:tcBorders>
            <w:shd w:val="clear" w:color="auto" w:fill="auto"/>
          </w:tcPr>
          <w:p w14:paraId="30A25758" w14:textId="77777777" w:rsidR="009211D6" w:rsidRDefault="009211D6" w:rsidP="009211D6">
            <w:pPr>
              <w:pStyle w:val="TableContents"/>
              <w:jc w:val="center"/>
              <w:rPr>
                <w:sz w:val="20"/>
                <w:szCs w:val="20"/>
              </w:rPr>
            </w:pPr>
            <w:r>
              <w:rPr>
                <w:sz w:val="20"/>
                <w:szCs w:val="20"/>
              </w:rPr>
              <w:t>5</w:t>
            </w:r>
          </w:p>
        </w:tc>
        <w:tc>
          <w:tcPr>
            <w:tcW w:w="2126" w:type="dxa"/>
            <w:tcBorders>
              <w:left w:val="single" w:sz="1" w:space="0" w:color="000000"/>
              <w:bottom w:val="single" w:sz="1" w:space="0" w:color="000000"/>
            </w:tcBorders>
            <w:shd w:val="clear" w:color="auto" w:fill="auto"/>
          </w:tcPr>
          <w:p w14:paraId="30A25759" w14:textId="77777777" w:rsidR="009211D6" w:rsidRDefault="009211D6" w:rsidP="009211D6">
            <w:pPr>
              <w:pStyle w:val="TableContents"/>
              <w:rPr>
                <w:sz w:val="20"/>
                <w:szCs w:val="20"/>
              </w:rPr>
            </w:pPr>
            <w:r>
              <w:rPr>
                <w:sz w:val="20"/>
                <w:szCs w:val="20"/>
              </w:rPr>
              <w:t>id_accion_especifica</w:t>
            </w:r>
          </w:p>
        </w:tc>
        <w:tc>
          <w:tcPr>
            <w:tcW w:w="2835" w:type="dxa"/>
            <w:gridSpan w:val="2"/>
            <w:tcBorders>
              <w:left w:val="single" w:sz="1" w:space="0" w:color="000000"/>
              <w:bottom w:val="single" w:sz="1" w:space="0" w:color="000000"/>
            </w:tcBorders>
            <w:shd w:val="clear" w:color="auto" w:fill="auto"/>
          </w:tcPr>
          <w:p w14:paraId="30A2575A" w14:textId="77777777" w:rsidR="009211D6" w:rsidRDefault="009211D6" w:rsidP="009211D6">
            <w:pPr>
              <w:pStyle w:val="TableContents"/>
              <w:rPr>
                <w:sz w:val="20"/>
                <w:szCs w:val="20"/>
              </w:rPr>
            </w:pPr>
            <w:r>
              <w:rPr>
                <w:sz w:val="20"/>
                <w:szCs w:val="20"/>
              </w:rPr>
              <w:t>Código de las acciones especificas</w:t>
            </w:r>
          </w:p>
        </w:tc>
        <w:tc>
          <w:tcPr>
            <w:tcW w:w="992" w:type="dxa"/>
            <w:tcBorders>
              <w:left w:val="single" w:sz="1" w:space="0" w:color="000000"/>
              <w:bottom w:val="single" w:sz="1" w:space="0" w:color="000000"/>
            </w:tcBorders>
            <w:shd w:val="clear" w:color="auto" w:fill="auto"/>
          </w:tcPr>
          <w:p w14:paraId="30A2575B"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75C" w14:textId="77777777"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75D" w14:textId="77777777"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14:anchorId="30A25BB5" wp14:editId="30A25BB6">
                  <wp:extent cx="123825" cy="180975"/>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75E" w14:textId="77777777" w:rsidR="009211D6" w:rsidRDefault="009211D6" w:rsidP="009211D6">
            <w:pPr>
              <w:pStyle w:val="TableContents"/>
              <w:snapToGrid w:val="0"/>
              <w:rPr>
                <w:sz w:val="20"/>
                <w:szCs w:val="20"/>
              </w:rPr>
            </w:pPr>
          </w:p>
        </w:tc>
      </w:tr>
      <w:tr w:rsidR="009211D6" w14:paraId="30A25767" w14:textId="77777777" w:rsidTr="009211D6">
        <w:tc>
          <w:tcPr>
            <w:tcW w:w="426" w:type="dxa"/>
            <w:tcBorders>
              <w:left w:val="single" w:sz="1" w:space="0" w:color="000000"/>
              <w:bottom w:val="single" w:sz="1" w:space="0" w:color="000000"/>
            </w:tcBorders>
            <w:shd w:val="clear" w:color="auto" w:fill="auto"/>
          </w:tcPr>
          <w:p w14:paraId="30A25760" w14:textId="77777777" w:rsidR="009211D6" w:rsidRDefault="009211D6" w:rsidP="009211D6">
            <w:pPr>
              <w:pStyle w:val="TableContents"/>
              <w:jc w:val="center"/>
              <w:rPr>
                <w:sz w:val="20"/>
                <w:szCs w:val="20"/>
              </w:rPr>
            </w:pPr>
            <w:r>
              <w:rPr>
                <w:sz w:val="20"/>
                <w:szCs w:val="20"/>
              </w:rPr>
              <w:t>6</w:t>
            </w:r>
          </w:p>
        </w:tc>
        <w:tc>
          <w:tcPr>
            <w:tcW w:w="2126" w:type="dxa"/>
            <w:tcBorders>
              <w:left w:val="single" w:sz="1" w:space="0" w:color="000000"/>
              <w:bottom w:val="single" w:sz="1" w:space="0" w:color="000000"/>
            </w:tcBorders>
            <w:shd w:val="clear" w:color="auto" w:fill="auto"/>
          </w:tcPr>
          <w:p w14:paraId="30A25761" w14:textId="77777777" w:rsidR="009211D6" w:rsidRDefault="009211D6" w:rsidP="009211D6">
            <w:pPr>
              <w:pStyle w:val="TableContents"/>
              <w:rPr>
                <w:sz w:val="20"/>
                <w:szCs w:val="20"/>
              </w:rPr>
            </w:pPr>
            <w:r>
              <w:rPr>
                <w:sz w:val="20"/>
                <w:szCs w:val="20"/>
              </w:rPr>
              <w:t>id_actividad</w:t>
            </w:r>
          </w:p>
        </w:tc>
        <w:tc>
          <w:tcPr>
            <w:tcW w:w="2835" w:type="dxa"/>
            <w:gridSpan w:val="2"/>
            <w:tcBorders>
              <w:left w:val="single" w:sz="1" w:space="0" w:color="000000"/>
              <w:bottom w:val="single" w:sz="1" w:space="0" w:color="000000"/>
            </w:tcBorders>
            <w:shd w:val="clear" w:color="auto" w:fill="auto"/>
          </w:tcPr>
          <w:p w14:paraId="30A25762" w14:textId="77777777" w:rsidR="009211D6" w:rsidRDefault="009211D6" w:rsidP="009211D6">
            <w:pPr>
              <w:pStyle w:val="TableContents"/>
              <w:rPr>
                <w:sz w:val="20"/>
                <w:szCs w:val="20"/>
              </w:rPr>
            </w:pPr>
            <w:r>
              <w:rPr>
                <w:sz w:val="20"/>
                <w:szCs w:val="20"/>
              </w:rPr>
              <w:t>Código de las actividades</w:t>
            </w:r>
          </w:p>
        </w:tc>
        <w:tc>
          <w:tcPr>
            <w:tcW w:w="992" w:type="dxa"/>
            <w:tcBorders>
              <w:left w:val="single" w:sz="1" w:space="0" w:color="000000"/>
              <w:bottom w:val="single" w:sz="1" w:space="0" w:color="000000"/>
            </w:tcBorders>
            <w:shd w:val="clear" w:color="auto" w:fill="auto"/>
          </w:tcPr>
          <w:p w14:paraId="30A25763"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764" w14:textId="77777777"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765" w14:textId="77777777"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14:anchorId="30A25BB7" wp14:editId="30A25BB8">
                  <wp:extent cx="123825" cy="180975"/>
                  <wp:effectExtent l="19050" t="0" r="952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766" w14:textId="77777777" w:rsidR="009211D6" w:rsidRDefault="009211D6" w:rsidP="009211D6">
            <w:pPr>
              <w:pStyle w:val="TableContents"/>
              <w:snapToGrid w:val="0"/>
              <w:rPr>
                <w:sz w:val="20"/>
                <w:szCs w:val="20"/>
              </w:rPr>
            </w:pPr>
          </w:p>
        </w:tc>
      </w:tr>
      <w:tr w:rsidR="009211D6" w14:paraId="30A2576F" w14:textId="77777777" w:rsidTr="009211D6">
        <w:tc>
          <w:tcPr>
            <w:tcW w:w="426" w:type="dxa"/>
            <w:tcBorders>
              <w:left w:val="single" w:sz="1" w:space="0" w:color="000000"/>
              <w:bottom w:val="single" w:sz="1" w:space="0" w:color="000000"/>
            </w:tcBorders>
            <w:shd w:val="clear" w:color="auto" w:fill="auto"/>
          </w:tcPr>
          <w:p w14:paraId="30A25768" w14:textId="77777777" w:rsidR="009211D6" w:rsidRDefault="009211D6" w:rsidP="009211D6">
            <w:pPr>
              <w:pStyle w:val="TableContents"/>
              <w:jc w:val="center"/>
              <w:rPr>
                <w:sz w:val="20"/>
                <w:szCs w:val="20"/>
              </w:rPr>
            </w:pPr>
            <w:r>
              <w:rPr>
                <w:sz w:val="20"/>
                <w:szCs w:val="20"/>
              </w:rPr>
              <w:t>7</w:t>
            </w:r>
          </w:p>
        </w:tc>
        <w:tc>
          <w:tcPr>
            <w:tcW w:w="2126" w:type="dxa"/>
            <w:tcBorders>
              <w:left w:val="single" w:sz="1" w:space="0" w:color="000000"/>
              <w:bottom w:val="single" w:sz="1" w:space="0" w:color="000000"/>
            </w:tcBorders>
            <w:shd w:val="clear" w:color="auto" w:fill="auto"/>
          </w:tcPr>
          <w:p w14:paraId="30A25769" w14:textId="77777777" w:rsidR="009211D6" w:rsidRDefault="009211D6" w:rsidP="009211D6">
            <w:pPr>
              <w:pStyle w:val="TableContents"/>
              <w:rPr>
                <w:sz w:val="20"/>
                <w:szCs w:val="20"/>
              </w:rPr>
            </w:pPr>
            <w:r>
              <w:rPr>
                <w:sz w:val="20"/>
                <w:szCs w:val="20"/>
              </w:rPr>
              <w:t>id_fuente_financiamiento</w:t>
            </w:r>
          </w:p>
        </w:tc>
        <w:tc>
          <w:tcPr>
            <w:tcW w:w="2835" w:type="dxa"/>
            <w:gridSpan w:val="2"/>
            <w:tcBorders>
              <w:left w:val="single" w:sz="1" w:space="0" w:color="000000"/>
              <w:bottom w:val="single" w:sz="1" w:space="0" w:color="000000"/>
            </w:tcBorders>
            <w:shd w:val="clear" w:color="auto" w:fill="auto"/>
          </w:tcPr>
          <w:p w14:paraId="30A2576A" w14:textId="77777777" w:rsidR="009211D6" w:rsidRDefault="009211D6" w:rsidP="009211D6">
            <w:pPr>
              <w:pStyle w:val="TableContents"/>
              <w:rPr>
                <w:sz w:val="20"/>
                <w:szCs w:val="20"/>
              </w:rPr>
            </w:pPr>
            <w:r>
              <w:rPr>
                <w:sz w:val="20"/>
                <w:szCs w:val="20"/>
              </w:rPr>
              <w:t>Código de las fuentes de financiamientos</w:t>
            </w:r>
          </w:p>
        </w:tc>
        <w:tc>
          <w:tcPr>
            <w:tcW w:w="992" w:type="dxa"/>
            <w:tcBorders>
              <w:left w:val="single" w:sz="1" w:space="0" w:color="000000"/>
              <w:bottom w:val="single" w:sz="1" w:space="0" w:color="000000"/>
            </w:tcBorders>
            <w:shd w:val="clear" w:color="auto" w:fill="auto"/>
          </w:tcPr>
          <w:p w14:paraId="30A2576B"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76C" w14:textId="77777777"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76D" w14:textId="77777777"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14:anchorId="30A25BB9" wp14:editId="30A25BBA">
                  <wp:extent cx="123825" cy="18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76E" w14:textId="77777777" w:rsidR="009211D6" w:rsidRDefault="009211D6" w:rsidP="009211D6">
            <w:pPr>
              <w:pStyle w:val="TableContents"/>
              <w:snapToGrid w:val="0"/>
              <w:rPr>
                <w:sz w:val="20"/>
                <w:szCs w:val="20"/>
              </w:rPr>
            </w:pPr>
          </w:p>
        </w:tc>
      </w:tr>
      <w:tr w:rsidR="009211D6" w14:paraId="30A25777" w14:textId="77777777" w:rsidTr="009211D6">
        <w:tc>
          <w:tcPr>
            <w:tcW w:w="426" w:type="dxa"/>
            <w:tcBorders>
              <w:left w:val="single" w:sz="1" w:space="0" w:color="000000"/>
              <w:bottom w:val="single" w:sz="1" w:space="0" w:color="000000"/>
            </w:tcBorders>
            <w:shd w:val="clear" w:color="auto" w:fill="auto"/>
          </w:tcPr>
          <w:p w14:paraId="30A25770" w14:textId="77777777" w:rsidR="009211D6" w:rsidRDefault="009211D6" w:rsidP="009211D6">
            <w:pPr>
              <w:pStyle w:val="TableContents"/>
              <w:jc w:val="center"/>
              <w:rPr>
                <w:sz w:val="20"/>
                <w:szCs w:val="20"/>
              </w:rPr>
            </w:pPr>
            <w:r>
              <w:rPr>
                <w:sz w:val="20"/>
                <w:szCs w:val="20"/>
              </w:rPr>
              <w:t>8</w:t>
            </w:r>
          </w:p>
        </w:tc>
        <w:tc>
          <w:tcPr>
            <w:tcW w:w="2126" w:type="dxa"/>
            <w:tcBorders>
              <w:left w:val="single" w:sz="1" w:space="0" w:color="000000"/>
              <w:bottom w:val="single" w:sz="1" w:space="0" w:color="000000"/>
            </w:tcBorders>
            <w:shd w:val="clear" w:color="auto" w:fill="auto"/>
          </w:tcPr>
          <w:p w14:paraId="30A25771" w14:textId="77777777" w:rsidR="009211D6" w:rsidRDefault="009211D6" w:rsidP="009211D6">
            <w:pPr>
              <w:pStyle w:val="TableContents"/>
              <w:rPr>
                <w:sz w:val="20"/>
                <w:szCs w:val="20"/>
              </w:rPr>
            </w:pPr>
            <w:r>
              <w:rPr>
                <w:sz w:val="20"/>
                <w:szCs w:val="20"/>
              </w:rPr>
              <w:t>tipo</w:t>
            </w:r>
          </w:p>
        </w:tc>
        <w:tc>
          <w:tcPr>
            <w:tcW w:w="2835" w:type="dxa"/>
            <w:gridSpan w:val="2"/>
            <w:tcBorders>
              <w:left w:val="single" w:sz="1" w:space="0" w:color="000000"/>
              <w:bottom w:val="single" w:sz="1" w:space="0" w:color="000000"/>
            </w:tcBorders>
            <w:shd w:val="clear" w:color="auto" w:fill="auto"/>
          </w:tcPr>
          <w:p w14:paraId="30A25772" w14:textId="77777777" w:rsidR="009211D6" w:rsidRDefault="009211D6" w:rsidP="009211D6">
            <w:pPr>
              <w:pStyle w:val="TableContents"/>
              <w:rPr>
                <w:sz w:val="20"/>
                <w:szCs w:val="20"/>
              </w:rPr>
            </w:pPr>
            <w:r>
              <w:rPr>
                <w:sz w:val="20"/>
                <w:szCs w:val="20"/>
              </w:rPr>
              <w:t>Indica si es proyecto o acción centralizada A=Acción Centralizada; P=Proyecto</w:t>
            </w:r>
          </w:p>
        </w:tc>
        <w:tc>
          <w:tcPr>
            <w:tcW w:w="992" w:type="dxa"/>
            <w:tcBorders>
              <w:left w:val="single" w:sz="1" w:space="0" w:color="000000"/>
              <w:bottom w:val="single" w:sz="1" w:space="0" w:color="000000"/>
            </w:tcBorders>
            <w:shd w:val="clear" w:color="auto" w:fill="auto"/>
          </w:tcPr>
          <w:p w14:paraId="30A25773"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774" w14:textId="77777777" w:rsidR="009211D6" w:rsidRDefault="009211D6" w:rsidP="009211D6">
            <w:pPr>
              <w:pStyle w:val="TableContents"/>
              <w:jc w:val="center"/>
              <w:rPr>
                <w:rFonts w:eastAsia="Liberation Serif" w:cs="Liberation Serif"/>
                <w:sz w:val="20"/>
                <w:szCs w:val="20"/>
              </w:rPr>
            </w:pPr>
            <w:r>
              <w:rPr>
                <w:sz w:val="20"/>
                <w:szCs w:val="20"/>
              </w:rPr>
              <w:t>1</w:t>
            </w:r>
          </w:p>
        </w:tc>
        <w:tc>
          <w:tcPr>
            <w:tcW w:w="709" w:type="dxa"/>
            <w:tcBorders>
              <w:left w:val="single" w:sz="1" w:space="0" w:color="000000"/>
              <w:bottom w:val="single" w:sz="1" w:space="0" w:color="000000"/>
            </w:tcBorders>
            <w:shd w:val="clear" w:color="auto" w:fill="auto"/>
          </w:tcPr>
          <w:p w14:paraId="30A25775" w14:textId="77777777"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14:anchorId="30A25BBB" wp14:editId="30A25BBC">
                  <wp:extent cx="123825" cy="180975"/>
                  <wp:effectExtent l="19050" t="0" r="952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776" w14:textId="77777777" w:rsidR="009211D6" w:rsidRDefault="009211D6" w:rsidP="009211D6">
            <w:pPr>
              <w:pStyle w:val="TableContents"/>
              <w:snapToGrid w:val="0"/>
              <w:rPr>
                <w:sz w:val="20"/>
                <w:szCs w:val="20"/>
              </w:rPr>
            </w:pPr>
          </w:p>
        </w:tc>
      </w:tr>
      <w:tr w:rsidR="009211D6" w14:paraId="30A2577F" w14:textId="77777777" w:rsidTr="009211D6">
        <w:tc>
          <w:tcPr>
            <w:tcW w:w="426" w:type="dxa"/>
            <w:tcBorders>
              <w:left w:val="single" w:sz="1" w:space="0" w:color="000000"/>
              <w:bottom w:val="single" w:sz="1" w:space="0" w:color="000000"/>
            </w:tcBorders>
            <w:shd w:val="clear" w:color="auto" w:fill="auto"/>
          </w:tcPr>
          <w:p w14:paraId="30A25778" w14:textId="77777777" w:rsidR="009211D6" w:rsidRDefault="009211D6" w:rsidP="009211D6">
            <w:pPr>
              <w:pStyle w:val="TableContents"/>
              <w:jc w:val="center"/>
              <w:rPr>
                <w:sz w:val="20"/>
                <w:szCs w:val="20"/>
              </w:rPr>
            </w:pPr>
            <w:r>
              <w:rPr>
                <w:sz w:val="20"/>
                <w:szCs w:val="20"/>
              </w:rPr>
              <w:t>9</w:t>
            </w:r>
          </w:p>
        </w:tc>
        <w:tc>
          <w:tcPr>
            <w:tcW w:w="2126" w:type="dxa"/>
            <w:tcBorders>
              <w:left w:val="single" w:sz="1" w:space="0" w:color="000000"/>
              <w:bottom w:val="single" w:sz="1" w:space="0" w:color="000000"/>
            </w:tcBorders>
            <w:shd w:val="clear" w:color="auto" w:fill="auto"/>
          </w:tcPr>
          <w:p w14:paraId="30A25779" w14:textId="77777777" w:rsidR="009211D6" w:rsidRDefault="009211D6" w:rsidP="009211D6">
            <w:pPr>
              <w:pStyle w:val="TableContents"/>
              <w:rPr>
                <w:sz w:val="20"/>
                <w:szCs w:val="20"/>
              </w:rPr>
            </w:pPr>
            <w:r>
              <w:rPr>
                <w:sz w:val="20"/>
                <w:szCs w:val="20"/>
              </w:rPr>
              <w:t>codescenario</w:t>
            </w:r>
          </w:p>
        </w:tc>
        <w:tc>
          <w:tcPr>
            <w:tcW w:w="2835" w:type="dxa"/>
            <w:gridSpan w:val="2"/>
            <w:tcBorders>
              <w:left w:val="single" w:sz="1" w:space="0" w:color="000000"/>
              <w:bottom w:val="single" w:sz="1" w:space="0" w:color="000000"/>
            </w:tcBorders>
            <w:shd w:val="clear" w:color="auto" w:fill="auto"/>
          </w:tcPr>
          <w:p w14:paraId="30A2577A" w14:textId="77777777" w:rsidR="009211D6" w:rsidRDefault="009211D6" w:rsidP="009211D6">
            <w:pPr>
              <w:pStyle w:val="TableContents"/>
              <w:rPr>
                <w:sz w:val="20"/>
                <w:szCs w:val="20"/>
              </w:rPr>
            </w:pPr>
            <w:r>
              <w:rPr>
                <w:sz w:val="20"/>
                <w:szCs w:val="20"/>
              </w:rPr>
              <w:t>Número de escenario</w:t>
            </w:r>
          </w:p>
        </w:tc>
        <w:tc>
          <w:tcPr>
            <w:tcW w:w="992" w:type="dxa"/>
            <w:tcBorders>
              <w:left w:val="single" w:sz="1" w:space="0" w:color="000000"/>
              <w:bottom w:val="single" w:sz="1" w:space="0" w:color="000000"/>
            </w:tcBorders>
            <w:shd w:val="clear" w:color="auto" w:fill="auto"/>
          </w:tcPr>
          <w:p w14:paraId="30A2577B"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77C" w14:textId="77777777" w:rsidR="009211D6" w:rsidRDefault="009211D6" w:rsidP="009211D6">
            <w:pPr>
              <w:pStyle w:val="TableContents"/>
              <w:jc w:val="center"/>
              <w:rPr>
                <w:rFonts w:eastAsia="Liberation Serif" w:cs="Liberation Serif"/>
                <w:sz w:val="20"/>
                <w:szCs w:val="20"/>
              </w:rPr>
            </w:pPr>
            <w:r>
              <w:rPr>
                <w:sz w:val="20"/>
                <w:szCs w:val="20"/>
              </w:rPr>
              <w:t>2</w:t>
            </w:r>
          </w:p>
        </w:tc>
        <w:tc>
          <w:tcPr>
            <w:tcW w:w="709" w:type="dxa"/>
            <w:tcBorders>
              <w:left w:val="single" w:sz="1" w:space="0" w:color="000000"/>
              <w:bottom w:val="single" w:sz="1" w:space="0" w:color="000000"/>
            </w:tcBorders>
            <w:shd w:val="clear" w:color="auto" w:fill="auto"/>
          </w:tcPr>
          <w:p w14:paraId="30A2577D" w14:textId="77777777"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14:anchorId="30A25BBD" wp14:editId="30A25BBE">
                  <wp:extent cx="123825" cy="180975"/>
                  <wp:effectExtent l="19050" t="0" r="95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77E" w14:textId="77777777" w:rsidR="009211D6" w:rsidRDefault="009211D6" w:rsidP="009211D6">
            <w:pPr>
              <w:pStyle w:val="TableContents"/>
              <w:snapToGrid w:val="0"/>
              <w:rPr>
                <w:sz w:val="20"/>
                <w:szCs w:val="20"/>
              </w:rPr>
            </w:pPr>
          </w:p>
        </w:tc>
      </w:tr>
      <w:tr w:rsidR="009211D6" w14:paraId="30A25787" w14:textId="77777777" w:rsidTr="009211D6">
        <w:tc>
          <w:tcPr>
            <w:tcW w:w="426" w:type="dxa"/>
            <w:tcBorders>
              <w:left w:val="single" w:sz="1" w:space="0" w:color="000000"/>
              <w:bottom w:val="single" w:sz="1" w:space="0" w:color="000000"/>
            </w:tcBorders>
            <w:shd w:val="clear" w:color="auto" w:fill="auto"/>
          </w:tcPr>
          <w:p w14:paraId="30A25780" w14:textId="77777777" w:rsidR="009211D6" w:rsidRDefault="009211D6" w:rsidP="009211D6">
            <w:pPr>
              <w:pStyle w:val="TableContents"/>
              <w:jc w:val="center"/>
              <w:rPr>
                <w:sz w:val="20"/>
                <w:szCs w:val="20"/>
              </w:rPr>
            </w:pPr>
            <w:r>
              <w:rPr>
                <w:sz w:val="20"/>
                <w:szCs w:val="20"/>
              </w:rPr>
              <w:t>10</w:t>
            </w:r>
          </w:p>
        </w:tc>
        <w:tc>
          <w:tcPr>
            <w:tcW w:w="2126" w:type="dxa"/>
            <w:tcBorders>
              <w:left w:val="single" w:sz="1" w:space="0" w:color="000000"/>
              <w:bottom w:val="single" w:sz="1" w:space="0" w:color="000000"/>
            </w:tcBorders>
            <w:shd w:val="clear" w:color="auto" w:fill="auto"/>
          </w:tcPr>
          <w:p w14:paraId="30A25781" w14:textId="77777777" w:rsidR="009211D6" w:rsidRDefault="009211D6" w:rsidP="009211D6">
            <w:pPr>
              <w:pStyle w:val="TableContents"/>
              <w:rPr>
                <w:sz w:val="20"/>
                <w:szCs w:val="20"/>
              </w:rPr>
            </w:pPr>
            <w:r>
              <w:rPr>
                <w:sz w:val="20"/>
                <w:szCs w:val="20"/>
              </w:rPr>
              <w:t>spg_cuenta</w:t>
            </w:r>
          </w:p>
        </w:tc>
        <w:tc>
          <w:tcPr>
            <w:tcW w:w="2835" w:type="dxa"/>
            <w:gridSpan w:val="2"/>
            <w:tcBorders>
              <w:left w:val="single" w:sz="1" w:space="0" w:color="000000"/>
              <w:bottom w:val="single" w:sz="1" w:space="0" w:color="000000"/>
            </w:tcBorders>
            <w:shd w:val="clear" w:color="auto" w:fill="auto"/>
          </w:tcPr>
          <w:p w14:paraId="30A25782" w14:textId="77777777" w:rsidR="009211D6" w:rsidRDefault="009211D6" w:rsidP="009211D6">
            <w:pPr>
              <w:pStyle w:val="TableContents"/>
              <w:rPr>
                <w:sz w:val="20"/>
                <w:szCs w:val="20"/>
              </w:rPr>
            </w:pPr>
            <w:r>
              <w:rPr>
                <w:sz w:val="20"/>
                <w:szCs w:val="20"/>
              </w:rPr>
              <w:t>Código del plan único de cuenta presupuestaria</w:t>
            </w:r>
          </w:p>
        </w:tc>
        <w:tc>
          <w:tcPr>
            <w:tcW w:w="992" w:type="dxa"/>
            <w:tcBorders>
              <w:left w:val="single" w:sz="1" w:space="0" w:color="000000"/>
              <w:bottom w:val="single" w:sz="1" w:space="0" w:color="000000"/>
            </w:tcBorders>
            <w:shd w:val="clear" w:color="auto" w:fill="auto"/>
          </w:tcPr>
          <w:p w14:paraId="30A25783"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784" w14:textId="77777777" w:rsidR="009211D6" w:rsidRDefault="009211D6" w:rsidP="009211D6">
            <w:pPr>
              <w:pStyle w:val="TableContents"/>
              <w:jc w:val="center"/>
              <w:rPr>
                <w:rFonts w:eastAsia="Liberation Serif" w:cs="Liberation Serif"/>
                <w:sz w:val="20"/>
                <w:szCs w:val="20"/>
              </w:rPr>
            </w:pPr>
            <w:r>
              <w:rPr>
                <w:sz w:val="20"/>
                <w:szCs w:val="20"/>
              </w:rPr>
              <w:t>25</w:t>
            </w:r>
          </w:p>
        </w:tc>
        <w:tc>
          <w:tcPr>
            <w:tcW w:w="709" w:type="dxa"/>
            <w:tcBorders>
              <w:left w:val="single" w:sz="1" w:space="0" w:color="000000"/>
              <w:bottom w:val="single" w:sz="1" w:space="0" w:color="000000"/>
            </w:tcBorders>
            <w:shd w:val="clear" w:color="auto" w:fill="auto"/>
          </w:tcPr>
          <w:p w14:paraId="30A25785" w14:textId="77777777" w:rsidR="009211D6" w:rsidRDefault="00845C59" w:rsidP="009211D6">
            <w:pPr>
              <w:pStyle w:val="TableContents"/>
              <w:jc w:val="center"/>
              <w:rPr>
                <w:sz w:val="20"/>
                <w:szCs w:val="20"/>
              </w:rPr>
            </w:pPr>
            <w:r w:rsidRPr="00845C59">
              <w:rPr>
                <w:rFonts w:eastAsia="Liberation Serif" w:cs="Liberation Serif"/>
                <w:noProof/>
                <w:sz w:val="20"/>
                <w:szCs w:val="20"/>
                <w:lang w:val="es-ES" w:eastAsia="es-ES" w:bidi="ar-SA"/>
              </w:rPr>
              <w:drawing>
                <wp:inline distT="0" distB="0" distL="0" distR="0" wp14:anchorId="30A25BBF" wp14:editId="30A25BC0">
                  <wp:extent cx="123825" cy="180975"/>
                  <wp:effectExtent l="19050" t="0" r="952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23825" cy="180975"/>
                          </a:xfrm>
                          <a:prstGeom prst="rect">
                            <a:avLst/>
                          </a:prstGeom>
                          <a:noFill/>
                          <a:ln w="9525">
                            <a:noFill/>
                            <a:miter lim="800000"/>
                            <a:headEnd/>
                            <a:tailEnd/>
                          </a:ln>
                        </pic:spPr>
                      </pic:pic>
                    </a:graphicData>
                  </a:graphic>
                </wp:inline>
              </w:drawing>
            </w:r>
          </w:p>
        </w:tc>
        <w:tc>
          <w:tcPr>
            <w:tcW w:w="992" w:type="dxa"/>
            <w:tcBorders>
              <w:left w:val="single" w:sz="1" w:space="0" w:color="000000"/>
              <w:bottom w:val="single" w:sz="1" w:space="0" w:color="000000"/>
              <w:right w:val="single" w:sz="1" w:space="0" w:color="000000"/>
            </w:tcBorders>
            <w:shd w:val="clear" w:color="auto" w:fill="auto"/>
          </w:tcPr>
          <w:p w14:paraId="30A25786" w14:textId="77777777" w:rsidR="009211D6" w:rsidRDefault="009211D6" w:rsidP="009211D6">
            <w:pPr>
              <w:pStyle w:val="TableContents"/>
              <w:snapToGrid w:val="0"/>
              <w:rPr>
                <w:sz w:val="20"/>
                <w:szCs w:val="20"/>
              </w:rPr>
            </w:pPr>
          </w:p>
        </w:tc>
      </w:tr>
      <w:tr w:rsidR="009211D6" w14:paraId="30A2578F" w14:textId="77777777" w:rsidTr="009211D6">
        <w:tc>
          <w:tcPr>
            <w:tcW w:w="426" w:type="dxa"/>
            <w:tcBorders>
              <w:left w:val="single" w:sz="1" w:space="0" w:color="000000"/>
              <w:bottom w:val="single" w:sz="1" w:space="0" w:color="000000"/>
            </w:tcBorders>
            <w:shd w:val="clear" w:color="auto" w:fill="auto"/>
          </w:tcPr>
          <w:p w14:paraId="30A25788" w14:textId="77777777" w:rsidR="009211D6" w:rsidRDefault="009211D6" w:rsidP="009211D6">
            <w:pPr>
              <w:pStyle w:val="TableContents"/>
              <w:jc w:val="center"/>
              <w:rPr>
                <w:sz w:val="20"/>
                <w:szCs w:val="20"/>
              </w:rPr>
            </w:pPr>
            <w:r>
              <w:rPr>
                <w:sz w:val="20"/>
                <w:szCs w:val="20"/>
              </w:rPr>
              <w:t>11</w:t>
            </w:r>
          </w:p>
        </w:tc>
        <w:tc>
          <w:tcPr>
            <w:tcW w:w="2126" w:type="dxa"/>
            <w:tcBorders>
              <w:left w:val="single" w:sz="1" w:space="0" w:color="000000"/>
              <w:bottom w:val="single" w:sz="1" w:space="0" w:color="000000"/>
            </w:tcBorders>
            <w:shd w:val="clear" w:color="auto" w:fill="auto"/>
          </w:tcPr>
          <w:p w14:paraId="30A25789" w14:textId="77777777" w:rsidR="009211D6" w:rsidRDefault="009211D6" w:rsidP="009211D6">
            <w:pPr>
              <w:pStyle w:val="TableContents"/>
              <w:rPr>
                <w:sz w:val="20"/>
                <w:szCs w:val="20"/>
              </w:rPr>
            </w:pPr>
            <w:r>
              <w:rPr>
                <w:sz w:val="20"/>
                <w:szCs w:val="20"/>
              </w:rPr>
              <w:t>desc_cuenta</w:t>
            </w:r>
          </w:p>
        </w:tc>
        <w:tc>
          <w:tcPr>
            <w:tcW w:w="2835" w:type="dxa"/>
            <w:gridSpan w:val="2"/>
            <w:tcBorders>
              <w:left w:val="single" w:sz="1" w:space="0" w:color="000000"/>
              <w:bottom w:val="single" w:sz="1" w:space="0" w:color="000000"/>
            </w:tcBorders>
            <w:shd w:val="clear" w:color="auto" w:fill="auto"/>
          </w:tcPr>
          <w:p w14:paraId="30A2578A" w14:textId="77777777" w:rsidR="009211D6" w:rsidRDefault="009211D6" w:rsidP="009211D6">
            <w:pPr>
              <w:pStyle w:val="TableContents"/>
              <w:rPr>
                <w:sz w:val="20"/>
                <w:szCs w:val="20"/>
              </w:rPr>
            </w:pPr>
            <w:r>
              <w:rPr>
                <w:sz w:val="20"/>
                <w:szCs w:val="20"/>
              </w:rPr>
              <w:t>Descripción del plan único de cuenta presupuestaria</w:t>
            </w:r>
          </w:p>
        </w:tc>
        <w:tc>
          <w:tcPr>
            <w:tcW w:w="992" w:type="dxa"/>
            <w:tcBorders>
              <w:left w:val="single" w:sz="1" w:space="0" w:color="000000"/>
              <w:bottom w:val="single" w:sz="1" w:space="0" w:color="000000"/>
            </w:tcBorders>
            <w:shd w:val="clear" w:color="auto" w:fill="auto"/>
          </w:tcPr>
          <w:p w14:paraId="30A2578B" w14:textId="77777777" w:rsidR="009211D6" w:rsidRDefault="009211D6" w:rsidP="009211D6">
            <w:pPr>
              <w:pStyle w:val="TableContents"/>
              <w:jc w:val="center"/>
              <w:rPr>
                <w:sz w:val="20"/>
                <w:szCs w:val="20"/>
              </w:rPr>
            </w:pPr>
            <w:r>
              <w:rPr>
                <w:sz w:val="20"/>
                <w:szCs w:val="20"/>
              </w:rPr>
              <w:t>Character</w:t>
            </w:r>
          </w:p>
        </w:tc>
        <w:tc>
          <w:tcPr>
            <w:tcW w:w="709" w:type="dxa"/>
            <w:tcBorders>
              <w:left w:val="single" w:sz="1" w:space="0" w:color="000000"/>
              <w:bottom w:val="single" w:sz="1" w:space="0" w:color="000000"/>
            </w:tcBorders>
            <w:shd w:val="clear" w:color="auto" w:fill="auto"/>
          </w:tcPr>
          <w:p w14:paraId="30A2578C" w14:textId="77777777" w:rsidR="009211D6" w:rsidRDefault="009211D6" w:rsidP="009211D6">
            <w:pPr>
              <w:pStyle w:val="TableContents"/>
              <w:jc w:val="center"/>
              <w:rPr>
                <w:rFonts w:eastAsia="Liberation Serif" w:cs="Liberation Serif"/>
                <w:sz w:val="20"/>
                <w:szCs w:val="20"/>
              </w:rPr>
            </w:pPr>
            <w:r>
              <w:rPr>
                <w:sz w:val="20"/>
                <w:szCs w:val="20"/>
              </w:rPr>
              <w:t>250</w:t>
            </w:r>
          </w:p>
        </w:tc>
        <w:tc>
          <w:tcPr>
            <w:tcW w:w="709" w:type="dxa"/>
            <w:tcBorders>
              <w:left w:val="single" w:sz="1" w:space="0" w:color="000000"/>
              <w:bottom w:val="single" w:sz="1" w:space="0" w:color="000000"/>
            </w:tcBorders>
            <w:shd w:val="clear" w:color="auto" w:fill="auto"/>
          </w:tcPr>
          <w:p w14:paraId="30A2578D" w14:textId="77777777" w:rsidR="009211D6" w:rsidRDefault="009211D6" w:rsidP="009211D6">
            <w:pPr>
              <w:pStyle w:val="TableContents"/>
              <w:snapToGrid w:val="0"/>
              <w:jc w:val="center"/>
              <w:rPr>
                <w:rFonts w:eastAsia="Liberation Serif" w:cs="Liberation Serif"/>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8E" w14:textId="77777777" w:rsidR="009211D6" w:rsidRDefault="009211D6" w:rsidP="009211D6">
            <w:pPr>
              <w:pStyle w:val="TableContents"/>
              <w:snapToGrid w:val="0"/>
              <w:rPr>
                <w:sz w:val="20"/>
                <w:szCs w:val="20"/>
              </w:rPr>
            </w:pPr>
          </w:p>
        </w:tc>
      </w:tr>
      <w:tr w:rsidR="009211D6" w14:paraId="30A25797" w14:textId="77777777" w:rsidTr="009211D6">
        <w:tc>
          <w:tcPr>
            <w:tcW w:w="426" w:type="dxa"/>
            <w:tcBorders>
              <w:left w:val="single" w:sz="1" w:space="0" w:color="000000"/>
              <w:bottom w:val="single" w:sz="1" w:space="0" w:color="000000"/>
            </w:tcBorders>
            <w:shd w:val="clear" w:color="auto" w:fill="auto"/>
          </w:tcPr>
          <w:p w14:paraId="30A25790" w14:textId="77777777" w:rsidR="009211D6" w:rsidRDefault="009211D6" w:rsidP="009211D6">
            <w:pPr>
              <w:pStyle w:val="TableContents"/>
              <w:jc w:val="center"/>
              <w:rPr>
                <w:sz w:val="20"/>
                <w:szCs w:val="20"/>
              </w:rPr>
            </w:pPr>
            <w:r>
              <w:rPr>
                <w:sz w:val="20"/>
                <w:szCs w:val="20"/>
              </w:rPr>
              <w:t>12</w:t>
            </w:r>
          </w:p>
        </w:tc>
        <w:tc>
          <w:tcPr>
            <w:tcW w:w="2126" w:type="dxa"/>
            <w:tcBorders>
              <w:left w:val="single" w:sz="1" w:space="0" w:color="000000"/>
              <w:bottom w:val="single" w:sz="1" w:space="0" w:color="000000"/>
            </w:tcBorders>
            <w:shd w:val="clear" w:color="auto" w:fill="auto"/>
          </w:tcPr>
          <w:p w14:paraId="30A25791" w14:textId="77777777" w:rsidR="009211D6" w:rsidRDefault="009211D6" w:rsidP="009211D6">
            <w:pPr>
              <w:pStyle w:val="TableContents"/>
              <w:rPr>
                <w:sz w:val="20"/>
                <w:szCs w:val="20"/>
              </w:rPr>
            </w:pPr>
            <w:r>
              <w:rPr>
                <w:sz w:val="20"/>
                <w:szCs w:val="20"/>
              </w:rPr>
              <w:t>cantidad_enero</w:t>
            </w:r>
          </w:p>
        </w:tc>
        <w:tc>
          <w:tcPr>
            <w:tcW w:w="2835" w:type="dxa"/>
            <w:gridSpan w:val="2"/>
            <w:tcBorders>
              <w:left w:val="single" w:sz="1" w:space="0" w:color="000000"/>
              <w:bottom w:val="single" w:sz="1" w:space="0" w:color="000000"/>
            </w:tcBorders>
            <w:shd w:val="clear" w:color="auto" w:fill="auto"/>
          </w:tcPr>
          <w:p w14:paraId="30A25792" w14:textId="77777777" w:rsidR="009211D6" w:rsidRDefault="009211D6" w:rsidP="009211D6">
            <w:pPr>
              <w:pStyle w:val="TableContents"/>
              <w:rPr>
                <w:sz w:val="20"/>
                <w:szCs w:val="20"/>
              </w:rPr>
            </w:pPr>
            <w:r>
              <w:rPr>
                <w:sz w:val="20"/>
                <w:szCs w:val="20"/>
              </w:rPr>
              <w:t>Cantidad de concepto asignados en enero</w:t>
            </w:r>
          </w:p>
        </w:tc>
        <w:tc>
          <w:tcPr>
            <w:tcW w:w="992" w:type="dxa"/>
            <w:tcBorders>
              <w:left w:val="single" w:sz="1" w:space="0" w:color="000000"/>
              <w:bottom w:val="single" w:sz="1" w:space="0" w:color="000000"/>
            </w:tcBorders>
            <w:shd w:val="clear" w:color="auto" w:fill="auto"/>
          </w:tcPr>
          <w:p w14:paraId="30A25793"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794"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79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96" w14:textId="77777777" w:rsidR="009211D6" w:rsidRDefault="009211D6" w:rsidP="009211D6">
            <w:pPr>
              <w:pStyle w:val="TableContents"/>
              <w:snapToGrid w:val="0"/>
              <w:jc w:val="center"/>
            </w:pPr>
            <w:r>
              <w:rPr>
                <w:sz w:val="20"/>
                <w:szCs w:val="20"/>
              </w:rPr>
              <w:t>0.00</w:t>
            </w:r>
          </w:p>
        </w:tc>
      </w:tr>
      <w:tr w:rsidR="009211D6" w14:paraId="30A2579F" w14:textId="77777777" w:rsidTr="009211D6">
        <w:tc>
          <w:tcPr>
            <w:tcW w:w="426" w:type="dxa"/>
            <w:tcBorders>
              <w:left w:val="single" w:sz="1" w:space="0" w:color="000000"/>
              <w:bottom w:val="single" w:sz="1" w:space="0" w:color="000000"/>
            </w:tcBorders>
            <w:shd w:val="clear" w:color="auto" w:fill="auto"/>
          </w:tcPr>
          <w:p w14:paraId="30A25798" w14:textId="77777777" w:rsidR="009211D6" w:rsidRDefault="009211D6" w:rsidP="009211D6">
            <w:pPr>
              <w:pStyle w:val="TableContents"/>
              <w:jc w:val="center"/>
              <w:rPr>
                <w:sz w:val="20"/>
                <w:szCs w:val="20"/>
              </w:rPr>
            </w:pPr>
            <w:r>
              <w:rPr>
                <w:sz w:val="20"/>
                <w:szCs w:val="20"/>
              </w:rPr>
              <w:t>13</w:t>
            </w:r>
          </w:p>
        </w:tc>
        <w:tc>
          <w:tcPr>
            <w:tcW w:w="2126" w:type="dxa"/>
            <w:tcBorders>
              <w:left w:val="single" w:sz="1" w:space="0" w:color="000000"/>
              <w:bottom w:val="single" w:sz="1" w:space="0" w:color="000000"/>
            </w:tcBorders>
            <w:shd w:val="clear" w:color="auto" w:fill="auto"/>
          </w:tcPr>
          <w:p w14:paraId="30A25799" w14:textId="77777777" w:rsidR="009211D6" w:rsidRDefault="009211D6" w:rsidP="009211D6">
            <w:pPr>
              <w:pStyle w:val="TableContents"/>
              <w:rPr>
                <w:sz w:val="20"/>
                <w:szCs w:val="20"/>
              </w:rPr>
            </w:pPr>
            <w:r>
              <w:rPr>
                <w:sz w:val="20"/>
                <w:szCs w:val="20"/>
              </w:rPr>
              <w:t>monto_enero</w:t>
            </w:r>
          </w:p>
        </w:tc>
        <w:tc>
          <w:tcPr>
            <w:tcW w:w="2835" w:type="dxa"/>
            <w:gridSpan w:val="2"/>
            <w:tcBorders>
              <w:left w:val="single" w:sz="1" w:space="0" w:color="000000"/>
              <w:bottom w:val="single" w:sz="1" w:space="0" w:color="000000"/>
            </w:tcBorders>
            <w:shd w:val="clear" w:color="auto" w:fill="auto"/>
          </w:tcPr>
          <w:p w14:paraId="30A2579A" w14:textId="77777777" w:rsidR="009211D6" w:rsidRDefault="009211D6" w:rsidP="009211D6">
            <w:pPr>
              <w:pStyle w:val="TableContents"/>
              <w:rPr>
                <w:sz w:val="20"/>
                <w:szCs w:val="20"/>
              </w:rPr>
            </w:pPr>
            <w:r>
              <w:rPr>
                <w:sz w:val="20"/>
                <w:szCs w:val="20"/>
              </w:rPr>
              <w:t>Monto bs del concepto asignado en enero</w:t>
            </w:r>
          </w:p>
        </w:tc>
        <w:tc>
          <w:tcPr>
            <w:tcW w:w="992" w:type="dxa"/>
            <w:tcBorders>
              <w:left w:val="single" w:sz="1" w:space="0" w:color="000000"/>
              <w:bottom w:val="single" w:sz="1" w:space="0" w:color="000000"/>
            </w:tcBorders>
            <w:shd w:val="clear" w:color="auto" w:fill="auto"/>
          </w:tcPr>
          <w:p w14:paraId="30A2579B"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79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79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9E" w14:textId="77777777" w:rsidR="009211D6" w:rsidRDefault="009211D6" w:rsidP="009211D6">
            <w:pPr>
              <w:pStyle w:val="TableContents"/>
              <w:snapToGrid w:val="0"/>
              <w:jc w:val="center"/>
            </w:pPr>
            <w:r>
              <w:rPr>
                <w:sz w:val="20"/>
                <w:szCs w:val="20"/>
              </w:rPr>
              <w:t>0.00</w:t>
            </w:r>
          </w:p>
        </w:tc>
      </w:tr>
      <w:tr w:rsidR="009211D6" w14:paraId="30A257A7" w14:textId="77777777" w:rsidTr="009211D6">
        <w:tc>
          <w:tcPr>
            <w:tcW w:w="426" w:type="dxa"/>
            <w:tcBorders>
              <w:left w:val="single" w:sz="1" w:space="0" w:color="000000"/>
              <w:bottom w:val="single" w:sz="1" w:space="0" w:color="000000"/>
            </w:tcBorders>
            <w:shd w:val="clear" w:color="auto" w:fill="auto"/>
          </w:tcPr>
          <w:p w14:paraId="30A257A0" w14:textId="77777777" w:rsidR="009211D6" w:rsidRDefault="009211D6" w:rsidP="009211D6">
            <w:pPr>
              <w:pStyle w:val="TableContents"/>
              <w:jc w:val="center"/>
              <w:rPr>
                <w:sz w:val="20"/>
                <w:szCs w:val="20"/>
              </w:rPr>
            </w:pPr>
            <w:r>
              <w:rPr>
                <w:sz w:val="20"/>
                <w:szCs w:val="20"/>
              </w:rPr>
              <w:t>14</w:t>
            </w:r>
          </w:p>
        </w:tc>
        <w:tc>
          <w:tcPr>
            <w:tcW w:w="2126" w:type="dxa"/>
            <w:tcBorders>
              <w:left w:val="single" w:sz="1" w:space="0" w:color="000000"/>
              <w:bottom w:val="single" w:sz="1" w:space="0" w:color="000000"/>
            </w:tcBorders>
            <w:shd w:val="clear" w:color="auto" w:fill="auto"/>
          </w:tcPr>
          <w:p w14:paraId="30A257A1" w14:textId="77777777" w:rsidR="009211D6" w:rsidRDefault="009211D6" w:rsidP="009211D6">
            <w:pPr>
              <w:pStyle w:val="TableContents"/>
              <w:rPr>
                <w:sz w:val="20"/>
                <w:szCs w:val="20"/>
              </w:rPr>
            </w:pPr>
            <w:r>
              <w:rPr>
                <w:sz w:val="20"/>
                <w:szCs w:val="20"/>
              </w:rPr>
              <w:t>cantidad_febrero</w:t>
            </w:r>
          </w:p>
        </w:tc>
        <w:tc>
          <w:tcPr>
            <w:tcW w:w="2835" w:type="dxa"/>
            <w:gridSpan w:val="2"/>
            <w:tcBorders>
              <w:left w:val="single" w:sz="1" w:space="0" w:color="000000"/>
              <w:bottom w:val="single" w:sz="1" w:space="0" w:color="000000"/>
            </w:tcBorders>
            <w:shd w:val="clear" w:color="auto" w:fill="auto"/>
          </w:tcPr>
          <w:p w14:paraId="30A257A2" w14:textId="77777777" w:rsidR="009211D6" w:rsidRDefault="009211D6" w:rsidP="009211D6">
            <w:pPr>
              <w:pStyle w:val="TableContents"/>
              <w:rPr>
                <w:sz w:val="20"/>
                <w:szCs w:val="20"/>
              </w:rPr>
            </w:pPr>
            <w:r>
              <w:rPr>
                <w:sz w:val="20"/>
                <w:szCs w:val="20"/>
              </w:rPr>
              <w:t>Cantidad de concepto asignados en febrero</w:t>
            </w:r>
          </w:p>
        </w:tc>
        <w:tc>
          <w:tcPr>
            <w:tcW w:w="992" w:type="dxa"/>
            <w:tcBorders>
              <w:left w:val="single" w:sz="1" w:space="0" w:color="000000"/>
              <w:bottom w:val="single" w:sz="1" w:space="0" w:color="000000"/>
            </w:tcBorders>
            <w:shd w:val="clear" w:color="auto" w:fill="auto"/>
          </w:tcPr>
          <w:p w14:paraId="30A257A3"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7A4"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7A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A6" w14:textId="77777777" w:rsidR="009211D6" w:rsidRDefault="009211D6" w:rsidP="009211D6">
            <w:pPr>
              <w:pStyle w:val="TableContents"/>
              <w:snapToGrid w:val="0"/>
              <w:jc w:val="center"/>
            </w:pPr>
            <w:r>
              <w:rPr>
                <w:sz w:val="20"/>
                <w:szCs w:val="20"/>
              </w:rPr>
              <w:t>0.00</w:t>
            </w:r>
          </w:p>
        </w:tc>
      </w:tr>
      <w:tr w:rsidR="009211D6" w14:paraId="30A257AF" w14:textId="77777777" w:rsidTr="009211D6">
        <w:tc>
          <w:tcPr>
            <w:tcW w:w="426" w:type="dxa"/>
            <w:tcBorders>
              <w:left w:val="single" w:sz="1" w:space="0" w:color="000000"/>
              <w:bottom w:val="single" w:sz="1" w:space="0" w:color="000000"/>
            </w:tcBorders>
            <w:shd w:val="clear" w:color="auto" w:fill="auto"/>
          </w:tcPr>
          <w:p w14:paraId="30A257A8" w14:textId="77777777" w:rsidR="009211D6" w:rsidRDefault="009211D6" w:rsidP="009211D6">
            <w:pPr>
              <w:pStyle w:val="TableContents"/>
              <w:jc w:val="center"/>
              <w:rPr>
                <w:sz w:val="20"/>
                <w:szCs w:val="20"/>
              </w:rPr>
            </w:pPr>
            <w:r>
              <w:rPr>
                <w:sz w:val="20"/>
                <w:szCs w:val="20"/>
              </w:rPr>
              <w:lastRenderedPageBreak/>
              <w:t>15</w:t>
            </w:r>
          </w:p>
        </w:tc>
        <w:tc>
          <w:tcPr>
            <w:tcW w:w="2126" w:type="dxa"/>
            <w:tcBorders>
              <w:left w:val="single" w:sz="1" w:space="0" w:color="000000"/>
              <w:bottom w:val="single" w:sz="1" w:space="0" w:color="000000"/>
            </w:tcBorders>
            <w:shd w:val="clear" w:color="auto" w:fill="auto"/>
          </w:tcPr>
          <w:p w14:paraId="30A257A9" w14:textId="77777777" w:rsidR="009211D6" w:rsidRDefault="009211D6" w:rsidP="009211D6">
            <w:pPr>
              <w:pStyle w:val="TableContents"/>
              <w:rPr>
                <w:sz w:val="20"/>
                <w:szCs w:val="20"/>
              </w:rPr>
            </w:pPr>
            <w:r>
              <w:rPr>
                <w:sz w:val="20"/>
                <w:szCs w:val="20"/>
              </w:rPr>
              <w:t>monto_febrero</w:t>
            </w:r>
          </w:p>
        </w:tc>
        <w:tc>
          <w:tcPr>
            <w:tcW w:w="2835" w:type="dxa"/>
            <w:gridSpan w:val="2"/>
            <w:tcBorders>
              <w:left w:val="single" w:sz="1" w:space="0" w:color="000000"/>
              <w:bottom w:val="single" w:sz="1" w:space="0" w:color="000000"/>
            </w:tcBorders>
            <w:shd w:val="clear" w:color="auto" w:fill="auto"/>
          </w:tcPr>
          <w:p w14:paraId="30A257AA" w14:textId="77777777" w:rsidR="009211D6" w:rsidRDefault="009211D6" w:rsidP="009211D6">
            <w:pPr>
              <w:pStyle w:val="TableContents"/>
              <w:rPr>
                <w:sz w:val="20"/>
                <w:szCs w:val="20"/>
              </w:rPr>
            </w:pPr>
            <w:r>
              <w:rPr>
                <w:sz w:val="20"/>
                <w:szCs w:val="20"/>
              </w:rPr>
              <w:t>Monto bs del concepto asignado en febrero</w:t>
            </w:r>
          </w:p>
        </w:tc>
        <w:tc>
          <w:tcPr>
            <w:tcW w:w="992" w:type="dxa"/>
            <w:tcBorders>
              <w:left w:val="single" w:sz="1" w:space="0" w:color="000000"/>
              <w:bottom w:val="single" w:sz="1" w:space="0" w:color="000000"/>
            </w:tcBorders>
            <w:shd w:val="clear" w:color="auto" w:fill="auto"/>
          </w:tcPr>
          <w:p w14:paraId="30A257AB"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7A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7A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AE" w14:textId="77777777" w:rsidR="009211D6" w:rsidRDefault="009211D6" w:rsidP="009211D6">
            <w:pPr>
              <w:pStyle w:val="TableContents"/>
              <w:snapToGrid w:val="0"/>
              <w:jc w:val="center"/>
            </w:pPr>
            <w:r>
              <w:rPr>
                <w:sz w:val="20"/>
                <w:szCs w:val="20"/>
              </w:rPr>
              <w:t>0.00</w:t>
            </w:r>
          </w:p>
        </w:tc>
      </w:tr>
      <w:tr w:rsidR="009211D6" w14:paraId="30A257B7" w14:textId="77777777" w:rsidTr="009211D6">
        <w:tc>
          <w:tcPr>
            <w:tcW w:w="426" w:type="dxa"/>
            <w:tcBorders>
              <w:left w:val="single" w:sz="1" w:space="0" w:color="000000"/>
              <w:bottom w:val="single" w:sz="1" w:space="0" w:color="000000"/>
            </w:tcBorders>
            <w:shd w:val="clear" w:color="auto" w:fill="auto"/>
          </w:tcPr>
          <w:p w14:paraId="30A257B0" w14:textId="77777777" w:rsidR="009211D6" w:rsidRDefault="009211D6" w:rsidP="009211D6">
            <w:pPr>
              <w:pStyle w:val="TableContents"/>
              <w:jc w:val="center"/>
              <w:rPr>
                <w:sz w:val="20"/>
                <w:szCs w:val="20"/>
              </w:rPr>
            </w:pPr>
            <w:r>
              <w:rPr>
                <w:sz w:val="20"/>
                <w:szCs w:val="20"/>
              </w:rPr>
              <w:t>16</w:t>
            </w:r>
          </w:p>
        </w:tc>
        <w:tc>
          <w:tcPr>
            <w:tcW w:w="2126" w:type="dxa"/>
            <w:tcBorders>
              <w:left w:val="single" w:sz="1" w:space="0" w:color="000000"/>
              <w:bottom w:val="single" w:sz="1" w:space="0" w:color="000000"/>
            </w:tcBorders>
            <w:shd w:val="clear" w:color="auto" w:fill="auto"/>
          </w:tcPr>
          <w:p w14:paraId="30A257B1" w14:textId="77777777" w:rsidR="009211D6" w:rsidRDefault="009211D6" w:rsidP="009211D6">
            <w:pPr>
              <w:pStyle w:val="TableContents"/>
              <w:rPr>
                <w:sz w:val="20"/>
                <w:szCs w:val="20"/>
              </w:rPr>
            </w:pPr>
            <w:r>
              <w:rPr>
                <w:sz w:val="20"/>
                <w:szCs w:val="20"/>
              </w:rPr>
              <w:t>cantidad_marzo</w:t>
            </w:r>
          </w:p>
        </w:tc>
        <w:tc>
          <w:tcPr>
            <w:tcW w:w="2835" w:type="dxa"/>
            <w:gridSpan w:val="2"/>
            <w:tcBorders>
              <w:left w:val="single" w:sz="1" w:space="0" w:color="000000"/>
              <w:bottom w:val="single" w:sz="1" w:space="0" w:color="000000"/>
            </w:tcBorders>
            <w:shd w:val="clear" w:color="auto" w:fill="auto"/>
          </w:tcPr>
          <w:p w14:paraId="30A257B2" w14:textId="77777777" w:rsidR="009211D6" w:rsidRDefault="009211D6" w:rsidP="009211D6">
            <w:pPr>
              <w:pStyle w:val="TableContents"/>
              <w:rPr>
                <w:sz w:val="20"/>
                <w:szCs w:val="20"/>
              </w:rPr>
            </w:pPr>
            <w:r>
              <w:rPr>
                <w:sz w:val="20"/>
                <w:szCs w:val="20"/>
              </w:rPr>
              <w:t>Cantidad de concepto asignados en marzo</w:t>
            </w:r>
          </w:p>
        </w:tc>
        <w:tc>
          <w:tcPr>
            <w:tcW w:w="992" w:type="dxa"/>
            <w:tcBorders>
              <w:left w:val="single" w:sz="1" w:space="0" w:color="000000"/>
              <w:bottom w:val="single" w:sz="1" w:space="0" w:color="000000"/>
            </w:tcBorders>
            <w:shd w:val="clear" w:color="auto" w:fill="auto"/>
          </w:tcPr>
          <w:p w14:paraId="30A257B3"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7B4"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7B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B6" w14:textId="77777777" w:rsidR="009211D6" w:rsidRDefault="009211D6" w:rsidP="009211D6">
            <w:pPr>
              <w:pStyle w:val="TableContents"/>
              <w:snapToGrid w:val="0"/>
              <w:jc w:val="center"/>
            </w:pPr>
            <w:r>
              <w:rPr>
                <w:sz w:val="20"/>
                <w:szCs w:val="20"/>
              </w:rPr>
              <w:t>0.00</w:t>
            </w:r>
          </w:p>
        </w:tc>
      </w:tr>
      <w:tr w:rsidR="009211D6" w14:paraId="30A257BF" w14:textId="77777777" w:rsidTr="009211D6">
        <w:tc>
          <w:tcPr>
            <w:tcW w:w="426" w:type="dxa"/>
            <w:tcBorders>
              <w:left w:val="single" w:sz="1" w:space="0" w:color="000000"/>
              <w:bottom w:val="single" w:sz="1" w:space="0" w:color="000000"/>
            </w:tcBorders>
            <w:shd w:val="clear" w:color="auto" w:fill="auto"/>
          </w:tcPr>
          <w:p w14:paraId="30A257B8" w14:textId="77777777" w:rsidR="009211D6" w:rsidRDefault="009211D6" w:rsidP="009211D6">
            <w:pPr>
              <w:pStyle w:val="TableContents"/>
              <w:jc w:val="center"/>
              <w:rPr>
                <w:sz w:val="20"/>
                <w:szCs w:val="20"/>
              </w:rPr>
            </w:pPr>
            <w:r>
              <w:rPr>
                <w:sz w:val="20"/>
                <w:szCs w:val="20"/>
              </w:rPr>
              <w:t>17</w:t>
            </w:r>
          </w:p>
        </w:tc>
        <w:tc>
          <w:tcPr>
            <w:tcW w:w="2126" w:type="dxa"/>
            <w:tcBorders>
              <w:left w:val="single" w:sz="1" w:space="0" w:color="000000"/>
              <w:bottom w:val="single" w:sz="1" w:space="0" w:color="000000"/>
            </w:tcBorders>
            <w:shd w:val="clear" w:color="auto" w:fill="auto"/>
          </w:tcPr>
          <w:p w14:paraId="30A257B9" w14:textId="77777777" w:rsidR="009211D6" w:rsidRDefault="009211D6" w:rsidP="009211D6">
            <w:pPr>
              <w:pStyle w:val="TableContents"/>
              <w:rPr>
                <w:sz w:val="20"/>
                <w:szCs w:val="20"/>
              </w:rPr>
            </w:pPr>
            <w:r>
              <w:rPr>
                <w:sz w:val="20"/>
                <w:szCs w:val="20"/>
              </w:rPr>
              <w:t>monto_marzo</w:t>
            </w:r>
          </w:p>
        </w:tc>
        <w:tc>
          <w:tcPr>
            <w:tcW w:w="2835" w:type="dxa"/>
            <w:gridSpan w:val="2"/>
            <w:tcBorders>
              <w:left w:val="single" w:sz="1" w:space="0" w:color="000000"/>
              <w:bottom w:val="single" w:sz="1" w:space="0" w:color="000000"/>
            </w:tcBorders>
            <w:shd w:val="clear" w:color="auto" w:fill="auto"/>
          </w:tcPr>
          <w:p w14:paraId="30A257BA" w14:textId="77777777" w:rsidR="009211D6" w:rsidRDefault="009211D6" w:rsidP="009211D6">
            <w:pPr>
              <w:pStyle w:val="TableContents"/>
              <w:rPr>
                <w:sz w:val="20"/>
                <w:szCs w:val="20"/>
              </w:rPr>
            </w:pPr>
            <w:r>
              <w:rPr>
                <w:sz w:val="20"/>
                <w:szCs w:val="20"/>
              </w:rPr>
              <w:t>Monto bs del concepto asignado en marzo</w:t>
            </w:r>
          </w:p>
        </w:tc>
        <w:tc>
          <w:tcPr>
            <w:tcW w:w="992" w:type="dxa"/>
            <w:tcBorders>
              <w:left w:val="single" w:sz="1" w:space="0" w:color="000000"/>
              <w:bottom w:val="single" w:sz="1" w:space="0" w:color="000000"/>
            </w:tcBorders>
            <w:shd w:val="clear" w:color="auto" w:fill="auto"/>
          </w:tcPr>
          <w:p w14:paraId="30A257BB"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7B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7B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BE" w14:textId="77777777" w:rsidR="009211D6" w:rsidRDefault="009211D6" w:rsidP="009211D6">
            <w:pPr>
              <w:pStyle w:val="TableContents"/>
              <w:snapToGrid w:val="0"/>
              <w:jc w:val="center"/>
            </w:pPr>
            <w:r>
              <w:rPr>
                <w:sz w:val="20"/>
                <w:szCs w:val="20"/>
              </w:rPr>
              <w:t>0.00</w:t>
            </w:r>
          </w:p>
        </w:tc>
      </w:tr>
      <w:tr w:rsidR="009211D6" w14:paraId="30A257C7" w14:textId="77777777" w:rsidTr="009211D6">
        <w:tc>
          <w:tcPr>
            <w:tcW w:w="426" w:type="dxa"/>
            <w:tcBorders>
              <w:left w:val="single" w:sz="1" w:space="0" w:color="000000"/>
              <w:bottom w:val="single" w:sz="1" w:space="0" w:color="000000"/>
            </w:tcBorders>
            <w:shd w:val="clear" w:color="auto" w:fill="auto"/>
          </w:tcPr>
          <w:p w14:paraId="30A257C0" w14:textId="77777777" w:rsidR="009211D6" w:rsidRDefault="009211D6" w:rsidP="009211D6">
            <w:pPr>
              <w:pStyle w:val="TableContents"/>
              <w:jc w:val="center"/>
              <w:rPr>
                <w:sz w:val="20"/>
                <w:szCs w:val="20"/>
              </w:rPr>
            </w:pPr>
            <w:r>
              <w:rPr>
                <w:sz w:val="20"/>
                <w:szCs w:val="20"/>
              </w:rPr>
              <w:t>18</w:t>
            </w:r>
          </w:p>
        </w:tc>
        <w:tc>
          <w:tcPr>
            <w:tcW w:w="2126" w:type="dxa"/>
            <w:tcBorders>
              <w:left w:val="single" w:sz="1" w:space="0" w:color="000000"/>
              <w:bottom w:val="single" w:sz="1" w:space="0" w:color="000000"/>
            </w:tcBorders>
            <w:shd w:val="clear" w:color="auto" w:fill="auto"/>
          </w:tcPr>
          <w:p w14:paraId="30A257C1" w14:textId="77777777" w:rsidR="009211D6" w:rsidRDefault="009211D6" w:rsidP="009211D6">
            <w:pPr>
              <w:pStyle w:val="TableContents"/>
              <w:rPr>
                <w:sz w:val="20"/>
                <w:szCs w:val="20"/>
              </w:rPr>
            </w:pPr>
            <w:r>
              <w:rPr>
                <w:sz w:val="20"/>
                <w:szCs w:val="20"/>
              </w:rPr>
              <w:t>cantidad_abril</w:t>
            </w:r>
          </w:p>
        </w:tc>
        <w:tc>
          <w:tcPr>
            <w:tcW w:w="2835" w:type="dxa"/>
            <w:gridSpan w:val="2"/>
            <w:tcBorders>
              <w:left w:val="single" w:sz="1" w:space="0" w:color="000000"/>
              <w:bottom w:val="single" w:sz="1" w:space="0" w:color="000000"/>
            </w:tcBorders>
            <w:shd w:val="clear" w:color="auto" w:fill="auto"/>
          </w:tcPr>
          <w:p w14:paraId="30A257C2" w14:textId="77777777" w:rsidR="009211D6" w:rsidRDefault="009211D6" w:rsidP="009211D6">
            <w:pPr>
              <w:pStyle w:val="TableContents"/>
              <w:rPr>
                <w:sz w:val="20"/>
                <w:szCs w:val="20"/>
              </w:rPr>
            </w:pPr>
            <w:r>
              <w:rPr>
                <w:sz w:val="20"/>
                <w:szCs w:val="20"/>
              </w:rPr>
              <w:t>Cantidad de concepto asignados en abril</w:t>
            </w:r>
          </w:p>
        </w:tc>
        <w:tc>
          <w:tcPr>
            <w:tcW w:w="992" w:type="dxa"/>
            <w:tcBorders>
              <w:left w:val="single" w:sz="1" w:space="0" w:color="000000"/>
              <w:bottom w:val="single" w:sz="1" w:space="0" w:color="000000"/>
            </w:tcBorders>
            <w:shd w:val="clear" w:color="auto" w:fill="auto"/>
          </w:tcPr>
          <w:p w14:paraId="30A257C3"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7C4"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7C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C6" w14:textId="77777777" w:rsidR="009211D6" w:rsidRDefault="009211D6" w:rsidP="009211D6">
            <w:pPr>
              <w:pStyle w:val="TableContents"/>
              <w:snapToGrid w:val="0"/>
              <w:jc w:val="center"/>
            </w:pPr>
            <w:r>
              <w:rPr>
                <w:sz w:val="20"/>
                <w:szCs w:val="20"/>
              </w:rPr>
              <w:t>0.00</w:t>
            </w:r>
          </w:p>
        </w:tc>
      </w:tr>
      <w:tr w:rsidR="009211D6" w14:paraId="30A257CF" w14:textId="77777777" w:rsidTr="009211D6">
        <w:tc>
          <w:tcPr>
            <w:tcW w:w="426" w:type="dxa"/>
            <w:tcBorders>
              <w:left w:val="single" w:sz="1" w:space="0" w:color="000000"/>
              <w:bottom w:val="single" w:sz="1" w:space="0" w:color="000000"/>
            </w:tcBorders>
            <w:shd w:val="clear" w:color="auto" w:fill="auto"/>
          </w:tcPr>
          <w:p w14:paraId="30A257C8" w14:textId="77777777" w:rsidR="009211D6" w:rsidRDefault="009211D6" w:rsidP="009211D6">
            <w:pPr>
              <w:pStyle w:val="TableContents"/>
              <w:jc w:val="center"/>
              <w:rPr>
                <w:sz w:val="20"/>
                <w:szCs w:val="20"/>
              </w:rPr>
            </w:pPr>
            <w:r>
              <w:rPr>
                <w:sz w:val="20"/>
                <w:szCs w:val="20"/>
              </w:rPr>
              <w:t>19</w:t>
            </w:r>
          </w:p>
        </w:tc>
        <w:tc>
          <w:tcPr>
            <w:tcW w:w="2126" w:type="dxa"/>
            <w:tcBorders>
              <w:left w:val="single" w:sz="1" w:space="0" w:color="000000"/>
              <w:bottom w:val="single" w:sz="1" w:space="0" w:color="000000"/>
            </w:tcBorders>
            <w:shd w:val="clear" w:color="auto" w:fill="auto"/>
          </w:tcPr>
          <w:p w14:paraId="30A257C9" w14:textId="77777777" w:rsidR="009211D6" w:rsidRDefault="009211D6" w:rsidP="009211D6">
            <w:pPr>
              <w:pStyle w:val="TableContents"/>
              <w:rPr>
                <w:sz w:val="20"/>
                <w:szCs w:val="20"/>
              </w:rPr>
            </w:pPr>
            <w:r>
              <w:rPr>
                <w:sz w:val="20"/>
                <w:szCs w:val="20"/>
              </w:rPr>
              <w:t>monto_abril</w:t>
            </w:r>
          </w:p>
        </w:tc>
        <w:tc>
          <w:tcPr>
            <w:tcW w:w="2835" w:type="dxa"/>
            <w:gridSpan w:val="2"/>
            <w:tcBorders>
              <w:left w:val="single" w:sz="1" w:space="0" w:color="000000"/>
              <w:bottom w:val="single" w:sz="1" w:space="0" w:color="000000"/>
            </w:tcBorders>
            <w:shd w:val="clear" w:color="auto" w:fill="auto"/>
          </w:tcPr>
          <w:p w14:paraId="30A257CA" w14:textId="77777777" w:rsidR="009211D6" w:rsidRDefault="009211D6" w:rsidP="009211D6">
            <w:pPr>
              <w:pStyle w:val="TableContents"/>
              <w:rPr>
                <w:sz w:val="20"/>
                <w:szCs w:val="20"/>
              </w:rPr>
            </w:pPr>
            <w:r>
              <w:rPr>
                <w:sz w:val="20"/>
                <w:szCs w:val="20"/>
              </w:rPr>
              <w:t>Monto bs del concepto asignado en abril</w:t>
            </w:r>
          </w:p>
        </w:tc>
        <w:tc>
          <w:tcPr>
            <w:tcW w:w="992" w:type="dxa"/>
            <w:tcBorders>
              <w:left w:val="single" w:sz="1" w:space="0" w:color="000000"/>
              <w:bottom w:val="single" w:sz="1" w:space="0" w:color="000000"/>
            </w:tcBorders>
            <w:shd w:val="clear" w:color="auto" w:fill="auto"/>
          </w:tcPr>
          <w:p w14:paraId="30A257CB"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7C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7C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CE" w14:textId="77777777" w:rsidR="009211D6" w:rsidRDefault="009211D6" w:rsidP="009211D6">
            <w:pPr>
              <w:pStyle w:val="TableContents"/>
              <w:snapToGrid w:val="0"/>
              <w:jc w:val="center"/>
            </w:pPr>
            <w:r>
              <w:rPr>
                <w:sz w:val="20"/>
                <w:szCs w:val="20"/>
              </w:rPr>
              <w:t>0.00</w:t>
            </w:r>
          </w:p>
        </w:tc>
      </w:tr>
      <w:tr w:rsidR="009211D6" w14:paraId="30A257D7" w14:textId="77777777" w:rsidTr="009211D6">
        <w:tc>
          <w:tcPr>
            <w:tcW w:w="426" w:type="dxa"/>
            <w:tcBorders>
              <w:left w:val="single" w:sz="1" w:space="0" w:color="000000"/>
              <w:bottom w:val="single" w:sz="1" w:space="0" w:color="000000"/>
            </w:tcBorders>
            <w:shd w:val="clear" w:color="auto" w:fill="auto"/>
          </w:tcPr>
          <w:p w14:paraId="30A257D0" w14:textId="77777777" w:rsidR="009211D6" w:rsidRDefault="009211D6" w:rsidP="009211D6">
            <w:pPr>
              <w:pStyle w:val="TableContents"/>
              <w:jc w:val="center"/>
              <w:rPr>
                <w:sz w:val="20"/>
                <w:szCs w:val="20"/>
              </w:rPr>
            </w:pPr>
            <w:r>
              <w:rPr>
                <w:sz w:val="20"/>
                <w:szCs w:val="20"/>
              </w:rPr>
              <w:t>20</w:t>
            </w:r>
          </w:p>
        </w:tc>
        <w:tc>
          <w:tcPr>
            <w:tcW w:w="2126" w:type="dxa"/>
            <w:tcBorders>
              <w:left w:val="single" w:sz="1" w:space="0" w:color="000000"/>
              <w:bottom w:val="single" w:sz="1" w:space="0" w:color="000000"/>
            </w:tcBorders>
            <w:shd w:val="clear" w:color="auto" w:fill="auto"/>
          </w:tcPr>
          <w:p w14:paraId="30A257D1" w14:textId="77777777" w:rsidR="009211D6" w:rsidRDefault="009211D6" w:rsidP="009211D6">
            <w:pPr>
              <w:pStyle w:val="TableContents"/>
              <w:rPr>
                <w:sz w:val="20"/>
                <w:szCs w:val="20"/>
              </w:rPr>
            </w:pPr>
            <w:r>
              <w:rPr>
                <w:sz w:val="20"/>
                <w:szCs w:val="20"/>
              </w:rPr>
              <w:t>cantidad_mayo</w:t>
            </w:r>
          </w:p>
        </w:tc>
        <w:tc>
          <w:tcPr>
            <w:tcW w:w="2835" w:type="dxa"/>
            <w:gridSpan w:val="2"/>
            <w:tcBorders>
              <w:left w:val="single" w:sz="1" w:space="0" w:color="000000"/>
              <w:bottom w:val="single" w:sz="1" w:space="0" w:color="000000"/>
            </w:tcBorders>
            <w:shd w:val="clear" w:color="auto" w:fill="auto"/>
          </w:tcPr>
          <w:p w14:paraId="30A257D2" w14:textId="77777777" w:rsidR="009211D6" w:rsidRDefault="009211D6" w:rsidP="009211D6">
            <w:pPr>
              <w:pStyle w:val="TableContents"/>
              <w:rPr>
                <w:sz w:val="20"/>
                <w:szCs w:val="20"/>
              </w:rPr>
            </w:pPr>
            <w:r>
              <w:rPr>
                <w:sz w:val="20"/>
                <w:szCs w:val="20"/>
              </w:rPr>
              <w:t>Cantidad de concepto asignados en mayo</w:t>
            </w:r>
          </w:p>
        </w:tc>
        <w:tc>
          <w:tcPr>
            <w:tcW w:w="992" w:type="dxa"/>
            <w:tcBorders>
              <w:left w:val="single" w:sz="1" w:space="0" w:color="000000"/>
              <w:bottom w:val="single" w:sz="1" w:space="0" w:color="000000"/>
            </w:tcBorders>
            <w:shd w:val="clear" w:color="auto" w:fill="auto"/>
          </w:tcPr>
          <w:p w14:paraId="30A257D3"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7D4"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7D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D6" w14:textId="77777777" w:rsidR="009211D6" w:rsidRDefault="009211D6" w:rsidP="009211D6">
            <w:pPr>
              <w:pStyle w:val="TableContents"/>
              <w:snapToGrid w:val="0"/>
              <w:jc w:val="center"/>
            </w:pPr>
            <w:r>
              <w:rPr>
                <w:sz w:val="20"/>
                <w:szCs w:val="20"/>
              </w:rPr>
              <w:t>0.00</w:t>
            </w:r>
          </w:p>
        </w:tc>
      </w:tr>
      <w:tr w:rsidR="009211D6" w14:paraId="30A257DF" w14:textId="77777777" w:rsidTr="009211D6">
        <w:tc>
          <w:tcPr>
            <w:tcW w:w="426" w:type="dxa"/>
            <w:tcBorders>
              <w:left w:val="single" w:sz="1" w:space="0" w:color="000000"/>
              <w:bottom w:val="single" w:sz="1" w:space="0" w:color="000000"/>
            </w:tcBorders>
            <w:shd w:val="clear" w:color="auto" w:fill="auto"/>
          </w:tcPr>
          <w:p w14:paraId="30A257D8" w14:textId="77777777" w:rsidR="009211D6" w:rsidRDefault="009211D6" w:rsidP="009211D6">
            <w:pPr>
              <w:pStyle w:val="TableContents"/>
              <w:jc w:val="center"/>
              <w:rPr>
                <w:sz w:val="20"/>
                <w:szCs w:val="20"/>
              </w:rPr>
            </w:pPr>
            <w:r>
              <w:rPr>
                <w:sz w:val="20"/>
                <w:szCs w:val="20"/>
              </w:rPr>
              <w:t>21</w:t>
            </w:r>
          </w:p>
        </w:tc>
        <w:tc>
          <w:tcPr>
            <w:tcW w:w="2126" w:type="dxa"/>
            <w:tcBorders>
              <w:left w:val="single" w:sz="1" w:space="0" w:color="000000"/>
              <w:bottom w:val="single" w:sz="1" w:space="0" w:color="000000"/>
            </w:tcBorders>
            <w:shd w:val="clear" w:color="auto" w:fill="auto"/>
          </w:tcPr>
          <w:p w14:paraId="30A257D9" w14:textId="77777777" w:rsidR="009211D6" w:rsidRDefault="009211D6" w:rsidP="009211D6">
            <w:pPr>
              <w:pStyle w:val="TableContents"/>
              <w:rPr>
                <w:sz w:val="20"/>
                <w:szCs w:val="20"/>
              </w:rPr>
            </w:pPr>
            <w:r>
              <w:rPr>
                <w:sz w:val="20"/>
                <w:szCs w:val="20"/>
              </w:rPr>
              <w:t>monto_mayo</w:t>
            </w:r>
          </w:p>
        </w:tc>
        <w:tc>
          <w:tcPr>
            <w:tcW w:w="2835" w:type="dxa"/>
            <w:gridSpan w:val="2"/>
            <w:tcBorders>
              <w:left w:val="single" w:sz="1" w:space="0" w:color="000000"/>
              <w:bottom w:val="single" w:sz="1" w:space="0" w:color="000000"/>
            </w:tcBorders>
            <w:shd w:val="clear" w:color="auto" w:fill="auto"/>
          </w:tcPr>
          <w:p w14:paraId="30A257DA" w14:textId="77777777" w:rsidR="009211D6" w:rsidRDefault="009211D6" w:rsidP="009211D6">
            <w:pPr>
              <w:pStyle w:val="TableContents"/>
              <w:rPr>
                <w:sz w:val="20"/>
                <w:szCs w:val="20"/>
              </w:rPr>
            </w:pPr>
            <w:r>
              <w:rPr>
                <w:sz w:val="20"/>
                <w:szCs w:val="20"/>
              </w:rPr>
              <w:t>Monto bs del concepto asignado en mayo</w:t>
            </w:r>
          </w:p>
        </w:tc>
        <w:tc>
          <w:tcPr>
            <w:tcW w:w="992" w:type="dxa"/>
            <w:tcBorders>
              <w:left w:val="single" w:sz="1" w:space="0" w:color="000000"/>
              <w:bottom w:val="single" w:sz="1" w:space="0" w:color="000000"/>
            </w:tcBorders>
            <w:shd w:val="clear" w:color="auto" w:fill="auto"/>
          </w:tcPr>
          <w:p w14:paraId="30A257DB"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7D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7D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DE" w14:textId="77777777" w:rsidR="009211D6" w:rsidRDefault="009211D6" w:rsidP="009211D6">
            <w:pPr>
              <w:pStyle w:val="TableContents"/>
              <w:snapToGrid w:val="0"/>
              <w:jc w:val="center"/>
            </w:pPr>
            <w:r>
              <w:rPr>
                <w:sz w:val="20"/>
                <w:szCs w:val="20"/>
              </w:rPr>
              <w:t>0.00</w:t>
            </w:r>
          </w:p>
        </w:tc>
      </w:tr>
      <w:tr w:rsidR="009211D6" w14:paraId="30A257E7" w14:textId="77777777" w:rsidTr="009211D6">
        <w:tc>
          <w:tcPr>
            <w:tcW w:w="426" w:type="dxa"/>
            <w:tcBorders>
              <w:left w:val="single" w:sz="1" w:space="0" w:color="000000"/>
              <w:bottom w:val="single" w:sz="1" w:space="0" w:color="000000"/>
            </w:tcBorders>
            <w:shd w:val="clear" w:color="auto" w:fill="auto"/>
          </w:tcPr>
          <w:p w14:paraId="30A257E0" w14:textId="77777777" w:rsidR="009211D6" w:rsidRDefault="009211D6" w:rsidP="009211D6">
            <w:pPr>
              <w:pStyle w:val="TableContents"/>
              <w:jc w:val="center"/>
              <w:rPr>
                <w:sz w:val="20"/>
                <w:szCs w:val="20"/>
              </w:rPr>
            </w:pPr>
            <w:r>
              <w:rPr>
                <w:sz w:val="20"/>
                <w:szCs w:val="20"/>
              </w:rPr>
              <w:t>22</w:t>
            </w:r>
          </w:p>
        </w:tc>
        <w:tc>
          <w:tcPr>
            <w:tcW w:w="2126" w:type="dxa"/>
            <w:tcBorders>
              <w:left w:val="single" w:sz="1" w:space="0" w:color="000000"/>
              <w:bottom w:val="single" w:sz="1" w:space="0" w:color="000000"/>
            </w:tcBorders>
            <w:shd w:val="clear" w:color="auto" w:fill="auto"/>
          </w:tcPr>
          <w:p w14:paraId="30A257E1" w14:textId="77777777" w:rsidR="009211D6" w:rsidRDefault="009211D6" w:rsidP="009211D6">
            <w:pPr>
              <w:pStyle w:val="TableContents"/>
              <w:rPr>
                <w:sz w:val="20"/>
                <w:szCs w:val="20"/>
              </w:rPr>
            </w:pPr>
            <w:r>
              <w:rPr>
                <w:sz w:val="20"/>
                <w:szCs w:val="20"/>
              </w:rPr>
              <w:t>cantidad_junio</w:t>
            </w:r>
          </w:p>
        </w:tc>
        <w:tc>
          <w:tcPr>
            <w:tcW w:w="2835" w:type="dxa"/>
            <w:gridSpan w:val="2"/>
            <w:tcBorders>
              <w:left w:val="single" w:sz="1" w:space="0" w:color="000000"/>
              <w:bottom w:val="single" w:sz="1" w:space="0" w:color="000000"/>
            </w:tcBorders>
            <w:shd w:val="clear" w:color="auto" w:fill="auto"/>
          </w:tcPr>
          <w:p w14:paraId="30A257E2" w14:textId="77777777" w:rsidR="009211D6" w:rsidRDefault="009211D6" w:rsidP="009211D6">
            <w:pPr>
              <w:pStyle w:val="TableContents"/>
              <w:rPr>
                <w:sz w:val="20"/>
                <w:szCs w:val="20"/>
              </w:rPr>
            </w:pPr>
            <w:r>
              <w:rPr>
                <w:sz w:val="20"/>
                <w:szCs w:val="20"/>
              </w:rPr>
              <w:t>Cantidad de concepto asignados en junio</w:t>
            </w:r>
          </w:p>
        </w:tc>
        <w:tc>
          <w:tcPr>
            <w:tcW w:w="992" w:type="dxa"/>
            <w:tcBorders>
              <w:left w:val="single" w:sz="1" w:space="0" w:color="000000"/>
              <w:bottom w:val="single" w:sz="1" w:space="0" w:color="000000"/>
            </w:tcBorders>
            <w:shd w:val="clear" w:color="auto" w:fill="auto"/>
          </w:tcPr>
          <w:p w14:paraId="30A257E3"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7E4"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7E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E6" w14:textId="77777777" w:rsidR="009211D6" w:rsidRDefault="009211D6" w:rsidP="009211D6">
            <w:pPr>
              <w:pStyle w:val="TableContents"/>
              <w:snapToGrid w:val="0"/>
              <w:jc w:val="center"/>
            </w:pPr>
            <w:r>
              <w:rPr>
                <w:sz w:val="20"/>
                <w:szCs w:val="20"/>
              </w:rPr>
              <w:t>0.00</w:t>
            </w:r>
          </w:p>
        </w:tc>
      </w:tr>
      <w:tr w:rsidR="009211D6" w14:paraId="30A257EF" w14:textId="77777777" w:rsidTr="009211D6">
        <w:tc>
          <w:tcPr>
            <w:tcW w:w="426" w:type="dxa"/>
            <w:tcBorders>
              <w:left w:val="single" w:sz="1" w:space="0" w:color="000000"/>
              <w:bottom w:val="single" w:sz="1" w:space="0" w:color="000000"/>
            </w:tcBorders>
            <w:shd w:val="clear" w:color="auto" w:fill="auto"/>
          </w:tcPr>
          <w:p w14:paraId="30A257E8" w14:textId="77777777" w:rsidR="009211D6" w:rsidRDefault="009211D6" w:rsidP="009211D6">
            <w:pPr>
              <w:pStyle w:val="TableContents"/>
              <w:jc w:val="center"/>
              <w:rPr>
                <w:sz w:val="20"/>
                <w:szCs w:val="20"/>
              </w:rPr>
            </w:pPr>
            <w:r>
              <w:rPr>
                <w:sz w:val="20"/>
                <w:szCs w:val="20"/>
              </w:rPr>
              <w:t>23</w:t>
            </w:r>
          </w:p>
        </w:tc>
        <w:tc>
          <w:tcPr>
            <w:tcW w:w="2126" w:type="dxa"/>
            <w:tcBorders>
              <w:left w:val="single" w:sz="1" w:space="0" w:color="000000"/>
              <w:bottom w:val="single" w:sz="1" w:space="0" w:color="000000"/>
            </w:tcBorders>
            <w:shd w:val="clear" w:color="auto" w:fill="auto"/>
          </w:tcPr>
          <w:p w14:paraId="30A257E9" w14:textId="77777777" w:rsidR="009211D6" w:rsidRDefault="009211D6" w:rsidP="009211D6">
            <w:pPr>
              <w:pStyle w:val="TableContents"/>
              <w:rPr>
                <w:sz w:val="20"/>
                <w:szCs w:val="20"/>
              </w:rPr>
            </w:pPr>
            <w:r>
              <w:rPr>
                <w:sz w:val="20"/>
                <w:szCs w:val="20"/>
              </w:rPr>
              <w:t>monto_junio</w:t>
            </w:r>
          </w:p>
        </w:tc>
        <w:tc>
          <w:tcPr>
            <w:tcW w:w="2835" w:type="dxa"/>
            <w:gridSpan w:val="2"/>
            <w:tcBorders>
              <w:left w:val="single" w:sz="1" w:space="0" w:color="000000"/>
              <w:bottom w:val="single" w:sz="1" w:space="0" w:color="000000"/>
            </w:tcBorders>
            <w:shd w:val="clear" w:color="auto" w:fill="auto"/>
          </w:tcPr>
          <w:p w14:paraId="30A257EA" w14:textId="77777777" w:rsidR="009211D6" w:rsidRDefault="009211D6" w:rsidP="009211D6">
            <w:pPr>
              <w:pStyle w:val="TableContents"/>
              <w:rPr>
                <w:sz w:val="20"/>
                <w:szCs w:val="20"/>
              </w:rPr>
            </w:pPr>
            <w:r>
              <w:rPr>
                <w:sz w:val="20"/>
                <w:szCs w:val="20"/>
              </w:rPr>
              <w:t>Monto bs del concepto asignado en junio</w:t>
            </w:r>
          </w:p>
        </w:tc>
        <w:tc>
          <w:tcPr>
            <w:tcW w:w="992" w:type="dxa"/>
            <w:tcBorders>
              <w:left w:val="single" w:sz="1" w:space="0" w:color="000000"/>
              <w:bottom w:val="single" w:sz="1" w:space="0" w:color="000000"/>
            </w:tcBorders>
            <w:shd w:val="clear" w:color="auto" w:fill="auto"/>
          </w:tcPr>
          <w:p w14:paraId="30A257EB"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7E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7E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EE" w14:textId="77777777" w:rsidR="009211D6" w:rsidRDefault="009211D6" w:rsidP="009211D6">
            <w:pPr>
              <w:pStyle w:val="TableContents"/>
              <w:snapToGrid w:val="0"/>
              <w:jc w:val="center"/>
            </w:pPr>
            <w:r>
              <w:rPr>
                <w:sz w:val="20"/>
                <w:szCs w:val="20"/>
              </w:rPr>
              <w:t>0.00</w:t>
            </w:r>
          </w:p>
        </w:tc>
      </w:tr>
      <w:tr w:rsidR="009211D6" w14:paraId="30A257F7" w14:textId="77777777" w:rsidTr="009211D6">
        <w:tc>
          <w:tcPr>
            <w:tcW w:w="426" w:type="dxa"/>
            <w:tcBorders>
              <w:left w:val="single" w:sz="1" w:space="0" w:color="000000"/>
              <w:bottom w:val="single" w:sz="1" w:space="0" w:color="000000"/>
            </w:tcBorders>
            <w:shd w:val="clear" w:color="auto" w:fill="auto"/>
          </w:tcPr>
          <w:p w14:paraId="30A257F0" w14:textId="77777777" w:rsidR="009211D6" w:rsidRDefault="009211D6" w:rsidP="009211D6">
            <w:pPr>
              <w:pStyle w:val="TableContents"/>
              <w:jc w:val="center"/>
              <w:rPr>
                <w:sz w:val="20"/>
                <w:szCs w:val="20"/>
              </w:rPr>
            </w:pPr>
            <w:r>
              <w:rPr>
                <w:sz w:val="20"/>
                <w:szCs w:val="20"/>
              </w:rPr>
              <w:t>24</w:t>
            </w:r>
          </w:p>
        </w:tc>
        <w:tc>
          <w:tcPr>
            <w:tcW w:w="2126" w:type="dxa"/>
            <w:tcBorders>
              <w:left w:val="single" w:sz="1" w:space="0" w:color="000000"/>
              <w:bottom w:val="single" w:sz="1" w:space="0" w:color="000000"/>
            </w:tcBorders>
            <w:shd w:val="clear" w:color="auto" w:fill="auto"/>
          </w:tcPr>
          <w:p w14:paraId="30A257F1" w14:textId="77777777" w:rsidR="009211D6" w:rsidRDefault="009211D6" w:rsidP="009211D6">
            <w:pPr>
              <w:pStyle w:val="TableContents"/>
              <w:rPr>
                <w:sz w:val="20"/>
                <w:szCs w:val="20"/>
              </w:rPr>
            </w:pPr>
            <w:r>
              <w:rPr>
                <w:sz w:val="20"/>
                <w:szCs w:val="20"/>
              </w:rPr>
              <w:t>cantidad_julio</w:t>
            </w:r>
          </w:p>
        </w:tc>
        <w:tc>
          <w:tcPr>
            <w:tcW w:w="2835" w:type="dxa"/>
            <w:gridSpan w:val="2"/>
            <w:tcBorders>
              <w:left w:val="single" w:sz="1" w:space="0" w:color="000000"/>
              <w:bottom w:val="single" w:sz="1" w:space="0" w:color="000000"/>
            </w:tcBorders>
            <w:shd w:val="clear" w:color="auto" w:fill="auto"/>
          </w:tcPr>
          <w:p w14:paraId="30A257F2" w14:textId="77777777" w:rsidR="009211D6" w:rsidRDefault="009211D6" w:rsidP="009211D6">
            <w:pPr>
              <w:pStyle w:val="TableContents"/>
              <w:rPr>
                <w:sz w:val="20"/>
                <w:szCs w:val="20"/>
              </w:rPr>
            </w:pPr>
            <w:r>
              <w:rPr>
                <w:sz w:val="20"/>
                <w:szCs w:val="20"/>
              </w:rPr>
              <w:t>Cantidad de concepto asignados en julio</w:t>
            </w:r>
          </w:p>
        </w:tc>
        <w:tc>
          <w:tcPr>
            <w:tcW w:w="992" w:type="dxa"/>
            <w:tcBorders>
              <w:left w:val="single" w:sz="1" w:space="0" w:color="000000"/>
              <w:bottom w:val="single" w:sz="1" w:space="0" w:color="000000"/>
            </w:tcBorders>
            <w:shd w:val="clear" w:color="auto" w:fill="auto"/>
          </w:tcPr>
          <w:p w14:paraId="30A257F3"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7F4"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7F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F6" w14:textId="77777777" w:rsidR="009211D6" w:rsidRDefault="009211D6" w:rsidP="009211D6">
            <w:pPr>
              <w:pStyle w:val="TableContents"/>
              <w:snapToGrid w:val="0"/>
              <w:jc w:val="center"/>
            </w:pPr>
            <w:r>
              <w:rPr>
                <w:sz w:val="20"/>
                <w:szCs w:val="20"/>
              </w:rPr>
              <w:t>0.00</w:t>
            </w:r>
          </w:p>
        </w:tc>
      </w:tr>
      <w:tr w:rsidR="009211D6" w14:paraId="30A257FF" w14:textId="77777777" w:rsidTr="009211D6">
        <w:tc>
          <w:tcPr>
            <w:tcW w:w="426" w:type="dxa"/>
            <w:tcBorders>
              <w:left w:val="single" w:sz="1" w:space="0" w:color="000000"/>
              <w:bottom w:val="single" w:sz="1" w:space="0" w:color="000000"/>
            </w:tcBorders>
            <w:shd w:val="clear" w:color="auto" w:fill="auto"/>
          </w:tcPr>
          <w:p w14:paraId="30A257F8" w14:textId="77777777" w:rsidR="009211D6" w:rsidRDefault="009211D6" w:rsidP="009211D6">
            <w:pPr>
              <w:pStyle w:val="TableContents"/>
              <w:jc w:val="center"/>
              <w:rPr>
                <w:sz w:val="20"/>
                <w:szCs w:val="20"/>
              </w:rPr>
            </w:pPr>
            <w:r>
              <w:rPr>
                <w:sz w:val="20"/>
                <w:szCs w:val="20"/>
              </w:rPr>
              <w:t>25</w:t>
            </w:r>
          </w:p>
        </w:tc>
        <w:tc>
          <w:tcPr>
            <w:tcW w:w="2126" w:type="dxa"/>
            <w:tcBorders>
              <w:left w:val="single" w:sz="1" w:space="0" w:color="000000"/>
              <w:bottom w:val="single" w:sz="1" w:space="0" w:color="000000"/>
            </w:tcBorders>
            <w:shd w:val="clear" w:color="auto" w:fill="auto"/>
          </w:tcPr>
          <w:p w14:paraId="30A257F9" w14:textId="77777777" w:rsidR="009211D6" w:rsidRDefault="009211D6" w:rsidP="009211D6">
            <w:pPr>
              <w:pStyle w:val="TableContents"/>
              <w:rPr>
                <w:sz w:val="20"/>
                <w:szCs w:val="20"/>
              </w:rPr>
            </w:pPr>
            <w:r>
              <w:rPr>
                <w:sz w:val="20"/>
                <w:szCs w:val="20"/>
              </w:rPr>
              <w:t>monto_julio</w:t>
            </w:r>
          </w:p>
        </w:tc>
        <w:tc>
          <w:tcPr>
            <w:tcW w:w="2835" w:type="dxa"/>
            <w:gridSpan w:val="2"/>
            <w:tcBorders>
              <w:left w:val="single" w:sz="1" w:space="0" w:color="000000"/>
              <w:bottom w:val="single" w:sz="1" w:space="0" w:color="000000"/>
            </w:tcBorders>
            <w:shd w:val="clear" w:color="auto" w:fill="auto"/>
          </w:tcPr>
          <w:p w14:paraId="30A257FA" w14:textId="77777777" w:rsidR="009211D6" w:rsidRDefault="009211D6" w:rsidP="009211D6">
            <w:pPr>
              <w:pStyle w:val="TableContents"/>
              <w:rPr>
                <w:sz w:val="20"/>
                <w:szCs w:val="20"/>
              </w:rPr>
            </w:pPr>
            <w:r>
              <w:rPr>
                <w:sz w:val="20"/>
                <w:szCs w:val="20"/>
              </w:rPr>
              <w:t>Monto bs del concepto asignado en julio</w:t>
            </w:r>
          </w:p>
        </w:tc>
        <w:tc>
          <w:tcPr>
            <w:tcW w:w="992" w:type="dxa"/>
            <w:tcBorders>
              <w:left w:val="single" w:sz="1" w:space="0" w:color="000000"/>
              <w:bottom w:val="single" w:sz="1" w:space="0" w:color="000000"/>
            </w:tcBorders>
            <w:shd w:val="clear" w:color="auto" w:fill="auto"/>
          </w:tcPr>
          <w:p w14:paraId="30A257FB"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7F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7F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7FE" w14:textId="77777777" w:rsidR="009211D6" w:rsidRDefault="009211D6" w:rsidP="009211D6">
            <w:pPr>
              <w:pStyle w:val="TableContents"/>
              <w:snapToGrid w:val="0"/>
              <w:jc w:val="center"/>
            </w:pPr>
            <w:r>
              <w:rPr>
                <w:sz w:val="20"/>
                <w:szCs w:val="20"/>
              </w:rPr>
              <w:t>0.00</w:t>
            </w:r>
          </w:p>
        </w:tc>
      </w:tr>
      <w:tr w:rsidR="009211D6" w14:paraId="30A25807" w14:textId="77777777" w:rsidTr="009211D6">
        <w:tc>
          <w:tcPr>
            <w:tcW w:w="426" w:type="dxa"/>
            <w:tcBorders>
              <w:left w:val="single" w:sz="1" w:space="0" w:color="000000"/>
              <w:bottom w:val="single" w:sz="1" w:space="0" w:color="000000"/>
            </w:tcBorders>
            <w:shd w:val="clear" w:color="auto" w:fill="auto"/>
          </w:tcPr>
          <w:p w14:paraId="30A25800" w14:textId="77777777" w:rsidR="009211D6" w:rsidRDefault="009211D6" w:rsidP="009211D6">
            <w:pPr>
              <w:pStyle w:val="TableContents"/>
              <w:jc w:val="center"/>
              <w:rPr>
                <w:sz w:val="20"/>
                <w:szCs w:val="20"/>
              </w:rPr>
            </w:pPr>
            <w:r>
              <w:rPr>
                <w:sz w:val="20"/>
                <w:szCs w:val="20"/>
              </w:rPr>
              <w:t>26</w:t>
            </w:r>
          </w:p>
        </w:tc>
        <w:tc>
          <w:tcPr>
            <w:tcW w:w="2126" w:type="dxa"/>
            <w:tcBorders>
              <w:left w:val="single" w:sz="1" w:space="0" w:color="000000"/>
              <w:bottom w:val="single" w:sz="1" w:space="0" w:color="000000"/>
            </w:tcBorders>
            <w:shd w:val="clear" w:color="auto" w:fill="auto"/>
          </w:tcPr>
          <w:p w14:paraId="30A25801" w14:textId="77777777" w:rsidR="009211D6" w:rsidRDefault="009211D6" w:rsidP="009211D6">
            <w:pPr>
              <w:pStyle w:val="TableContents"/>
              <w:rPr>
                <w:sz w:val="20"/>
                <w:szCs w:val="20"/>
              </w:rPr>
            </w:pPr>
            <w:r>
              <w:rPr>
                <w:sz w:val="20"/>
                <w:szCs w:val="20"/>
              </w:rPr>
              <w:t>cantidad_agosto</w:t>
            </w:r>
          </w:p>
        </w:tc>
        <w:tc>
          <w:tcPr>
            <w:tcW w:w="2835" w:type="dxa"/>
            <w:gridSpan w:val="2"/>
            <w:tcBorders>
              <w:left w:val="single" w:sz="1" w:space="0" w:color="000000"/>
              <w:bottom w:val="single" w:sz="1" w:space="0" w:color="000000"/>
            </w:tcBorders>
            <w:shd w:val="clear" w:color="auto" w:fill="auto"/>
          </w:tcPr>
          <w:p w14:paraId="30A25802" w14:textId="77777777" w:rsidR="009211D6" w:rsidRDefault="009211D6" w:rsidP="009211D6">
            <w:pPr>
              <w:pStyle w:val="TableContents"/>
              <w:rPr>
                <w:sz w:val="20"/>
                <w:szCs w:val="20"/>
              </w:rPr>
            </w:pPr>
            <w:r>
              <w:rPr>
                <w:sz w:val="20"/>
                <w:szCs w:val="20"/>
              </w:rPr>
              <w:t>Cantidad de concepto asignados en agosto</w:t>
            </w:r>
          </w:p>
        </w:tc>
        <w:tc>
          <w:tcPr>
            <w:tcW w:w="992" w:type="dxa"/>
            <w:tcBorders>
              <w:left w:val="single" w:sz="1" w:space="0" w:color="000000"/>
              <w:bottom w:val="single" w:sz="1" w:space="0" w:color="000000"/>
            </w:tcBorders>
            <w:shd w:val="clear" w:color="auto" w:fill="auto"/>
          </w:tcPr>
          <w:p w14:paraId="30A25803"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804"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80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806" w14:textId="77777777" w:rsidR="009211D6" w:rsidRDefault="009211D6" w:rsidP="009211D6">
            <w:pPr>
              <w:pStyle w:val="TableContents"/>
              <w:snapToGrid w:val="0"/>
              <w:jc w:val="center"/>
            </w:pPr>
            <w:r>
              <w:rPr>
                <w:sz w:val="20"/>
                <w:szCs w:val="20"/>
              </w:rPr>
              <w:t>0.00</w:t>
            </w:r>
          </w:p>
        </w:tc>
      </w:tr>
      <w:tr w:rsidR="009211D6" w14:paraId="30A2580F" w14:textId="77777777" w:rsidTr="009211D6">
        <w:tc>
          <w:tcPr>
            <w:tcW w:w="426" w:type="dxa"/>
            <w:tcBorders>
              <w:left w:val="single" w:sz="1" w:space="0" w:color="000000"/>
              <w:bottom w:val="single" w:sz="1" w:space="0" w:color="000000"/>
            </w:tcBorders>
            <w:shd w:val="clear" w:color="auto" w:fill="auto"/>
          </w:tcPr>
          <w:p w14:paraId="30A25808" w14:textId="77777777" w:rsidR="009211D6" w:rsidRDefault="009211D6" w:rsidP="009211D6">
            <w:pPr>
              <w:pStyle w:val="TableContents"/>
              <w:jc w:val="center"/>
              <w:rPr>
                <w:sz w:val="20"/>
                <w:szCs w:val="20"/>
              </w:rPr>
            </w:pPr>
            <w:r>
              <w:rPr>
                <w:sz w:val="20"/>
                <w:szCs w:val="20"/>
              </w:rPr>
              <w:t>27</w:t>
            </w:r>
          </w:p>
        </w:tc>
        <w:tc>
          <w:tcPr>
            <w:tcW w:w="2126" w:type="dxa"/>
            <w:tcBorders>
              <w:left w:val="single" w:sz="1" w:space="0" w:color="000000"/>
              <w:bottom w:val="single" w:sz="1" w:space="0" w:color="000000"/>
            </w:tcBorders>
            <w:shd w:val="clear" w:color="auto" w:fill="auto"/>
          </w:tcPr>
          <w:p w14:paraId="30A25809" w14:textId="77777777" w:rsidR="009211D6" w:rsidRDefault="009211D6" w:rsidP="009211D6">
            <w:pPr>
              <w:pStyle w:val="TableContents"/>
              <w:rPr>
                <w:sz w:val="20"/>
                <w:szCs w:val="20"/>
              </w:rPr>
            </w:pPr>
            <w:r>
              <w:rPr>
                <w:sz w:val="20"/>
                <w:szCs w:val="20"/>
              </w:rPr>
              <w:t>monto_agosto</w:t>
            </w:r>
          </w:p>
        </w:tc>
        <w:tc>
          <w:tcPr>
            <w:tcW w:w="2835" w:type="dxa"/>
            <w:gridSpan w:val="2"/>
            <w:tcBorders>
              <w:left w:val="single" w:sz="1" w:space="0" w:color="000000"/>
              <w:bottom w:val="single" w:sz="1" w:space="0" w:color="000000"/>
            </w:tcBorders>
            <w:shd w:val="clear" w:color="auto" w:fill="auto"/>
          </w:tcPr>
          <w:p w14:paraId="30A2580A" w14:textId="77777777" w:rsidR="009211D6" w:rsidRDefault="009211D6" w:rsidP="009211D6">
            <w:pPr>
              <w:pStyle w:val="TableContents"/>
              <w:rPr>
                <w:sz w:val="20"/>
                <w:szCs w:val="20"/>
              </w:rPr>
            </w:pPr>
            <w:r>
              <w:rPr>
                <w:sz w:val="20"/>
                <w:szCs w:val="20"/>
              </w:rPr>
              <w:t>Monto bs del concepto asignado en agosto</w:t>
            </w:r>
          </w:p>
        </w:tc>
        <w:tc>
          <w:tcPr>
            <w:tcW w:w="992" w:type="dxa"/>
            <w:tcBorders>
              <w:left w:val="single" w:sz="1" w:space="0" w:color="000000"/>
              <w:bottom w:val="single" w:sz="1" w:space="0" w:color="000000"/>
            </w:tcBorders>
            <w:shd w:val="clear" w:color="auto" w:fill="auto"/>
          </w:tcPr>
          <w:p w14:paraId="30A2580B"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80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80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80E" w14:textId="77777777" w:rsidR="009211D6" w:rsidRDefault="009211D6" w:rsidP="009211D6">
            <w:pPr>
              <w:pStyle w:val="TableContents"/>
              <w:snapToGrid w:val="0"/>
              <w:jc w:val="center"/>
            </w:pPr>
            <w:r>
              <w:rPr>
                <w:sz w:val="20"/>
                <w:szCs w:val="20"/>
              </w:rPr>
              <w:t>0.00</w:t>
            </w:r>
          </w:p>
        </w:tc>
      </w:tr>
      <w:tr w:rsidR="009211D6" w14:paraId="30A25817" w14:textId="77777777" w:rsidTr="009211D6">
        <w:tc>
          <w:tcPr>
            <w:tcW w:w="426" w:type="dxa"/>
            <w:tcBorders>
              <w:left w:val="single" w:sz="1" w:space="0" w:color="000000"/>
              <w:bottom w:val="single" w:sz="1" w:space="0" w:color="000000"/>
            </w:tcBorders>
            <w:shd w:val="clear" w:color="auto" w:fill="auto"/>
          </w:tcPr>
          <w:p w14:paraId="30A25810" w14:textId="77777777" w:rsidR="009211D6" w:rsidRDefault="009211D6" w:rsidP="009211D6">
            <w:pPr>
              <w:pStyle w:val="TableContents"/>
              <w:jc w:val="center"/>
              <w:rPr>
                <w:sz w:val="20"/>
                <w:szCs w:val="20"/>
              </w:rPr>
            </w:pPr>
            <w:r>
              <w:rPr>
                <w:sz w:val="20"/>
                <w:szCs w:val="20"/>
              </w:rPr>
              <w:t>28</w:t>
            </w:r>
          </w:p>
        </w:tc>
        <w:tc>
          <w:tcPr>
            <w:tcW w:w="2126" w:type="dxa"/>
            <w:tcBorders>
              <w:left w:val="single" w:sz="1" w:space="0" w:color="000000"/>
              <w:bottom w:val="single" w:sz="1" w:space="0" w:color="000000"/>
            </w:tcBorders>
            <w:shd w:val="clear" w:color="auto" w:fill="auto"/>
          </w:tcPr>
          <w:p w14:paraId="30A25811" w14:textId="77777777" w:rsidR="009211D6" w:rsidRDefault="009211D6" w:rsidP="009211D6">
            <w:pPr>
              <w:pStyle w:val="TableContents"/>
              <w:rPr>
                <w:sz w:val="20"/>
                <w:szCs w:val="20"/>
              </w:rPr>
            </w:pPr>
            <w:r>
              <w:rPr>
                <w:sz w:val="20"/>
                <w:szCs w:val="20"/>
              </w:rPr>
              <w:t>cantidad_septoembre</w:t>
            </w:r>
          </w:p>
        </w:tc>
        <w:tc>
          <w:tcPr>
            <w:tcW w:w="2835" w:type="dxa"/>
            <w:gridSpan w:val="2"/>
            <w:tcBorders>
              <w:left w:val="single" w:sz="1" w:space="0" w:color="000000"/>
              <w:bottom w:val="single" w:sz="1" w:space="0" w:color="000000"/>
            </w:tcBorders>
            <w:shd w:val="clear" w:color="auto" w:fill="auto"/>
          </w:tcPr>
          <w:p w14:paraId="30A25812" w14:textId="77777777" w:rsidR="009211D6" w:rsidRDefault="009211D6" w:rsidP="009211D6">
            <w:pPr>
              <w:pStyle w:val="TableContents"/>
              <w:rPr>
                <w:sz w:val="20"/>
                <w:szCs w:val="20"/>
              </w:rPr>
            </w:pPr>
            <w:r>
              <w:rPr>
                <w:sz w:val="20"/>
                <w:szCs w:val="20"/>
              </w:rPr>
              <w:t>Cantidad de concepto asignados en septiembre</w:t>
            </w:r>
          </w:p>
        </w:tc>
        <w:tc>
          <w:tcPr>
            <w:tcW w:w="992" w:type="dxa"/>
            <w:tcBorders>
              <w:left w:val="single" w:sz="1" w:space="0" w:color="000000"/>
              <w:bottom w:val="single" w:sz="1" w:space="0" w:color="000000"/>
            </w:tcBorders>
            <w:shd w:val="clear" w:color="auto" w:fill="auto"/>
          </w:tcPr>
          <w:p w14:paraId="30A25813"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814"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81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816" w14:textId="77777777" w:rsidR="009211D6" w:rsidRDefault="009211D6" w:rsidP="009211D6">
            <w:pPr>
              <w:pStyle w:val="TableContents"/>
              <w:snapToGrid w:val="0"/>
              <w:jc w:val="center"/>
            </w:pPr>
            <w:r>
              <w:rPr>
                <w:sz w:val="20"/>
                <w:szCs w:val="20"/>
              </w:rPr>
              <w:t>0.00</w:t>
            </w:r>
          </w:p>
        </w:tc>
      </w:tr>
      <w:tr w:rsidR="009211D6" w14:paraId="30A2581F" w14:textId="77777777" w:rsidTr="009211D6">
        <w:tc>
          <w:tcPr>
            <w:tcW w:w="426" w:type="dxa"/>
            <w:tcBorders>
              <w:left w:val="single" w:sz="1" w:space="0" w:color="000000"/>
              <w:bottom w:val="single" w:sz="1" w:space="0" w:color="000000"/>
            </w:tcBorders>
            <w:shd w:val="clear" w:color="auto" w:fill="auto"/>
          </w:tcPr>
          <w:p w14:paraId="30A25818" w14:textId="77777777" w:rsidR="009211D6" w:rsidRDefault="009211D6" w:rsidP="009211D6">
            <w:pPr>
              <w:pStyle w:val="TableContents"/>
              <w:jc w:val="center"/>
              <w:rPr>
                <w:sz w:val="20"/>
                <w:szCs w:val="20"/>
              </w:rPr>
            </w:pPr>
            <w:r>
              <w:rPr>
                <w:sz w:val="20"/>
                <w:szCs w:val="20"/>
              </w:rPr>
              <w:t>29</w:t>
            </w:r>
          </w:p>
        </w:tc>
        <w:tc>
          <w:tcPr>
            <w:tcW w:w="2126" w:type="dxa"/>
            <w:tcBorders>
              <w:left w:val="single" w:sz="1" w:space="0" w:color="000000"/>
              <w:bottom w:val="single" w:sz="1" w:space="0" w:color="000000"/>
            </w:tcBorders>
            <w:shd w:val="clear" w:color="auto" w:fill="auto"/>
          </w:tcPr>
          <w:p w14:paraId="30A25819" w14:textId="77777777" w:rsidR="009211D6" w:rsidRDefault="009211D6" w:rsidP="009211D6">
            <w:pPr>
              <w:pStyle w:val="TableContents"/>
              <w:rPr>
                <w:sz w:val="20"/>
                <w:szCs w:val="20"/>
              </w:rPr>
            </w:pPr>
            <w:r>
              <w:rPr>
                <w:sz w:val="20"/>
                <w:szCs w:val="20"/>
              </w:rPr>
              <w:t>monto_septiembre</w:t>
            </w:r>
          </w:p>
        </w:tc>
        <w:tc>
          <w:tcPr>
            <w:tcW w:w="2835" w:type="dxa"/>
            <w:gridSpan w:val="2"/>
            <w:tcBorders>
              <w:left w:val="single" w:sz="1" w:space="0" w:color="000000"/>
              <w:bottom w:val="single" w:sz="1" w:space="0" w:color="000000"/>
            </w:tcBorders>
            <w:shd w:val="clear" w:color="auto" w:fill="auto"/>
          </w:tcPr>
          <w:p w14:paraId="30A2581A" w14:textId="77777777" w:rsidR="009211D6" w:rsidRDefault="009211D6" w:rsidP="009211D6">
            <w:pPr>
              <w:pStyle w:val="TableContents"/>
              <w:rPr>
                <w:sz w:val="20"/>
                <w:szCs w:val="20"/>
              </w:rPr>
            </w:pPr>
            <w:r>
              <w:rPr>
                <w:sz w:val="20"/>
                <w:szCs w:val="20"/>
              </w:rPr>
              <w:t>Monto bs del concepto asignado en septiembre</w:t>
            </w:r>
          </w:p>
        </w:tc>
        <w:tc>
          <w:tcPr>
            <w:tcW w:w="992" w:type="dxa"/>
            <w:tcBorders>
              <w:left w:val="single" w:sz="1" w:space="0" w:color="000000"/>
              <w:bottom w:val="single" w:sz="1" w:space="0" w:color="000000"/>
            </w:tcBorders>
            <w:shd w:val="clear" w:color="auto" w:fill="auto"/>
          </w:tcPr>
          <w:p w14:paraId="30A2581B"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81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81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81E" w14:textId="77777777" w:rsidR="009211D6" w:rsidRDefault="009211D6" w:rsidP="009211D6">
            <w:pPr>
              <w:pStyle w:val="TableContents"/>
              <w:snapToGrid w:val="0"/>
              <w:jc w:val="center"/>
            </w:pPr>
            <w:r>
              <w:rPr>
                <w:sz w:val="20"/>
                <w:szCs w:val="20"/>
              </w:rPr>
              <w:t>0.00</w:t>
            </w:r>
          </w:p>
        </w:tc>
      </w:tr>
      <w:tr w:rsidR="009211D6" w14:paraId="30A25827" w14:textId="77777777" w:rsidTr="009211D6">
        <w:tc>
          <w:tcPr>
            <w:tcW w:w="426" w:type="dxa"/>
            <w:tcBorders>
              <w:left w:val="single" w:sz="1" w:space="0" w:color="000000"/>
              <w:bottom w:val="single" w:sz="1" w:space="0" w:color="000000"/>
            </w:tcBorders>
            <w:shd w:val="clear" w:color="auto" w:fill="auto"/>
          </w:tcPr>
          <w:p w14:paraId="30A25820" w14:textId="77777777" w:rsidR="009211D6" w:rsidRDefault="009211D6" w:rsidP="009211D6">
            <w:pPr>
              <w:pStyle w:val="TableContents"/>
              <w:jc w:val="center"/>
              <w:rPr>
                <w:sz w:val="20"/>
                <w:szCs w:val="20"/>
              </w:rPr>
            </w:pPr>
            <w:r>
              <w:rPr>
                <w:sz w:val="20"/>
                <w:szCs w:val="20"/>
              </w:rPr>
              <w:t>30</w:t>
            </w:r>
          </w:p>
        </w:tc>
        <w:tc>
          <w:tcPr>
            <w:tcW w:w="2126" w:type="dxa"/>
            <w:tcBorders>
              <w:left w:val="single" w:sz="1" w:space="0" w:color="000000"/>
              <w:bottom w:val="single" w:sz="1" w:space="0" w:color="000000"/>
            </w:tcBorders>
            <w:shd w:val="clear" w:color="auto" w:fill="auto"/>
          </w:tcPr>
          <w:p w14:paraId="30A25821" w14:textId="77777777" w:rsidR="009211D6" w:rsidRDefault="009211D6" w:rsidP="009211D6">
            <w:pPr>
              <w:pStyle w:val="TableContents"/>
              <w:rPr>
                <w:sz w:val="20"/>
                <w:szCs w:val="20"/>
              </w:rPr>
            </w:pPr>
            <w:r>
              <w:rPr>
                <w:sz w:val="20"/>
                <w:szCs w:val="20"/>
              </w:rPr>
              <w:t>cantidad_octubre</w:t>
            </w:r>
          </w:p>
        </w:tc>
        <w:tc>
          <w:tcPr>
            <w:tcW w:w="2835" w:type="dxa"/>
            <w:gridSpan w:val="2"/>
            <w:tcBorders>
              <w:left w:val="single" w:sz="1" w:space="0" w:color="000000"/>
              <w:bottom w:val="single" w:sz="1" w:space="0" w:color="000000"/>
            </w:tcBorders>
            <w:shd w:val="clear" w:color="auto" w:fill="auto"/>
          </w:tcPr>
          <w:p w14:paraId="30A25822" w14:textId="77777777" w:rsidR="009211D6" w:rsidRDefault="009211D6" w:rsidP="009211D6">
            <w:pPr>
              <w:pStyle w:val="TableContents"/>
              <w:rPr>
                <w:sz w:val="20"/>
                <w:szCs w:val="20"/>
              </w:rPr>
            </w:pPr>
            <w:r>
              <w:rPr>
                <w:sz w:val="20"/>
                <w:szCs w:val="20"/>
              </w:rPr>
              <w:t>Cantidad de concepto asignados en octubre</w:t>
            </w:r>
          </w:p>
        </w:tc>
        <w:tc>
          <w:tcPr>
            <w:tcW w:w="992" w:type="dxa"/>
            <w:tcBorders>
              <w:left w:val="single" w:sz="1" w:space="0" w:color="000000"/>
              <w:bottom w:val="single" w:sz="1" w:space="0" w:color="000000"/>
            </w:tcBorders>
            <w:shd w:val="clear" w:color="auto" w:fill="auto"/>
          </w:tcPr>
          <w:p w14:paraId="30A25823"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824"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82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826" w14:textId="77777777" w:rsidR="009211D6" w:rsidRDefault="009211D6" w:rsidP="009211D6">
            <w:pPr>
              <w:pStyle w:val="TableContents"/>
              <w:snapToGrid w:val="0"/>
              <w:jc w:val="center"/>
            </w:pPr>
            <w:r>
              <w:rPr>
                <w:sz w:val="20"/>
                <w:szCs w:val="20"/>
              </w:rPr>
              <w:t>0.00</w:t>
            </w:r>
          </w:p>
        </w:tc>
      </w:tr>
      <w:tr w:rsidR="009211D6" w14:paraId="30A2582F" w14:textId="77777777" w:rsidTr="009211D6">
        <w:tc>
          <w:tcPr>
            <w:tcW w:w="426" w:type="dxa"/>
            <w:tcBorders>
              <w:left w:val="single" w:sz="1" w:space="0" w:color="000000"/>
              <w:bottom w:val="single" w:sz="1" w:space="0" w:color="000000"/>
            </w:tcBorders>
            <w:shd w:val="clear" w:color="auto" w:fill="auto"/>
          </w:tcPr>
          <w:p w14:paraId="30A25828" w14:textId="77777777" w:rsidR="009211D6" w:rsidRDefault="009211D6" w:rsidP="009211D6">
            <w:pPr>
              <w:pStyle w:val="TableContents"/>
              <w:jc w:val="center"/>
              <w:rPr>
                <w:sz w:val="20"/>
                <w:szCs w:val="20"/>
              </w:rPr>
            </w:pPr>
            <w:r>
              <w:rPr>
                <w:sz w:val="20"/>
                <w:szCs w:val="20"/>
              </w:rPr>
              <w:t>31</w:t>
            </w:r>
          </w:p>
        </w:tc>
        <w:tc>
          <w:tcPr>
            <w:tcW w:w="2126" w:type="dxa"/>
            <w:tcBorders>
              <w:left w:val="single" w:sz="1" w:space="0" w:color="000000"/>
              <w:bottom w:val="single" w:sz="1" w:space="0" w:color="000000"/>
            </w:tcBorders>
            <w:shd w:val="clear" w:color="auto" w:fill="auto"/>
          </w:tcPr>
          <w:p w14:paraId="30A25829" w14:textId="77777777" w:rsidR="009211D6" w:rsidRDefault="009211D6" w:rsidP="009211D6">
            <w:pPr>
              <w:pStyle w:val="TableContents"/>
              <w:rPr>
                <w:sz w:val="20"/>
                <w:szCs w:val="20"/>
              </w:rPr>
            </w:pPr>
            <w:r>
              <w:rPr>
                <w:sz w:val="20"/>
                <w:szCs w:val="20"/>
              </w:rPr>
              <w:t>monto_octubre</w:t>
            </w:r>
          </w:p>
        </w:tc>
        <w:tc>
          <w:tcPr>
            <w:tcW w:w="2835" w:type="dxa"/>
            <w:gridSpan w:val="2"/>
            <w:tcBorders>
              <w:left w:val="single" w:sz="1" w:space="0" w:color="000000"/>
              <w:bottom w:val="single" w:sz="1" w:space="0" w:color="000000"/>
            </w:tcBorders>
            <w:shd w:val="clear" w:color="auto" w:fill="auto"/>
          </w:tcPr>
          <w:p w14:paraId="30A2582A" w14:textId="77777777" w:rsidR="009211D6" w:rsidRDefault="009211D6" w:rsidP="009211D6">
            <w:pPr>
              <w:pStyle w:val="TableContents"/>
              <w:rPr>
                <w:sz w:val="20"/>
                <w:szCs w:val="20"/>
              </w:rPr>
            </w:pPr>
            <w:r>
              <w:rPr>
                <w:sz w:val="20"/>
                <w:szCs w:val="20"/>
              </w:rPr>
              <w:t>Monto bs del concepto asignado en octubre</w:t>
            </w:r>
          </w:p>
        </w:tc>
        <w:tc>
          <w:tcPr>
            <w:tcW w:w="992" w:type="dxa"/>
            <w:tcBorders>
              <w:left w:val="single" w:sz="1" w:space="0" w:color="000000"/>
              <w:bottom w:val="single" w:sz="1" w:space="0" w:color="000000"/>
            </w:tcBorders>
            <w:shd w:val="clear" w:color="auto" w:fill="auto"/>
          </w:tcPr>
          <w:p w14:paraId="30A2582B"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82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82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82E" w14:textId="77777777" w:rsidR="009211D6" w:rsidRDefault="009211D6" w:rsidP="009211D6">
            <w:pPr>
              <w:pStyle w:val="TableContents"/>
              <w:snapToGrid w:val="0"/>
              <w:jc w:val="center"/>
            </w:pPr>
            <w:r>
              <w:rPr>
                <w:sz w:val="20"/>
                <w:szCs w:val="20"/>
              </w:rPr>
              <w:t>0.00</w:t>
            </w:r>
          </w:p>
        </w:tc>
      </w:tr>
      <w:tr w:rsidR="009211D6" w14:paraId="30A25837" w14:textId="77777777" w:rsidTr="009211D6">
        <w:tc>
          <w:tcPr>
            <w:tcW w:w="426" w:type="dxa"/>
            <w:tcBorders>
              <w:left w:val="single" w:sz="1" w:space="0" w:color="000000"/>
              <w:bottom w:val="single" w:sz="1" w:space="0" w:color="000000"/>
            </w:tcBorders>
            <w:shd w:val="clear" w:color="auto" w:fill="auto"/>
          </w:tcPr>
          <w:p w14:paraId="30A25830" w14:textId="77777777" w:rsidR="009211D6" w:rsidRDefault="009211D6" w:rsidP="009211D6">
            <w:pPr>
              <w:pStyle w:val="TableContents"/>
              <w:jc w:val="center"/>
              <w:rPr>
                <w:sz w:val="20"/>
                <w:szCs w:val="20"/>
              </w:rPr>
            </w:pPr>
            <w:r>
              <w:rPr>
                <w:sz w:val="20"/>
                <w:szCs w:val="20"/>
              </w:rPr>
              <w:t>32</w:t>
            </w:r>
          </w:p>
        </w:tc>
        <w:tc>
          <w:tcPr>
            <w:tcW w:w="2126" w:type="dxa"/>
            <w:tcBorders>
              <w:left w:val="single" w:sz="1" w:space="0" w:color="000000"/>
              <w:bottom w:val="single" w:sz="1" w:space="0" w:color="000000"/>
            </w:tcBorders>
            <w:shd w:val="clear" w:color="auto" w:fill="auto"/>
          </w:tcPr>
          <w:p w14:paraId="30A25831" w14:textId="77777777" w:rsidR="009211D6" w:rsidRDefault="009211D6" w:rsidP="009211D6">
            <w:pPr>
              <w:pStyle w:val="TableContents"/>
              <w:rPr>
                <w:sz w:val="20"/>
                <w:szCs w:val="20"/>
              </w:rPr>
            </w:pPr>
            <w:r>
              <w:rPr>
                <w:sz w:val="20"/>
                <w:szCs w:val="20"/>
              </w:rPr>
              <w:t>cantidad_noviembre</w:t>
            </w:r>
          </w:p>
        </w:tc>
        <w:tc>
          <w:tcPr>
            <w:tcW w:w="2835" w:type="dxa"/>
            <w:gridSpan w:val="2"/>
            <w:tcBorders>
              <w:left w:val="single" w:sz="1" w:space="0" w:color="000000"/>
              <w:bottom w:val="single" w:sz="1" w:space="0" w:color="000000"/>
            </w:tcBorders>
            <w:shd w:val="clear" w:color="auto" w:fill="auto"/>
          </w:tcPr>
          <w:p w14:paraId="30A25832" w14:textId="77777777" w:rsidR="009211D6" w:rsidRDefault="009211D6" w:rsidP="009211D6">
            <w:pPr>
              <w:pStyle w:val="TableContents"/>
              <w:rPr>
                <w:sz w:val="20"/>
                <w:szCs w:val="20"/>
              </w:rPr>
            </w:pPr>
            <w:r>
              <w:rPr>
                <w:sz w:val="20"/>
                <w:szCs w:val="20"/>
              </w:rPr>
              <w:t>Cantidad de concepto asignados en noviembre</w:t>
            </w:r>
          </w:p>
        </w:tc>
        <w:tc>
          <w:tcPr>
            <w:tcW w:w="992" w:type="dxa"/>
            <w:tcBorders>
              <w:left w:val="single" w:sz="1" w:space="0" w:color="000000"/>
              <w:bottom w:val="single" w:sz="1" w:space="0" w:color="000000"/>
            </w:tcBorders>
            <w:shd w:val="clear" w:color="auto" w:fill="auto"/>
          </w:tcPr>
          <w:p w14:paraId="30A25833"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834"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83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836" w14:textId="77777777" w:rsidR="009211D6" w:rsidRDefault="009211D6" w:rsidP="009211D6">
            <w:pPr>
              <w:pStyle w:val="TableContents"/>
              <w:snapToGrid w:val="0"/>
              <w:jc w:val="center"/>
            </w:pPr>
            <w:r>
              <w:rPr>
                <w:sz w:val="20"/>
                <w:szCs w:val="20"/>
              </w:rPr>
              <w:t>0.00</w:t>
            </w:r>
          </w:p>
        </w:tc>
      </w:tr>
      <w:tr w:rsidR="009211D6" w14:paraId="30A2583F" w14:textId="77777777" w:rsidTr="009211D6">
        <w:tc>
          <w:tcPr>
            <w:tcW w:w="426" w:type="dxa"/>
            <w:tcBorders>
              <w:left w:val="single" w:sz="1" w:space="0" w:color="000000"/>
              <w:bottom w:val="single" w:sz="1" w:space="0" w:color="000000"/>
            </w:tcBorders>
            <w:shd w:val="clear" w:color="auto" w:fill="auto"/>
          </w:tcPr>
          <w:p w14:paraId="30A25838" w14:textId="77777777" w:rsidR="009211D6" w:rsidRDefault="009211D6" w:rsidP="009211D6">
            <w:pPr>
              <w:pStyle w:val="TableContents"/>
              <w:jc w:val="center"/>
              <w:rPr>
                <w:sz w:val="20"/>
                <w:szCs w:val="20"/>
              </w:rPr>
            </w:pPr>
            <w:r>
              <w:rPr>
                <w:sz w:val="20"/>
                <w:szCs w:val="20"/>
              </w:rPr>
              <w:t>33</w:t>
            </w:r>
          </w:p>
        </w:tc>
        <w:tc>
          <w:tcPr>
            <w:tcW w:w="2126" w:type="dxa"/>
            <w:tcBorders>
              <w:left w:val="single" w:sz="1" w:space="0" w:color="000000"/>
              <w:bottom w:val="single" w:sz="1" w:space="0" w:color="000000"/>
            </w:tcBorders>
            <w:shd w:val="clear" w:color="auto" w:fill="auto"/>
          </w:tcPr>
          <w:p w14:paraId="30A25839" w14:textId="77777777" w:rsidR="009211D6" w:rsidRDefault="009211D6" w:rsidP="009211D6">
            <w:pPr>
              <w:pStyle w:val="TableContents"/>
              <w:rPr>
                <w:sz w:val="20"/>
                <w:szCs w:val="20"/>
              </w:rPr>
            </w:pPr>
            <w:r>
              <w:rPr>
                <w:sz w:val="20"/>
                <w:szCs w:val="20"/>
              </w:rPr>
              <w:t>monto_noviembre</w:t>
            </w:r>
          </w:p>
        </w:tc>
        <w:tc>
          <w:tcPr>
            <w:tcW w:w="2835" w:type="dxa"/>
            <w:gridSpan w:val="2"/>
            <w:tcBorders>
              <w:left w:val="single" w:sz="1" w:space="0" w:color="000000"/>
              <w:bottom w:val="single" w:sz="1" w:space="0" w:color="000000"/>
            </w:tcBorders>
            <w:shd w:val="clear" w:color="auto" w:fill="auto"/>
          </w:tcPr>
          <w:p w14:paraId="30A2583A" w14:textId="77777777" w:rsidR="009211D6" w:rsidRDefault="009211D6" w:rsidP="009211D6">
            <w:pPr>
              <w:pStyle w:val="TableContents"/>
              <w:rPr>
                <w:sz w:val="20"/>
                <w:szCs w:val="20"/>
              </w:rPr>
            </w:pPr>
            <w:r>
              <w:rPr>
                <w:sz w:val="20"/>
                <w:szCs w:val="20"/>
              </w:rPr>
              <w:t>Monto bs del concepto asignado en noviembre</w:t>
            </w:r>
          </w:p>
        </w:tc>
        <w:tc>
          <w:tcPr>
            <w:tcW w:w="992" w:type="dxa"/>
            <w:tcBorders>
              <w:left w:val="single" w:sz="1" w:space="0" w:color="000000"/>
              <w:bottom w:val="single" w:sz="1" w:space="0" w:color="000000"/>
            </w:tcBorders>
            <w:shd w:val="clear" w:color="auto" w:fill="auto"/>
          </w:tcPr>
          <w:p w14:paraId="30A2583B" w14:textId="77777777" w:rsidR="009211D6" w:rsidRDefault="009211D6" w:rsidP="009211D6">
            <w:pPr>
              <w:pStyle w:val="TableContents"/>
              <w:jc w:val="center"/>
              <w:rPr>
                <w:sz w:val="20"/>
                <w:szCs w:val="20"/>
              </w:rPr>
            </w:pPr>
            <w:r>
              <w:rPr>
                <w:sz w:val="20"/>
                <w:szCs w:val="20"/>
              </w:rPr>
              <w:t>Doble Precisión</w:t>
            </w:r>
          </w:p>
        </w:tc>
        <w:tc>
          <w:tcPr>
            <w:tcW w:w="709" w:type="dxa"/>
            <w:tcBorders>
              <w:left w:val="single" w:sz="1" w:space="0" w:color="000000"/>
              <w:bottom w:val="single" w:sz="1" w:space="0" w:color="000000"/>
            </w:tcBorders>
            <w:shd w:val="clear" w:color="auto" w:fill="auto"/>
          </w:tcPr>
          <w:p w14:paraId="30A2583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83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83E" w14:textId="77777777" w:rsidR="009211D6" w:rsidRDefault="009211D6" w:rsidP="009211D6">
            <w:pPr>
              <w:pStyle w:val="TableContents"/>
              <w:snapToGrid w:val="0"/>
              <w:jc w:val="center"/>
            </w:pPr>
            <w:r>
              <w:rPr>
                <w:sz w:val="20"/>
                <w:szCs w:val="20"/>
              </w:rPr>
              <w:t>0.00</w:t>
            </w:r>
          </w:p>
        </w:tc>
      </w:tr>
      <w:tr w:rsidR="009211D6" w14:paraId="30A25847" w14:textId="77777777" w:rsidTr="009211D6">
        <w:tc>
          <w:tcPr>
            <w:tcW w:w="426" w:type="dxa"/>
            <w:tcBorders>
              <w:left w:val="single" w:sz="1" w:space="0" w:color="000000"/>
              <w:bottom w:val="single" w:sz="1" w:space="0" w:color="000000"/>
            </w:tcBorders>
            <w:shd w:val="clear" w:color="auto" w:fill="auto"/>
          </w:tcPr>
          <w:p w14:paraId="30A25840" w14:textId="77777777" w:rsidR="009211D6" w:rsidRDefault="009211D6" w:rsidP="009211D6">
            <w:pPr>
              <w:pStyle w:val="TableContents"/>
              <w:jc w:val="center"/>
              <w:rPr>
                <w:sz w:val="20"/>
                <w:szCs w:val="20"/>
              </w:rPr>
            </w:pPr>
            <w:r>
              <w:rPr>
                <w:sz w:val="20"/>
                <w:szCs w:val="20"/>
              </w:rPr>
              <w:t>34</w:t>
            </w:r>
          </w:p>
        </w:tc>
        <w:tc>
          <w:tcPr>
            <w:tcW w:w="2126" w:type="dxa"/>
            <w:tcBorders>
              <w:left w:val="single" w:sz="1" w:space="0" w:color="000000"/>
              <w:bottom w:val="single" w:sz="1" w:space="0" w:color="000000"/>
            </w:tcBorders>
            <w:shd w:val="clear" w:color="auto" w:fill="auto"/>
          </w:tcPr>
          <w:p w14:paraId="30A25841" w14:textId="77777777" w:rsidR="009211D6" w:rsidRDefault="009211D6" w:rsidP="009211D6">
            <w:pPr>
              <w:pStyle w:val="TableContents"/>
              <w:rPr>
                <w:sz w:val="20"/>
                <w:szCs w:val="20"/>
              </w:rPr>
            </w:pPr>
            <w:r>
              <w:rPr>
                <w:sz w:val="20"/>
                <w:szCs w:val="20"/>
              </w:rPr>
              <w:t>cantidad_diciembre</w:t>
            </w:r>
          </w:p>
        </w:tc>
        <w:tc>
          <w:tcPr>
            <w:tcW w:w="2835" w:type="dxa"/>
            <w:gridSpan w:val="2"/>
            <w:tcBorders>
              <w:left w:val="single" w:sz="1" w:space="0" w:color="000000"/>
              <w:bottom w:val="single" w:sz="1" w:space="0" w:color="000000"/>
            </w:tcBorders>
            <w:shd w:val="clear" w:color="auto" w:fill="auto"/>
          </w:tcPr>
          <w:p w14:paraId="30A25842" w14:textId="77777777" w:rsidR="009211D6" w:rsidRDefault="009211D6" w:rsidP="009211D6">
            <w:pPr>
              <w:pStyle w:val="TableContents"/>
              <w:rPr>
                <w:sz w:val="20"/>
                <w:szCs w:val="20"/>
              </w:rPr>
            </w:pPr>
            <w:r>
              <w:rPr>
                <w:sz w:val="20"/>
                <w:szCs w:val="20"/>
              </w:rPr>
              <w:t>Cantidad de concepto asignados en diciembre</w:t>
            </w:r>
          </w:p>
        </w:tc>
        <w:tc>
          <w:tcPr>
            <w:tcW w:w="992" w:type="dxa"/>
            <w:tcBorders>
              <w:left w:val="single" w:sz="1" w:space="0" w:color="000000"/>
              <w:bottom w:val="single" w:sz="1" w:space="0" w:color="000000"/>
            </w:tcBorders>
            <w:shd w:val="clear" w:color="auto" w:fill="auto"/>
          </w:tcPr>
          <w:p w14:paraId="30A25843" w14:textId="77777777" w:rsidR="009211D6" w:rsidRDefault="009211D6" w:rsidP="009211D6">
            <w:pPr>
              <w:pStyle w:val="TableContents"/>
              <w:jc w:val="center"/>
            </w:pPr>
            <w:r>
              <w:rPr>
                <w:sz w:val="20"/>
                <w:szCs w:val="20"/>
              </w:rPr>
              <w:t>Doble Precisión</w:t>
            </w:r>
          </w:p>
        </w:tc>
        <w:tc>
          <w:tcPr>
            <w:tcW w:w="709" w:type="dxa"/>
            <w:tcBorders>
              <w:left w:val="single" w:sz="1" w:space="0" w:color="000000"/>
              <w:bottom w:val="single" w:sz="1" w:space="0" w:color="000000"/>
            </w:tcBorders>
            <w:shd w:val="clear" w:color="auto" w:fill="auto"/>
          </w:tcPr>
          <w:p w14:paraId="30A25844" w14:textId="77777777" w:rsidR="009211D6" w:rsidRDefault="009211D6" w:rsidP="009211D6">
            <w:pPr>
              <w:snapToGrid w:val="0"/>
            </w:pPr>
          </w:p>
        </w:tc>
        <w:tc>
          <w:tcPr>
            <w:tcW w:w="709" w:type="dxa"/>
            <w:tcBorders>
              <w:left w:val="single" w:sz="1" w:space="0" w:color="000000"/>
              <w:bottom w:val="single" w:sz="1" w:space="0" w:color="000000"/>
            </w:tcBorders>
            <w:shd w:val="clear" w:color="auto" w:fill="auto"/>
          </w:tcPr>
          <w:p w14:paraId="30A2584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846" w14:textId="77777777" w:rsidR="009211D6" w:rsidRDefault="009211D6" w:rsidP="009211D6">
            <w:pPr>
              <w:pStyle w:val="TableContents"/>
              <w:snapToGrid w:val="0"/>
              <w:jc w:val="center"/>
            </w:pPr>
            <w:r>
              <w:rPr>
                <w:sz w:val="20"/>
                <w:szCs w:val="20"/>
              </w:rPr>
              <w:t>0.00</w:t>
            </w:r>
          </w:p>
        </w:tc>
      </w:tr>
      <w:tr w:rsidR="009211D6" w14:paraId="30A2584F" w14:textId="77777777" w:rsidTr="009211D6">
        <w:tc>
          <w:tcPr>
            <w:tcW w:w="426" w:type="dxa"/>
            <w:tcBorders>
              <w:left w:val="single" w:sz="1" w:space="0" w:color="000000"/>
              <w:bottom w:val="single" w:sz="1" w:space="0" w:color="000000"/>
            </w:tcBorders>
            <w:shd w:val="clear" w:color="auto" w:fill="auto"/>
          </w:tcPr>
          <w:p w14:paraId="30A25848" w14:textId="77777777" w:rsidR="009211D6" w:rsidRDefault="009211D6" w:rsidP="009211D6">
            <w:pPr>
              <w:pStyle w:val="TableContents"/>
              <w:jc w:val="center"/>
              <w:rPr>
                <w:sz w:val="20"/>
                <w:szCs w:val="20"/>
              </w:rPr>
            </w:pPr>
            <w:r>
              <w:rPr>
                <w:sz w:val="20"/>
                <w:szCs w:val="20"/>
              </w:rPr>
              <w:t>35</w:t>
            </w:r>
          </w:p>
        </w:tc>
        <w:tc>
          <w:tcPr>
            <w:tcW w:w="2126" w:type="dxa"/>
            <w:tcBorders>
              <w:left w:val="single" w:sz="1" w:space="0" w:color="000000"/>
              <w:bottom w:val="single" w:sz="1" w:space="0" w:color="000000"/>
            </w:tcBorders>
            <w:shd w:val="clear" w:color="auto" w:fill="auto"/>
          </w:tcPr>
          <w:p w14:paraId="30A25849" w14:textId="77777777" w:rsidR="009211D6" w:rsidRDefault="009211D6" w:rsidP="009211D6">
            <w:pPr>
              <w:pStyle w:val="TableContents"/>
              <w:rPr>
                <w:sz w:val="20"/>
                <w:szCs w:val="20"/>
              </w:rPr>
            </w:pPr>
            <w:r>
              <w:rPr>
                <w:sz w:val="20"/>
                <w:szCs w:val="20"/>
              </w:rPr>
              <w:t>monto_diciembre</w:t>
            </w:r>
          </w:p>
        </w:tc>
        <w:tc>
          <w:tcPr>
            <w:tcW w:w="2835" w:type="dxa"/>
            <w:gridSpan w:val="2"/>
            <w:tcBorders>
              <w:left w:val="single" w:sz="1" w:space="0" w:color="000000"/>
              <w:bottom w:val="single" w:sz="1" w:space="0" w:color="000000"/>
            </w:tcBorders>
            <w:shd w:val="clear" w:color="auto" w:fill="auto"/>
          </w:tcPr>
          <w:p w14:paraId="30A2584A" w14:textId="77777777" w:rsidR="009211D6" w:rsidRDefault="009211D6" w:rsidP="009211D6">
            <w:pPr>
              <w:pStyle w:val="TableContents"/>
              <w:rPr>
                <w:sz w:val="20"/>
                <w:szCs w:val="20"/>
              </w:rPr>
            </w:pPr>
            <w:r>
              <w:rPr>
                <w:sz w:val="20"/>
                <w:szCs w:val="20"/>
              </w:rPr>
              <w:t xml:space="preserve">Monto bs del concepto asignado </w:t>
            </w:r>
            <w:r>
              <w:rPr>
                <w:sz w:val="20"/>
                <w:szCs w:val="20"/>
              </w:rPr>
              <w:lastRenderedPageBreak/>
              <w:t>en diciembre</w:t>
            </w:r>
          </w:p>
        </w:tc>
        <w:tc>
          <w:tcPr>
            <w:tcW w:w="992" w:type="dxa"/>
            <w:tcBorders>
              <w:left w:val="single" w:sz="1" w:space="0" w:color="000000"/>
              <w:bottom w:val="single" w:sz="1" w:space="0" w:color="000000"/>
            </w:tcBorders>
            <w:shd w:val="clear" w:color="auto" w:fill="auto"/>
          </w:tcPr>
          <w:p w14:paraId="30A2584B" w14:textId="77777777" w:rsidR="009211D6" w:rsidRDefault="009211D6" w:rsidP="009211D6">
            <w:pPr>
              <w:pStyle w:val="TableContents"/>
              <w:jc w:val="center"/>
              <w:rPr>
                <w:sz w:val="20"/>
                <w:szCs w:val="20"/>
              </w:rPr>
            </w:pPr>
            <w:r>
              <w:rPr>
                <w:sz w:val="20"/>
                <w:szCs w:val="20"/>
              </w:rPr>
              <w:lastRenderedPageBreak/>
              <w:t xml:space="preserve">Doble </w:t>
            </w:r>
            <w:r>
              <w:rPr>
                <w:sz w:val="20"/>
                <w:szCs w:val="20"/>
              </w:rPr>
              <w:lastRenderedPageBreak/>
              <w:t>Precisión</w:t>
            </w:r>
          </w:p>
        </w:tc>
        <w:tc>
          <w:tcPr>
            <w:tcW w:w="709" w:type="dxa"/>
            <w:tcBorders>
              <w:left w:val="single" w:sz="1" w:space="0" w:color="000000"/>
              <w:bottom w:val="single" w:sz="1" w:space="0" w:color="000000"/>
            </w:tcBorders>
            <w:shd w:val="clear" w:color="auto" w:fill="auto"/>
          </w:tcPr>
          <w:p w14:paraId="30A2584C" w14:textId="77777777" w:rsidR="009211D6" w:rsidRDefault="009211D6" w:rsidP="009211D6">
            <w:pPr>
              <w:pStyle w:val="TableContents"/>
              <w:snapToGrid w:val="0"/>
              <w:rPr>
                <w:sz w:val="20"/>
                <w:szCs w:val="20"/>
              </w:rPr>
            </w:pPr>
          </w:p>
        </w:tc>
        <w:tc>
          <w:tcPr>
            <w:tcW w:w="709" w:type="dxa"/>
            <w:tcBorders>
              <w:left w:val="single" w:sz="1" w:space="0" w:color="000000"/>
              <w:bottom w:val="single" w:sz="1" w:space="0" w:color="000000"/>
            </w:tcBorders>
            <w:shd w:val="clear" w:color="auto" w:fill="auto"/>
          </w:tcPr>
          <w:p w14:paraId="30A2584D"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84E" w14:textId="77777777" w:rsidR="009211D6" w:rsidRDefault="009211D6" w:rsidP="009211D6">
            <w:pPr>
              <w:pStyle w:val="TableContents"/>
              <w:snapToGrid w:val="0"/>
              <w:jc w:val="center"/>
            </w:pPr>
            <w:r>
              <w:rPr>
                <w:sz w:val="20"/>
                <w:szCs w:val="20"/>
              </w:rPr>
              <w:t>0.00</w:t>
            </w:r>
          </w:p>
        </w:tc>
      </w:tr>
      <w:tr w:rsidR="009211D6" w14:paraId="30A25857" w14:textId="77777777" w:rsidTr="009211D6">
        <w:tc>
          <w:tcPr>
            <w:tcW w:w="426" w:type="dxa"/>
            <w:tcBorders>
              <w:left w:val="single" w:sz="1" w:space="0" w:color="000000"/>
              <w:bottom w:val="single" w:sz="1" w:space="0" w:color="000000"/>
            </w:tcBorders>
            <w:shd w:val="clear" w:color="auto" w:fill="auto"/>
          </w:tcPr>
          <w:p w14:paraId="30A25850" w14:textId="77777777" w:rsidR="009211D6" w:rsidRDefault="009211D6" w:rsidP="009211D6">
            <w:pPr>
              <w:pStyle w:val="TableContents"/>
              <w:jc w:val="center"/>
              <w:rPr>
                <w:sz w:val="20"/>
                <w:szCs w:val="20"/>
              </w:rPr>
            </w:pPr>
            <w:r>
              <w:rPr>
                <w:sz w:val="20"/>
                <w:szCs w:val="20"/>
              </w:rPr>
              <w:t>36</w:t>
            </w:r>
          </w:p>
        </w:tc>
        <w:tc>
          <w:tcPr>
            <w:tcW w:w="2126" w:type="dxa"/>
            <w:tcBorders>
              <w:left w:val="single" w:sz="1" w:space="0" w:color="000000"/>
              <w:bottom w:val="single" w:sz="1" w:space="0" w:color="000000"/>
            </w:tcBorders>
            <w:shd w:val="clear" w:color="auto" w:fill="auto"/>
          </w:tcPr>
          <w:p w14:paraId="30A25851" w14:textId="77777777" w:rsidR="009211D6" w:rsidRDefault="009211D6" w:rsidP="009211D6">
            <w:pPr>
              <w:pStyle w:val="TableContents"/>
              <w:snapToGrid w:val="0"/>
              <w:rPr>
                <w:sz w:val="20"/>
                <w:szCs w:val="20"/>
              </w:rPr>
            </w:pPr>
          </w:p>
        </w:tc>
        <w:tc>
          <w:tcPr>
            <w:tcW w:w="2835" w:type="dxa"/>
            <w:gridSpan w:val="2"/>
            <w:tcBorders>
              <w:left w:val="single" w:sz="1" w:space="0" w:color="000000"/>
              <w:bottom w:val="single" w:sz="1" w:space="0" w:color="000000"/>
            </w:tcBorders>
            <w:shd w:val="clear" w:color="auto" w:fill="auto"/>
          </w:tcPr>
          <w:p w14:paraId="30A25852"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tcBorders>
            <w:shd w:val="clear" w:color="auto" w:fill="auto"/>
          </w:tcPr>
          <w:p w14:paraId="30A25853" w14:textId="77777777" w:rsidR="009211D6" w:rsidRDefault="009211D6" w:rsidP="009211D6">
            <w:pPr>
              <w:pStyle w:val="TableContents"/>
              <w:snapToGrid w:val="0"/>
              <w:rPr>
                <w:sz w:val="18"/>
                <w:szCs w:val="18"/>
              </w:rPr>
            </w:pPr>
          </w:p>
        </w:tc>
        <w:tc>
          <w:tcPr>
            <w:tcW w:w="709" w:type="dxa"/>
            <w:tcBorders>
              <w:left w:val="single" w:sz="1" w:space="0" w:color="000000"/>
              <w:bottom w:val="single" w:sz="1" w:space="0" w:color="000000"/>
            </w:tcBorders>
            <w:shd w:val="clear" w:color="auto" w:fill="auto"/>
          </w:tcPr>
          <w:p w14:paraId="30A25854" w14:textId="77777777" w:rsidR="009211D6" w:rsidRDefault="009211D6" w:rsidP="009211D6">
            <w:pPr>
              <w:pStyle w:val="TableContents"/>
              <w:snapToGrid w:val="0"/>
              <w:jc w:val="center"/>
              <w:rPr>
                <w:sz w:val="20"/>
                <w:szCs w:val="20"/>
              </w:rPr>
            </w:pPr>
          </w:p>
        </w:tc>
        <w:tc>
          <w:tcPr>
            <w:tcW w:w="709" w:type="dxa"/>
            <w:tcBorders>
              <w:left w:val="single" w:sz="1" w:space="0" w:color="000000"/>
              <w:bottom w:val="single" w:sz="1" w:space="0" w:color="000000"/>
            </w:tcBorders>
            <w:shd w:val="clear" w:color="auto" w:fill="auto"/>
          </w:tcPr>
          <w:p w14:paraId="30A25855" w14:textId="77777777" w:rsidR="009211D6" w:rsidRDefault="009211D6" w:rsidP="009211D6">
            <w:pPr>
              <w:pStyle w:val="TableContents"/>
              <w:snapToGrid w:val="0"/>
              <w:rPr>
                <w:sz w:val="20"/>
                <w:szCs w:val="20"/>
              </w:rPr>
            </w:pPr>
          </w:p>
        </w:tc>
        <w:tc>
          <w:tcPr>
            <w:tcW w:w="992" w:type="dxa"/>
            <w:tcBorders>
              <w:left w:val="single" w:sz="1" w:space="0" w:color="000000"/>
              <w:bottom w:val="single" w:sz="1" w:space="0" w:color="000000"/>
              <w:right w:val="single" w:sz="1" w:space="0" w:color="000000"/>
            </w:tcBorders>
            <w:shd w:val="clear" w:color="auto" w:fill="auto"/>
          </w:tcPr>
          <w:p w14:paraId="30A25856" w14:textId="77777777" w:rsidR="009211D6" w:rsidRDefault="009211D6" w:rsidP="009211D6">
            <w:pPr>
              <w:pStyle w:val="TableContents"/>
              <w:snapToGrid w:val="0"/>
              <w:rPr>
                <w:sz w:val="20"/>
                <w:szCs w:val="20"/>
              </w:rPr>
            </w:pPr>
          </w:p>
        </w:tc>
      </w:tr>
    </w:tbl>
    <w:p w14:paraId="30A25858" w14:textId="77777777" w:rsidR="00845C59" w:rsidRDefault="00845C59">
      <w:pPr>
        <w:autoSpaceDE w:val="0"/>
        <w:spacing w:line="360" w:lineRule="auto"/>
        <w:jc w:val="center"/>
        <w:rPr>
          <w:rFonts w:ascii="Arial" w:hAnsi="Arial" w:cs="Arial"/>
          <w:b/>
          <w:sz w:val="22"/>
          <w:szCs w:val="22"/>
        </w:rPr>
      </w:pPr>
    </w:p>
    <w:p w14:paraId="30A25859" w14:textId="28E92AD9" w:rsidR="00BA6FA1" w:rsidRDefault="00BA6FA1">
      <w:pPr>
        <w:autoSpaceDE w:val="0"/>
        <w:spacing w:line="360" w:lineRule="auto"/>
        <w:jc w:val="center"/>
        <w:rPr>
          <w:rFonts w:ascii="Arial" w:hAnsi="Arial" w:cs="Arial"/>
          <w:sz w:val="22"/>
          <w:szCs w:val="22"/>
        </w:rPr>
      </w:pPr>
      <w:r>
        <w:rPr>
          <w:rFonts w:ascii="Arial" w:hAnsi="Arial" w:cs="Arial"/>
          <w:b/>
          <w:sz w:val="22"/>
          <w:szCs w:val="22"/>
        </w:rPr>
        <w:t xml:space="preserve">Cuadro </w:t>
      </w:r>
      <w:r w:rsidR="00FF5611">
        <w:rPr>
          <w:rFonts w:ascii="Arial" w:hAnsi="Arial" w:cs="Arial"/>
          <w:b/>
          <w:sz w:val="22"/>
          <w:szCs w:val="22"/>
        </w:rPr>
        <w:t>N1</w:t>
      </w:r>
      <w:r>
        <w:rPr>
          <w:rFonts w:ascii="Arial" w:hAnsi="Arial" w:cs="Arial"/>
          <w:b/>
          <w:sz w:val="22"/>
          <w:szCs w:val="22"/>
        </w:rPr>
        <w:t>:</w:t>
      </w:r>
      <w:r>
        <w:rPr>
          <w:rFonts w:ascii="Arial" w:hAnsi="Arial" w:cs="Arial"/>
          <w:sz w:val="22"/>
          <w:szCs w:val="22"/>
        </w:rPr>
        <w:t xml:space="preserve"> Diccionario de </w:t>
      </w:r>
      <w:commentRangeStart w:id="27"/>
      <w:r>
        <w:rPr>
          <w:rFonts w:ascii="Arial" w:hAnsi="Arial" w:cs="Arial"/>
          <w:sz w:val="22"/>
          <w:szCs w:val="22"/>
        </w:rPr>
        <w:t>datos</w:t>
      </w:r>
      <w:commentRangeEnd w:id="27"/>
      <w:r w:rsidR="00560AEA">
        <w:rPr>
          <w:rStyle w:val="Refdecomentario"/>
        </w:rPr>
        <w:commentReference w:id="27"/>
      </w:r>
      <w:r>
        <w:rPr>
          <w:rFonts w:ascii="Arial" w:hAnsi="Arial" w:cs="Arial"/>
          <w:sz w:val="22"/>
          <w:szCs w:val="22"/>
        </w:rPr>
        <w:t>.</w:t>
      </w:r>
    </w:p>
    <w:p w14:paraId="30A2585A" w14:textId="77777777" w:rsidR="00BA6FA1" w:rsidRDefault="00BA6FA1">
      <w:pPr>
        <w:rPr>
          <w:rFonts w:ascii="Arial" w:hAnsi="Arial" w:cs="Arial"/>
          <w:sz w:val="22"/>
          <w:szCs w:val="22"/>
        </w:rPr>
      </w:pPr>
    </w:p>
    <w:p w14:paraId="30A2585B" w14:textId="59367C3A" w:rsidR="000A173C" w:rsidRPr="00A24A35" w:rsidRDefault="000A173C">
      <w:pPr>
        <w:suppressAutoHyphens w:val="0"/>
        <w:rPr>
          <w:rFonts w:ascii="Arial" w:hAnsi="Arial" w:cs="Arial"/>
          <w:b/>
          <w:sz w:val="22"/>
          <w:szCs w:val="22"/>
        </w:rPr>
      </w:pPr>
      <w:r>
        <w:rPr>
          <w:rFonts w:ascii="Arial" w:hAnsi="Arial" w:cs="Arial"/>
          <w:sz w:val="22"/>
          <w:szCs w:val="22"/>
        </w:rPr>
        <w:br w:type="page"/>
      </w:r>
    </w:p>
    <w:p w14:paraId="79CC5FA5" w14:textId="77777777" w:rsidR="00486F38" w:rsidRDefault="00486F38" w:rsidP="009D0820">
      <w:pPr>
        <w:pStyle w:val="Textoindependiente"/>
        <w:spacing w:after="0" w:line="360" w:lineRule="auto"/>
        <w:jc w:val="center"/>
        <w:rPr>
          <w:rFonts w:ascii="Arial" w:hAnsi="Arial" w:cs="Arial"/>
          <w:b/>
          <w:sz w:val="22"/>
          <w:szCs w:val="22"/>
        </w:rPr>
      </w:pPr>
    </w:p>
    <w:p w14:paraId="733C45F2" w14:textId="44C13DF6" w:rsidR="00486F38" w:rsidRDefault="00486F38" w:rsidP="009D0820">
      <w:pPr>
        <w:pStyle w:val="Textoindependiente"/>
        <w:spacing w:after="0" w:line="360" w:lineRule="auto"/>
        <w:jc w:val="center"/>
        <w:rPr>
          <w:rFonts w:ascii="Arial" w:hAnsi="Arial" w:cs="Arial"/>
          <w:b/>
          <w:sz w:val="22"/>
          <w:szCs w:val="22"/>
        </w:rPr>
      </w:pPr>
      <w:r>
        <w:rPr>
          <w:rFonts w:ascii="Arial" w:hAnsi="Arial" w:cs="Arial"/>
          <w:b/>
          <w:sz w:val="22"/>
          <w:szCs w:val="22"/>
        </w:rPr>
        <w:t>CONOCIMIENTOS ADQUIRIDOS</w:t>
      </w:r>
    </w:p>
    <w:p w14:paraId="4D021E26" w14:textId="77777777" w:rsidR="00275BD2" w:rsidRDefault="00275BD2" w:rsidP="00486F38">
      <w:pPr>
        <w:pStyle w:val="Textoindependiente"/>
        <w:spacing w:after="0" w:line="360" w:lineRule="auto"/>
        <w:jc w:val="both"/>
        <w:rPr>
          <w:rFonts w:ascii="Arial" w:hAnsi="Arial" w:cs="Arial"/>
          <w:sz w:val="22"/>
          <w:szCs w:val="22"/>
        </w:rPr>
      </w:pPr>
    </w:p>
    <w:p w14:paraId="4472D5DE" w14:textId="1A80A96C" w:rsidR="00486F38" w:rsidRDefault="00486F38" w:rsidP="00486F38">
      <w:pPr>
        <w:pStyle w:val="Textoindependiente"/>
        <w:spacing w:after="0" w:line="360" w:lineRule="auto"/>
        <w:jc w:val="both"/>
        <w:rPr>
          <w:rFonts w:ascii="Arial" w:hAnsi="Arial" w:cs="Arial"/>
          <w:sz w:val="22"/>
          <w:szCs w:val="22"/>
        </w:rPr>
      </w:pPr>
      <w:r>
        <w:rPr>
          <w:rFonts w:ascii="Arial" w:hAnsi="Arial" w:cs="Arial"/>
          <w:sz w:val="22"/>
          <w:szCs w:val="22"/>
        </w:rPr>
        <w:t xml:space="preserve">Se aprendió principalmente el funcionamiento y </w:t>
      </w:r>
      <w:r w:rsidR="0000087E">
        <w:rPr>
          <w:rFonts w:ascii="Arial" w:hAnsi="Arial" w:cs="Arial"/>
          <w:sz w:val="22"/>
          <w:szCs w:val="22"/>
        </w:rPr>
        <w:t xml:space="preserve">todo lo que conlleva una formulación de presupuesto para una empresa., así como también </w:t>
      </w:r>
      <w:r>
        <w:rPr>
          <w:rFonts w:ascii="Arial" w:hAnsi="Arial" w:cs="Arial"/>
          <w:sz w:val="22"/>
          <w:szCs w:val="22"/>
        </w:rPr>
        <w:t>todos los conceptos relacionados al proceso de formulación presupuestaria</w:t>
      </w:r>
      <w:r w:rsidR="00275BD2">
        <w:rPr>
          <w:rFonts w:ascii="Arial" w:hAnsi="Arial" w:cs="Arial"/>
          <w:sz w:val="22"/>
          <w:szCs w:val="22"/>
        </w:rPr>
        <w:t>, dentro de estos destacan:</w:t>
      </w:r>
    </w:p>
    <w:p w14:paraId="2A46CA1D" w14:textId="78C488AF" w:rsidR="00275BD2" w:rsidRDefault="00275BD2" w:rsidP="00486F38">
      <w:pPr>
        <w:pStyle w:val="Textoindependiente"/>
        <w:spacing w:after="0" w:line="360" w:lineRule="auto"/>
        <w:jc w:val="both"/>
        <w:rPr>
          <w:rFonts w:ascii="Arial" w:hAnsi="Arial" w:cs="Arial"/>
          <w:sz w:val="22"/>
          <w:szCs w:val="22"/>
        </w:rPr>
      </w:pPr>
    </w:p>
    <w:p w14:paraId="26BCA3BA" w14:textId="00695273"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Variables económicas.</w:t>
      </w:r>
    </w:p>
    <w:p w14:paraId="638CA9E4" w14:textId="3C4B9072" w:rsidR="00275BD2" w:rsidRDefault="00275BD2"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Plan de cuentas.</w:t>
      </w:r>
    </w:p>
    <w:p w14:paraId="39F133B7" w14:textId="339C4BA6" w:rsidR="00275BD2" w:rsidRDefault="00BE58B0"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Estructuras programáticas.</w:t>
      </w:r>
    </w:p>
    <w:p w14:paraId="219C5E4E" w14:textId="183B6BC1" w:rsidR="0000087E" w:rsidRDefault="0000087E" w:rsidP="00C80787">
      <w:pPr>
        <w:pStyle w:val="Textoindependiente"/>
        <w:numPr>
          <w:ilvl w:val="0"/>
          <w:numId w:val="39"/>
        </w:numPr>
        <w:spacing w:after="0" w:line="360" w:lineRule="auto"/>
        <w:jc w:val="both"/>
        <w:rPr>
          <w:rFonts w:ascii="Arial" w:hAnsi="Arial" w:cs="Arial"/>
          <w:sz w:val="22"/>
          <w:szCs w:val="22"/>
        </w:rPr>
      </w:pPr>
      <w:r>
        <w:rPr>
          <w:rFonts w:ascii="Arial" w:hAnsi="Arial" w:cs="Arial"/>
          <w:sz w:val="22"/>
          <w:szCs w:val="22"/>
        </w:rPr>
        <w:t>Acciones específicas</w:t>
      </w:r>
    </w:p>
    <w:p w14:paraId="3AA18136" w14:textId="60E6D400" w:rsidR="0000087E" w:rsidRDefault="0000087E" w:rsidP="0000087E">
      <w:pPr>
        <w:pStyle w:val="Textoindependiente"/>
        <w:spacing w:after="0" w:line="360" w:lineRule="auto"/>
        <w:jc w:val="both"/>
        <w:rPr>
          <w:rFonts w:ascii="Arial" w:hAnsi="Arial" w:cs="Arial"/>
          <w:sz w:val="22"/>
          <w:szCs w:val="22"/>
        </w:rPr>
      </w:pPr>
    </w:p>
    <w:p w14:paraId="125FE69C" w14:textId="0CD66E1B" w:rsidR="0000087E" w:rsidRDefault="008E3AAF" w:rsidP="0000087E">
      <w:pPr>
        <w:pStyle w:val="Textoindependiente"/>
        <w:spacing w:after="0" w:line="360" w:lineRule="auto"/>
        <w:jc w:val="both"/>
        <w:rPr>
          <w:rFonts w:ascii="Arial" w:hAnsi="Arial" w:cs="Arial"/>
          <w:sz w:val="22"/>
          <w:szCs w:val="22"/>
        </w:rPr>
      </w:pPr>
      <w:r>
        <w:rPr>
          <w:rFonts w:ascii="Arial" w:hAnsi="Arial" w:cs="Arial"/>
          <w:sz w:val="22"/>
          <w:szCs w:val="22"/>
        </w:rPr>
        <w:t xml:space="preserve">A nivel de desarrollo de software se aprendieron varios conceptos </w:t>
      </w:r>
      <w:r w:rsidR="00EA768E">
        <w:rPr>
          <w:rFonts w:ascii="Arial" w:hAnsi="Arial" w:cs="Arial"/>
          <w:sz w:val="22"/>
          <w:szCs w:val="22"/>
        </w:rPr>
        <w:t>que usa Laravel para el manejo de base de datos</w:t>
      </w:r>
      <w:r w:rsidR="00BE7BF9">
        <w:rPr>
          <w:rFonts w:ascii="Arial" w:hAnsi="Arial" w:cs="Arial"/>
          <w:sz w:val="22"/>
          <w:szCs w:val="22"/>
        </w:rPr>
        <w:t>, tales como:</w:t>
      </w:r>
    </w:p>
    <w:p w14:paraId="194AC685" w14:textId="64AEA572" w:rsidR="00BE7BF9" w:rsidRDefault="00BE7BF9" w:rsidP="0000087E">
      <w:pPr>
        <w:pStyle w:val="Textoindependiente"/>
        <w:spacing w:after="0" w:line="360" w:lineRule="auto"/>
        <w:jc w:val="both"/>
        <w:rPr>
          <w:rFonts w:ascii="Arial" w:hAnsi="Arial" w:cs="Arial"/>
          <w:sz w:val="22"/>
          <w:szCs w:val="22"/>
        </w:rPr>
      </w:pPr>
    </w:p>
    <w:p w14:paraId="1B0DEB0C" w14:textId="07225310" w:rsidR="00BE7BF9" w:rsidRDefault="003D3C5B" w:rsidP="00C80787">
      <w:pPr>
        <w:pStyle w:val="Textoindependiente"/>
        <w:numPr>
          <w:ilvl w:val="0"/>
          <w:numId w:val="40"/>
        </w:numPr>
        <w:spacing w:after="0" w:line="360" w:lineRule="auto"/>
        <w:jc w:val="both"/>
        <w:rPr>
          <w:rFonts w:ascii="Arial" w:hAnsi="Arial" w:cs="Arial"/>
          <w:sz w:val="22"/>
          <w:szCs w:val="22"/>
          <w:lang w:val="es-VE"/>
        </w:rPr>
      </w:pPr>
      <w:r w:rsidRPr="003D3C5B">
        <w:rPr>
          <w:rFonts w:ascii="Arial" w:hAnsi="Arial" w:cs="Arial"/>
          <w:sz w:val="22"/>
          <w:szCs w:val="22"/>
          <w:lang w:val="es-VE"/>
        </w:rPr>
        <w:t>Has Many Through: laravel utiliza este concepto de</w:t>
      </w:r>
      <w:r>
        <w:rPr>
          <w:rFonts w:ascii="Arial" w:hAnsi="Arial" w:cs="Arial"/>
          <w:sz w:val="22"/>
          <w:szCs w:val="22"/>
          <w:lang w:val="es-VE"/>
        </w:rPr>
        <w:t xml:space="preserve"> relación entre tablas, para acceder a la misma relación vía u</w:t>
      </w:r>
      <w:r w:rsidR="00D90EC3">
        <w:rPr>
          <w:rFonts w:ascii="Arial" w:hAnsi="Arial" w:cs="Arial"/>
          <w:sz w:val="22"/>
          <w:szCs w:val="22"/>
          <w:lang w:val="es-VE"/>
        </w:rPr>
        <w:t xml:space="preserve">n intermediario. </w:t>
      </w:r>
    </w:p>
    <w:p w14:paraId="4AD9331A" w14:textId="162869A8" w:rsidR="00D90EC3" w:rsidRDefault="00E97CDE" w:rsidP="00C80787">
      <w:pPr>
        <w:pStyle w:val="Textoindependiente"/>
        <w:numPr>
          <w:ilvl w:val="0"/>
          <w:numId w:val="40"/>
        </w:numPr>
        <w:spacing w:after="0" w:line="360" w:lineRule="auto"/>
        <w:jc w:val="both"/>
        <w:rPr>
          <w:rFonts w:ascii="Arial" w:hAnsi="Arial" w:cs="Arial"/>
          <w:sz w:val="22"/>
          <w:szCs w:val="22"/>
          <w:lang w:val="es-VE"/>
        </w:rPr>
      </w:pPr>
      <w:r>
        <w:rPr>
          <w:rFonts w:ascii="Arial" w:hAnsi="Arial" w:cs="Arial"/>
          <w:sz w:val="22"/>
          <w:szCs w:val="22"/>
          <w:lang w:val="es-VE"/>
        </w:rPr>
        <w:t xml:space="preserve">Asignar una tabla a un modelo manualmente: Laravel automáticamente asigna tablas a sus modelos, utilizando el nombre del modelo. Sin embargo, esto no es siempre lo deseado, por lo tanto se le puede asignar una tabla </w:t>
      </w:r>
      <w:r w:rsidR="0037425D">
        <w:rPr>
          <w:rFonts w:ascii="Arial" w:hAnsi="Arial" w:cs="Arial"/>
          <w:sz w:val="22"/>
          <w:szCs w:val="22"/>
          <w:lang w:val="es-VE"/>
        </w:rPr>
        <w:t xml:space="preserve">a un modelo, sin necesidad de tener nombres iguales, con el atributo </w:t>
      </w:r>
      <w:r w:rsidR="0037425D">
        <w:rPr>
          <w:rFonts w:ascii="Arial" w:hAnsi="Arial" w:cs="Arial"/>
          <w:i/>
          <w:sz w:val="22"/>
          <w:szCs w:val="22"/>
          <w:lang w:val="es-VE"/>
        </w:rPr>
        <w:t>table</w:t>
      </w:r>
      <w:r w:rsidR="0037425D">
        <w:rPr>
          <w:rFonts w:ascii="Arial" w:hAnsi="Arial" w:cs="Arial"/>
          <w:sz w:val="22"/>
          <w:szCs w:val="22"/>
          <w:lang w:val="es-VE"/>
        </w:rPr>
        <w:t>.</w:t>
      </w:r>
    </w:p>
    <w:p w14:paraId="276A0296" w14:textId="28F202F2" w:rsidR="0037425D" w:rsidRDefault="0037425D" w:rsidP="0037425D">
      <w:pPr>
        <w:pStyle w:val="Textoindependiente"/>
        <w:spacing w:after="0" w:line="360" w:lineRule="auto"/>
        <w:jc w:val="both"/>
        <w:rPr>
          <w:rFonts w:ascii="Arial" w:hAnsi="Arial" w:cs="Arial"/>
          <w:sz w:val="22"/>
          <w:szCs w:val="22"/>
          <w:lang w:val="es-VE"/>
        </w:rPr>
      </w:pPr>
    </w:p>
    <w:p w14:paraId="6767B835" w14:textId="3C35454E" w:rsidR="0037425D" w:rsidRPr="003D3C5B" w:rsidRDefault="00A923BA" w:rsidP="00A923BA">
      <w:pPr>
        <w:pStyle w:val="Textoindependiente"/>
        <w:spacing w:line="360" w:lineRule="auto"/>
        <w:jc w:val="both"/>
        <w:rPr>
          <w:rFonts w:ascii="Arial" w:hAnsi="Arial" w:cs="Arial"/>
          <w:sz w:val="22"/>
          <w:szCs w:val="22"/>
          <w:lang w:val="es-VE"/>
        </w:rPr>
      </w:pPr>
      <w:r w:rsidRPr="00A923BA">
        <w:rPr>
          <w:rFonts w:ascii="Arial" w:hAnsi="Arial" w:cs="Arial"/>
          <w:sz w:val="22"/>
          <w:szCs w:val="22"/>
          <w:lang w:val="es-VE"/>
        </w:rPr>
        <w:t>Finalmente, se aprendieron algunas funciones en JavaScript, un lenguaje de scripts</w:t>
      </w:r>
      <w:r>
        <w:rPr>
          <w:rFonts w:ascii="Arial" w:hAnsi="Arial" w:cs="Arial"/>
          <w:sz w:val="22"/>
          <w:szCs w:val="22"/>
          <w:lang w:val="es-VE"/>
        </w:rPr>
        <w:t xml:space="preserve"> </w:t>
      </w:r>
      <w:r w:rsidRPr="00A923BA">
        <w:rPr>
          <w:rFonts w:ascii="Arial" w:hAnsi="Arial" w:cs="Arial"/>
          <w:sz w:val="22"/>
          <w:szCs w:val="22"/>
          <w:lang w:val="es-VE"/>
        </w:rPr>
        <w:t>interpretado por todos los navegadores que acepten HTML, para la interacción entre</w:t>
      </w:r>
      <w:r>
        <w:rPr>
          <w:rFonts w:ascii="Arial" w:hAnsi="Arial" w:cs="Arial"/>
          <w:sz w:val="22"/>
          <w:szCs w:val="22"/>
          <w:lang w:val="es-VE"/>
        </w:rPr>
        <w:t xml:space="preserve"> </w:t>
      </w:r>
      <w:r w:rsidRPr="00A923BA">
        <w:rPr>
          <w:rFonts w:ascii="Arial" w:hAnsi="Arial" w:cs="Arial"/>
          <w:sz w:val="22"/>
          <w:szCs w:val="22"/>
          <w:lang w:val="es-VE"/>
        </w:rPr>
        <w:t>el</w:t>
      </w:r>
      <w:r>
        <w:rPr>
          <w:rFonts w:ascii="Arial" w:hAnsi="Arial" w:cs="Arial"/>
          <w:sz w:val="22"/>
          <w:szCs w:val="22"/>
          <w:lang w:val="es-VE"/>
        </w:rPr>
        <w:t xml:space="preserve"> </w:t>
      </w:r>
      <w:r w:rsidRPr="00A923BA">
        <w:rPr>
          <w:rFonts w:ascii="Arial" w:hAnsi="Arial" w:cs="Arial"/>
          <w:sz w:val="22"/>
          <w:szCs w:val="22"/>
          <w:lang w:val="es-VE"/>
        </w:rPr>
        <w:t>usuario y la aplicación web de forma dinámica, además del uso de un</w:t>
      </w:r>
      <w:r>
        <w:rPr>
          <w:rFonts w:ascii="Arial" w:hAnsi="Arial" w:cs="Arial"/>
          <w:sz w:val="22"/>
          <w:szCs w:val="22"/>
          <w:lang w:val="es-VE"/>
        </w:rPr>
        <w:t>a librería</w:t>
      </w:r>
      <w:r w:rsidRPr="00A923BA">
        <w:rPr>
          <w:rFonts w:ascii="Arial" w:hAnsi="Arial" w:cs="Arial"/>
          <w:sz w:val="22"/>
          <w:szCs w:val="22"/>
          <w:lang w:val="es-VE"/>
        </w:rPr>
        <w:t xml:space="preserve"> llamad</w:t>
      </w:r>
      <w:r>
        <w:rPr>
          <w:rFonts w:ascii="Arial" w:hAnsi="Arial" w:cs="Arial"/>
          <w:sz w:val="22"/>
          <w:szCs w:val="22"/>
          <w:lang w:val="es-VE"/>
        </w:rPr>
        <w:t xml:space="preserve">a </w:t>
      </w:r>
      <w:r w:rsidRPr="00A923BA">
        <w:rPr>
          <w:rFonts w:ascii="Arial" w:hAnsi="Arial" w:cs="Arial"/>
          <w:sz w:val="22"/>
          <w:szCs w:val="22"/>
          <w:lang w:val="es-VE"/>
        </w:rPr>
        <w:t>JQuery que facilita su manejo.</w:t>
      </w:r>
    </w:p>
    <w:p w14:paraId="2A43F5C8" w14:textId="161C9A07" w:rsidR="00A923BA" w:rsidRDefault="00A923BA" w:rsidP="009B027D">
      <w:pPr>
        <w:pStyle w:val="Textoindependiente"/>
        <w:spacing w:after="0" w:line="360" w:lineRule="auto"/>
        <w:jc w:val="both"/>
        <w:rPr>
          <w:rFonts w:ascii="Arial" w:hAnsi="Arial" w:cs="Arial"/>
          <w:sz w:val="22"/>
          <w:szCs w:val="22"/>
        </w:rPr>
      </w:pPr>
    </w:p>
    <w:p w14:paraId="624DADF9" w14:textId="59180278" w:rsidR="004F134D" w:rsidRDefault="004F134D" w:rsidP="009B027D">
      <w:pPr>
        <w:pStyle w:val="Textoindependiente"/>
        <w:spacing w:after="0" w:line="360" w:lineRule="auto"/>
        <w:jc w:val="both"/>
        <w:rPr>
          <w:rFonts w:ascii="Arial" w:hAnsi="Arial" w:cs="Arial"/>
          <w:sz w:val="22"/>
          <w:szCs w:val="22"/>
        </w:rPr>
      </w:pPr>
    </w:p>
    <w:p w14:paraId="0923ADB5" w14:textId="38CBB2C0" w:rsidR="004F134D" w:rsidRDefault="004F134D" w:rsidP="009B027D">
      <w:pPr>
        <w:pStyle w:val="Textoindependiente"/>
        <w:spacing w:after="0" w:line="360" w:lineRule="auto"/>
        <w:jc w:val="both"/>
        <w:rPr>
          <w:rFonts w:ascii="Arial" w:hAnsi="Arial" w:cs="Arial"/>
          <w:sz w:val="22"/>
          <w:szCs w:val="22"/>
        </w:rPr>
      </w:pPr>
    </w:p>
    <w:p w14:paraId="799539DA" w14:textId="6CD952AF" w:rsidR="004F134D" w:rsidRDefault="004F134D" w:rsidP="009B027D">
      <w:pPr>
        <w:pStyle w:val="Textoindependiente"/>
        <w:spacing w:after="0" w:line="360" w:lineRule="auto"/>
        <w:jc w:val="both"/>
        <w:rPr>
          <w:rFonts w:ascii="Arial" w:hAnsi="Arial" w:cs="Arial"/>
          <w:sz w:val="22"/>
          <w:szCs w:val="22"/>
        </w:rPr>
      </w:pPr>
    </w:p>
    <w:p w14:paraId="6845F264" w14:textId="0AA03765" w:rsidR="004F134D" w:rsidRDefault="004F134D" w:rsidP="009B027D">
      <w:pPr>
        <w:pStyle w:val="Textoindependiente"/>
        <w:spacing w:after="0" w:line="360" w:lineRule="auto"/>
        <w:jc w:val="both"/>
        <w:rPr>
          <w:rFonts w:ascii="Arial" w:hAnsi="Arial" w:cs="Arial"/>
          <w:b/>
          <w:sz w:val="22"/>
          <w:szCs w:val="22"/>
        </w:rPr>
      </w:pPr>
      <w:r>
        <w:rPr>
          <w:rFonts w:ascii="Arial" w:hAnsi="Arial" w:cs="Arial"/>
          <w:b/>
          <w:sz w:val="22"/>
          <w:szCs w:val="22"/>
        </w:rPr>
        <w:t>Facilidades</w:t>
      </w:r>
    </w:p>
    <w:p w14:paraId="3F79D417" w14:textId="3FCA4B40" w:rsidR="004F134D" w:rsidRDefault="004F134D" w:rsidP="009B027D">
      <w:pPr>
        <w:pStyle w:val="Textoindependiente"/>
        <w:spacing w:after="0" w:line="360" w:lineRule="auto"/>
        <w:jc w:val="both"/>
        <w:rPr>
          <w:rFonts w:ascii="Arial" w:hAnsi="Arial" w:cs="Arial"/>
          <w:b/>
          <w:sz w:val="22"/>
          <w:szCs w:val="22"/>
        </w:rPr>
      </w:pPr>
    </w:p>
    <w:p w14:paraId="4EB5A85F" w14:textId="05AA921D"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previo del framework Laravel</w:t>
      </w:r>
    </w:p>
    <w:p w14:paraId="7BB40885" w14:textId="31C94DCE" w:rsidR="004F134D" w:rsidRPr="004F134D" w:rsidRDefault="004F134D"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previo de javascript, HTML, y CSS.</w:t>
      </w:r>
    </w:p>
    <w:p w14:paraId="12BAB1E7" w14:textId="6CE88E5A" w:rsidR="004F134D" w:rsidRPr="00EE6E13" w:rsidRDefault="00EE6E13" w:rsidP="00C80787">
      <w:pPr>
        <w:pStyle w:val="Textoindependiente"/>
        <w:numPr>
          <w:ilvl w:val="0"/>
          <w:numId w:val="41"/>
        </w:numPr>
        <w:spacing w:after="0" w:line="360" w:lineRule="auto"/>
        <w:jc w:val="both"/>
        <w:rPr>
          <w:rFonts w:ascii="Arial" w:hAnsi="Arial" w:cs="Arial"/>
          <w:b/>
          <w:sz w:val="22"/>
          <w:szCs w:val="22"/>
        </w:rPr>
      </w:pPr>
      <w:r>
        <w:rPr>
          <w:rFonts w:ascii="Arial" w:hAnsi="Arial" w:cs="Arial"/>
          <w:sz w:val="22"/>
          <w:szCs w:val="22"/>
        </w:rPr>
        <w:t>Conocimiento en el diseño de base de datos relacionales.</w:t>
      </w:r>
    </w:p>
    <w:p w14:paraId="30A9F3A7" w14:textId="02F5294F" w:rsidR="00EE6E13" w:rsidRDefault="00EE6E13" w:rsidP="00EE6E13">
      <w:pPr>
        <w:pStyle w:val="Textoindependiente"/>
        <w:spacing w:after="0" w:line="360" w:lineRule="auto"/>
        <w:jc w:val="both"/>
        <w:rPr>
          <w:rFonts w:ascii="Arial" w:hAnsi="Arial" w:cs="Arial"/>
          <w:b/>
          <w:sz w:val="22"/>
          <w:szCs w:val="22"/>
        </w:rPr>
      </w:pPr>
    </w:p>
    <w:p w14:paraId="123E74CC" w14:textId="3FB164E8" w:rsidR="00EE6E13" w:rsidRDefault="00EE6E13" w:rsidP="00EE6E13">
      <w:pPr>
        <w:pStyle w:val="Textoindependiente"/>
        <w:spacing w:after="0" w:line="360" w:lineRule="auto"/>
        <w:jc w:val="both"/>
        <w:rPr>
          <w:rFonts w:ascii="Arial" w:hAnsi="Arial" w:cs="Arial"/>
          <w:b/>
          <w:sz w:val="22"/>
          <w:szCs w:val="22"/>
        </w:rPr>
      </w:pPr>
      <w:r>
        <w:rPr>
          <w:rFonts w:ascii="Arial" w:hAnsi="Arial" w:cs="Arial"/>
          <w:b/>
          <w:sz w:val="22"/>
          <w:szCs w:val="22"/>
        </w:rPr>
        <w:t>Dificultades</w:t>
      </w:r>
    </w:p>
    <w:p w14:paraId="1378E29D" w14:textId="1F9A5BB5" w:rsidR="00EE6E13" w:rsidRDefault="00EE6E13" w:rsidP="00EE6E13">
      <w:pPr>
        <w:pStyle w:val="Textoindependiente"/>
        <w:spacing w:after="0" w:line="360" w:lineRule="auto"/>
        <w:jc w:val="both"/>
        <w:rPr>
          <w:rFonts w:ascii="Arial" w:hAnsi="Arial" w:cs="Arial"/>
          <w:b/>
          <w:sz w:val="22"/>
          <w:szCs w:val="22"/>
        </w:rPr>
      </w:pPr>
    </w:p>
    <w:p w14:paraId="7FBCEAD8" w14:textId="3D6B2D87" w:rsidR="00EE6E13" w:rsidRDefault="0048607F"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Dificultad a la hora de comprender rápidamente los conceptos relacionados al proceso de formulación presupuestaria.</w:t>
      </w:r>
    </w:p>
    <w:p w14:paraId="53BE6916" w14:textId="50AC3C5D" w:rsidR="0048607F" w:rsidRPr="00EE6E13" w:rsidRDefault="00AE5F4C" w:rsidP="00C80787">
      <w:pPr>
        <w:pStyle w:val="Textoindependiente"/>
        <w:numPr>
          <w:ilvl w:val="0"/>
          <w:numId w:val="42"/>
        </w:numPr>
        <w:spacing w:after="0" w:line="360" w:lineRule="auto"/>
        <w:jc w:val="both"/>
        <w:rPr>
          <w:rFonts w:ascii="Arial" w:hAnsi="Arial" w:cs="Arial"/>
          <w:sz w:val="22"/>
          <w:szCs w:val="22"/>
        </w:rPr>
      </w:pPr>
      <w:r>
        <w:rPr>
          <w:rFonts w:ascii="Arial" w:hAnsi="Arial" w:cs="Arial"/>
          <w:sz w:val="22"/>
          <w:szCs w:val="22"/>
        </w:rPr>
        <w:t xml:space="preserve">Falta de conocimiento en </w:t>
      </w:r>
      <w:r w:rsidR="002031C2">
        <w:rPr>
          <w:rFonts w:ascii="Arial" w:hAnsi="Arial" w:cs="Arial"/>
          <w:sz w:val="22"/>
          <w:szCs w:val="22"/>
        </w:rPr>
        <w:t xml:space="preserve">conceptos específicos </w:t>
      </w:r>
      <w:r w:rsidR="00A32FFE">
        <w:rPr>
          <w:rFonts w:ascii="Arial" w:hAnsi="Arial" w:cs="Arial"/>
          <w:sz w:val="22"/>
          <w:szCs w:val="22"/>
        </w:rPr>
        <w:t>sobre el manejo del DOM en javascript.</w:t>
      </w:r>
    </w:p>
    <w:p w14:paraId="789E3E45" w14:textId="0F0D2DE4" w:rsidR="007B239D" w:rsidRDefault="007B239D" w:rsidP="009D0820">
      <w:pPr>
        <w:pStyle w:val="Textoindependiente"/>
        <w:spacing w:after="0" w:line="360" w:lineRule="auto"/>
        <w:jc w:val="center"/>
        <w:rPr>
          <w:rFonts w:ascii="Arial" w:hAnsi="Arial" w:cs="Arial"/>
          <w:b/>
          <w:sz w:val="22"/>
          <w:szCs w:val="22"/>
        </w:rPr>
      </w:pPr>
    </w:p>
    <w:p w14:paraId="07A62F37" w14:textId="0D6E0AFA" w:rsidR="007B239D" w:rsidRDefault="007B239D" w:rsidP="009D0820">
      <w:pPr>
        <w:pStyle w:val="Textoindependiente"/>
        <w:spacing w:after="0" w:line="360" w:lineRule="auto"/>
        <w:jc w:val="center"/>
        <w:rPr>
          <w:rFonts w:ascii="Arial" w:hAnsi="Arial" w:cs="Arial"/>
          <w:b/>
          <w:sz w:val="22"/>
          <w:szCs w:val="22"/>
        </w:rPr>
      </w:pPr>
    </w:p>
    <w:p w14:paraId="51A7E2EC" w14:textId="013EA450" w:rsidR="007B239D" w:rsidRDefault="007B239D" w:rsidP="009D0820">
      <w:pPr>
        <w:pStyle w:val="Textoindependiente"/>
        <w:spacing w:after="0" w:line="360" w:lineRule="auto"/>
        <w:jc w:val="center"/>
        <w:rPr>
          <w:rFonts w:ascii="Arial" w:hAnsi="Arial" w:cs="Arial"/>
          <w:b/>
          <w:sz w:val="22"/>
          <w:szCs w:val="22"/>
        </w:rPr>
      </w:pPr>
      <w:commentRangeStart w:id="28"/>
      <w:r>
        <w:rPr>
          <w:rFonts w:ascii="Arial" w:hAnsi="Arial" w:cs="Arial"/>
          <w:b/>
          <w:sz w:val="22"/>
          <w:szCs w:val="22"/>
        </w:rPr>
        <w:t>CONCLUSIONES</w:t>
      </w:r>
      <w:commentRangeEnd w:id="28"/>
      <w:r w:rsidR="00932E7B">
        <w:rPr>
          <w:rStyle w:val="Refdecomentario"/>
        </w:rPr>
        <w:commentReference w:id="28"/>
      </w:r>
    </w:p>
    <w:p w14:paraId="5B323806" w14:textId="309C2968" w:rsidR="007B239D" w:rsidRDefault="007B239D" w:rsidP="009D0820">
      <w:pPr>
        <w:pStyle w:val="Textoindependiente"/>
        <w:spacing w:after="0" w:line="360" w:lineRule="auto"/>
        <w:jc w:val="center"/>
        <w:rPr>
          <w:rFonts w:ascii="Arial" w:hAnsi="Arial" w:cs="Arial"/>
          <w:b/>
          <w:sz w:val="22"/>
          <w:szCs w:val="22"/>
        </w:rPr>
      </w:pPr>
    </w:p>
    <w:p w14:paraId="71ED36F2" w14:textId="5F4BA074" w:rsidR="007B239D" w:rsidRPr="002F7F4C" w:rsidRDefault="00ED3351"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Todas las empresas hacen parte de un medio económico</w:t>
      </w:r>
      <w:r w:rsidR="001C6502">
        <w:rPr>
          <w:rFonts w:ascii="Arial" w:hAnsi="Arial" w:cs="Arial"/>
          <w:sz w:val="22"/>
          <w:szCs w:val="22"/>
        </w:rPr>
        <w:t xml:space="preserve">, necesitan recursos para el correcto funcionamiento de los procesos asignados a dicha empresa, por lo tanto, el proceso de formulación de tal presupuesto debe hacerse de manera </w:t>
      </w:r>
      <w:r w:rsidR="005218B8">
        <w:rPr>
          <w:rFonts w:ascii="Arial" w:hAnsi="Arial" w:cs="Arial"/>
          <w:sz w:val="22"/>
          <w:szCs w:val="22"/>
        </w:rPr>
        <w:t>veloz y eficiente, de manera que pueda existir un flujo constante entre la formulación y ejecución de los presupuestos</w:t>
      </w:r>
      <w:r w:rsidR="002F7F4C">
        <w:rPr>
          <w:rFonts w:ascii="Arial" w:hAnsi="Arial" w:cs="Arial"/>
          <w:sz w:val="22"/>
          <w:szCs w:val="22"/>
        </w:rPr>
        <w:t>.</w:t>
      </w:r>
    </w:p>
    <w:p w14:paraId="73577D78" w14:textId="0DE7277B" w:rsidR="002F7F4C" w:rsidRDefault="002F7F4C" w:rsidP="00C80787">
      <w:pPr>
        <w:pStyle w:val="Textoindependiente"/>
        <w:numPr>
          <w:ilvl w:val="0"/>
          <w:numId w:val="43"/>
        </w:numPr>
        <w:spacing w:after="0" w:line="360" w:lineRule="auto"/>
        <w:jc w:val="both"/>
        <w:rPr>
          <w:rFonts w:ascii="Arial" w:hAnsi="Arial" w:cs="Arial"/>
          <w:b/>
          <w:sz w:val="22"/>
          <w:szCs w:val="22"/>
        </w:rPr>
      </w:pPr>
      <w:r>
        <w:rPr>
          <w:rFonts w:ascii="Arial" w:hAnsi="Arial" w:cs="Arial"/>
          <w:sz w:val="22"/>
          <w:szCs w:val="22"/>
        </w:rPr>
        <w:t>Se realizó una notable labor a la hora de agilizar el proceso de formulación presupuestaria en la empresa Maderas del Orinoco C,A</w:t>
      </w:r>
      <w:r w:rsidR="001363BA">
        <w:rPr>
          <w:rFonts w:ascii="Arial" w:hAnsi="Arial" w:cs="Arial"/>
          <w:sz w:val="22"/>
          <w:szCs w:val="22"/>
        </w:rPr>
        <w:t>, de manera que se pudo notar una</w:t>
      </w:r>
      <w:r w:rsidR="006C3D81">
        <w:rPr>
          <w:rFonts w:ascii="Arial" w:hAnsi="Arial" w:cs="Arial"/>
          <w:sz w:val="22"/>
          <w:szCs w:val="22"/>
        </w:rPr>
        <w:t xml:space="preserve"> gran mejora en la velocidad de realización del proceso de formulación presupuestaria en comparación al método usado </w:t>
      </w:r>
      <w:commentRangeStart w:id="29"/>
      <w:r w:rsidR="006C3D81">
        <w:rPr>
          <w:rFonts w:ascii="Arial" w:hAnsi="Arial" w:cs="Arial"/>
          <w:sz w:val="22"/>
          <w:szCs w:val="22"/>
        </w:rPr>
        <w:t>anteriormente</w:t>
      </w:r>
      <w:commentRangeEnd w:id="29"/>
      <w:r w:rsidR="00932E7B">
        <w:rPr>
          <w:rStyle w:val="Refdecomentario"/>
        </w:rPr>
        <w:commentReference w:id="29"/>
      </w:r>
      <w:r w:rsidR="006C3D81">
        <w:rPr>
          <w:rFonts w:ascii="Arial" w:hAnsi="Arial" w:cs="Arial"/>
          <w:sz w:val="22"/>
          <w:szCs w:val="22"/>
        </w:rPr>
        <w:t>.</w:t>
      </w:r>
    </w:p>
    <w:p w14:paraId="0C18AA36" w14:textId="77777777" w:rsidR="00A923BA" w:rsidRDefault="00A923BA" w:rsidP="009D0820">
      <w:pPr>
        <w:pStyle w:val="Textoindependiente"/>
        <w:spacing w:after="0" w:line="360" w:lineRule="auto"/>
        <w:jc w:val="center"/>
        <w:rPr>
          <w:rFonts w:ascii="Arial" w:hAnsi="Arial" w:cs="Arial"/>
          <w:b/>
          <w:sz w:val="22"/>
          <w:szCs w:val="22"/>
        </w:rPr>
      </w:pPr>
    </w:p>
    <w:p w14:paraId="114F5286" w14:textId="77777777" w:rsidR="00A923BA" w:rsidRDefault="00A923BA" w:rsidP="009D0820">
      <w:pPr>
        <w:pStyle w:val="Textoindependiente"/>
        <w:spacing w:after="0" w:line="360" w:lineRule="auto"/>
        <w:jc w:val="center"/>
        <w:rPr>
          <w:rFonts w:ascii="Arial" w:hAnsi="Arial" w:cs="Arial"/>
          <w:b/>
          <w:sz w:val="22"/>
          <w:szCs w:val="22"/>
        </w:rPr>
      </w:pPr>
    </w:p>
    <w:p w14:paraId="4CE34551" w14:textId="77777777" w:rsidR="00801C93" w:rsidRDefault="00801C93" w:rsidP="009D0820">
      <w:pPr>
        <w:pStyle w:val="Textoindependiente"/>
        <w:spacing w:after="0" w:line="360" w:lineRule="auto"/>
        <w:jc w:val="center"/>
        <w:rPr>
          <w:rFonts w:ascii="Arial" w:hAnsi="Arial" w:cs="Arial"/>
          <w:b/>
          <w:sz w:val="22"/>
          <w:szCs w:val="22"/>
        </w:rPr>
      </w:pPr>
    </w:p>
    <w:p w14:paraId="4C46366F" w14:textId="77777777" w:rsidR="00801C93" w:rsidRDefault="00801C93" w:rsidP="009D0820">
      <w:pPr>
        <w:pStyle w:val="Textoindependiente"/>
        <w:spacing w:after="0" w:line="360" w:lineRule="auto"/>
        <w:jc w:val="center"/>
        <w:rPr>
          <w:rFonts w:ascii="Arial" w:hAnsi="Arial" w:cs="Arial"/>
          <w:b/>
          <w:sz w:val="22"/>
          <w:szCs w:val="22"/>
        </w:rPr>
      </w:pPr>
    </w:p>
    <w:p w14:paraId="5A5A55F8" w14:textId="77777777" w:rsidR="00801C93" w:rsidRDefault="00801C93" w:rsidP="009D0820">
      <w:pPr>
        <w:pStyle w:val="Textoindependiente"/>
        <w:spacing w:after="0" w:line="360" w:lineRule="auto"/>
        <w:jc w:val="center"/>
        <w:rPr>
          <w:rFonts w:ascii="Arial" w:hAnsi="Arial" w:cs="Arial"/>
          <w:b/>
          <w:sz w:val="22"/>
          <w:szCs w:val="22"/>
        </w:rPr>
      </w:pPr>
    </w:p>
    <w:p w14:paraId="76F4058D" w14:textId="77777777" w:rsidR="00801C93" w:rsidRDefault="00801C93" w:rsidP="009D0820">
      <w:pPr>
        <w:pStyle w:val="Textoindependiente"/>
        <w:spacing w:after="0" w:line="360" w:lineRule="auto"/>
        <w:jc w:val="center"/>
        <w:rPr>
          <w:rFonts w:ascii="Arial" w:hAnsi="Arial" w:cs="Arial"/>
          <w:b/>
          <w:sz w:val="22"/>
          <w:szCs w:val="22"/>
        </w:rPr>
      </w:pPr>
    </w:p>
    <w:p w14:paraId="30A2585C" w14:textId="56A0EEBF" w:rsidR="009D0820" w:rsidRDefault="009D0820" w:rsidP="009D0820">
      <w:pPr>
        <w:pStyle w:val="Textoindependiente"/>
        <w:spacing w:after="0" w:line="360" w:lineRule="auto"/>
        <w:jc w:val="center"/>
        <w:rPr>
          <w:rFonts w:ascii="Arial" w:hAnsi="Arial" w:cs="Arial"/>
          <w:b/>
          <w:sz w:val="22"/>
          <w:szCs w:val="22"/>
        </w:rPr>
      </w:pPr>
      <w:r>
        <w:rPr>
          <w:rFonts w:ascii="Arial" w:hAnsi="Arial" w:cs="Arial"/>
          <w:b/>
          <w:sz w:val="22"/>
          <w:szCs w:val="22"/>
        </w:rPr>
        <w:t>ANEXOS</w:t>
      </w:r>
    </w:p>
    <w:p w14:paraId="30A2585D" w14:textId="77777777" w:rsidR="009D0820" w:rsidRDefault="009D0820" w:rsidP="009D0820">
      <w:pPr>
        <w:spacing w:line="360" w:lineRule="auto"/>
        <w:rPr>
          <w:rFonts w:ascii="Arial" w:hAnsi="Arial" w:cs="Arial"/>
          <w:b/>
          <w:sz w:val="22"/>
          <w:szCs w:val="22"/>
        </w:rPr>
      </w:pPr>
    </w:p>
    <w:p w14:paraId="30A2585E" w14:textId="77777777" w:rsidR="009D0820" w:rsidRPr="00512C3C" w:rsidRDefault="009D0820" w:rsidP="00512C3C">
      <w:pPr>
        <w:pStyle w:val="Textoindependiente"/>
        <w:spacing w:after="0" w:line="360" w:lineRule="auto"/>
        <w:rPr>
          <w:rFonts w:ascii="Arial" w:hAnsi="Arial" w:cs="Arial"/>
          <w:b/>
          <w:sz w:val="22"/>
          <w:szCs w:val="22"/>
        </w:rPr>
      </w:pPr>
      <w:r w:rsidRPr="00512C3C">
        <w:rPr>
          <w:rFonts w:ascii="Arial" w:hAnsi="Arial" w:cs="Arial"/>
          <w:b/>
          <w:sz w:val="22"/>
          <w:szCs w:val="22"/>
        </w:rPr>
        <w:t>MANUAL DE USUARIO.</w:t>
      </w:r>
    </w:p>
    <w:p w14:paraId="30A2585F" w14:textId="77777777" w:rsidR="009D0820" w:rsidRDefault="009D0820" w:rsidP="009D0820">
      <w:pPr>
        <w:spacing w:line="360" w:lineRule="auto"/>
        <w:jc w:val="both"/>
        <w:rPr>
          <w:rFonts w:ascii="Arial" w:hAnsi="Arial" w:cs="Arial"/>
          <w:b/>
          <w:u w:val="single"/>
        </w:rPr>
      </w:pPr>
    </w:p>
    <w:p w14:paraId="30A25860" w14:textId="77777777" w:rsidR="009D0820" w:rsidRDefault="009D0820" w:rsidP="009D0820">
      <w:pPr>
        <w:spacing w:line="360" w:lineRule="auto"/>
        <w:jc w:val="both"/>
        <w:rPr>
          <w:rFonts w:ascii="Arial" w:hAnsi="Arial" w:cs="Arial"/>
          <w:sz w:val="22"/>
          <w:szCs w:val="22"/>
        </w:rPr>
      </w:pPr>
      <w:r>
        <w:rPr>
          <w:rFonts w:ascii="Arial" w:hAnsi="Arial" w:cs="Arial"/>
          <w:b/>
          <w:sz w:val="22"/>
          <w:szCs w:val="22"/>
        </w:rPr>
        <w:t>Introducción.</w:t>
      </w:r>
    </w:p>
    <w:p w14:paraId="30A25861" w14:textId="77777777"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El presente Manual de Usuario, tiene como finalidad dar a conocer de una manera detallada y sencilla, el proceso que se lleva a cabo a través del uso del Sistema de </w:t>
      </w:r>
      <w:r w:rsidR="00E80BAF">
        <w:rPr>
          <w:rFonts w:ascii="Arial" w:hAnsi="Arial" w:cs="Arial"/>
          <w:sz w:val="22"/>
          <w:szCs w:val="22"/>
        </w:rPr>
        <w:t xml:space="preserve">Formulación Presupuestaria </w:t>
      </w:r>
      <w:r>
        <w:rPr>
          <w:rFonts w:ascii="Arial" w:hAnsi="Arial" w:cs="Arial"/>
          <w:sz w:val="22"/>
          <w:szCs w:val="22"/>
        </w:rPr>
        <w:t>(</w:t>
      </w:r>
      <w:r w:rsidR="00E80BAF">
        <w:rPr>
          <w:rFonts w:ascii="Arial" w:hAnsi="Arial" w:cs="Arial"/>
          <w:sz w:val="22"/>
          <w:szCs w:val="22"/>
        </w:rPr>
        <w:t>SIFORPRE</w:t>
      </w:r>
      <w:r>
        <w:rPr>
          <w:rFonts w:ascii="Arial" w:hAnsi="Arial" w:cs="Arial"/>
          <w:sz w:val="22"/>
          <w:szCs w:val="22"/>
        </w:rPr>
        <w:t xml:space="preserve">), con el propósito de que los usuarios (Administradores/Operadores), se familiaricen con la aplicación y se logre recabar y actualizar la información que se maneja, concerniente al proceso </w:t>
      </w:r>
      <w:r w:rsidR="00E80BAF">
        <w:rPr>
          <w:rFonts w:ascii="Arial" w:hAnsi="Arial" w:cs="Arial"/>
          <w:sz w:val="22"/>
          <w:szCs w:val="22"/>
        </w:rPr>
        <w:t>de la formulación presupuestaria.</w:t>
      </w:r>
    </w:p>
    <w:p w14:paraId="30A25862" w14:textId="77777777" w:rsidR="009D0820" w:rsidRDefault="009D0820" w:rsidP="009D0820">
      <w:pPr>
        <w:spacing w:line="360" w:lineRule="auto"/>
        <w:jc w:val="both"/>
        <w:rPr>
          <w:rFonts w:ascii="Arial" w:hAnsi="Arial" w:cs="Arial"/>
          <w:sz w:val="22"/>
          <w:szCs w:val="22"/>
        </w:rPr>
      </w:pPr>
    </w:p>
    <w:p w14:paraId="30A25863" w14:textId="77777777" w:rsidR="009D0820" w:rsidRDefault="009D0820" w:rsidP="009D0820">
      <w:pPr>
        <w:spacing w:line="360" w:lineRule="auto"/>
        <w:jc w:val="both"/>
        <w:rPr>
          <w:rFonts w:ascii="Arial" w:hAnsi="Arial" w:cs="Arial"/>
          <w:sz w:val="22"/>
          <w:szCs w:val="22"/>
        </w:rPr>
      </w:pPr>
      <w:r>
        <w:rPr>
          <w:rFonts w:ascii="Arial" w:hAnsi="Arial" w:cs="Arial"/>
          <w:b/>
          <w:sz w:val="22"/>
          <w:szCs w:val="22"/>
        </w:rPr>
        <w:t>¿A quién está dirigido este manual?</w:t>
      </w:r>
    </w:p>
    <w:p w14:paraId="30A25864" w14:textId="0EDB59DF" w:rsidR="009D0820" w:rsidRDefault="009D0820" w:rsidP="009D0820">
      <w:pPr>
        <w:spacing w:line="360" w:lineRule="auto"/>
        <w:jc w:val="both"/>
        <w:rPr>
          <w:rFonts w:ascii="Arial" w:hAnsi="Arial" w:cs="Arial"/>
          <w:sz w:val="22"/>
          <w:szCs w:val="22"/>
        </w:rPr>
      </w:pPr>
      <w:r>
        <w:rPr>
          <w:rFonts w:ascii="Arial" w:hAnsi="Arial" w:cs="Arial"/>
          <w:sz w:val="22"/>
          <w:szCs w:val="22"/>
        </w:rPr>
        <w:tab/>
        <w:t xml:space="preserve">A todo el personal de la empresa </w:t>
      </w:r>
      <w:r w:rsidR="00E80BAF">
        <w:rPr>
          <w:rFonts w:ascii="Arial" w:hAnsi="Arial" w:cs="Arial"/>
          <w:sz w:val="22"/>
          <w:szCs w:val="22"/>
        </w:rPr>
        <w:t xml:space="preserve">Maderas del </w:t>
      </w:r>
      <w:r w:rsidR="00FF5611">
        <w:rPr>
          <w:rFonts w:ascii="Arial" w:hAnsi="Arial" w:cs="Arial"/>
          <w:sz w:val="22"/>
          <w:szCs w:val="22"/>
        </w:rPr>
        <w:t>Orinoco que</w:t>
      </w:r>
      <w:r>
        <w:rPr>
          <w:rFonts w:ascii="Arial" w:hAnsi="Arial" w:cs="Arial"/>
          <w:sz w:val="22"/>
          <w:szCs w:val="22"/>
        </w:rPr>
        <w:t xml:space="preserve"> deba cumplir con las tareas de registro y transcripción de datos </w:t>
      </w:r>
      <w:r w:rsidR="00512C3C">
        <w:rPr>
          <w:rFonts w:ascii="Arial" w:hAnsi="Arial" w:cs="Arial"/>
          <w:sz w:val="22"/>
          <w:szCs w:val="22"/>
        </w:rPr>
        <w:t>para el proceso de formulación presupuestaria dirigido por la Gerencia de Planificación de Maderas del Orinoco.</w:t>
      </w:r>
    </w:p>
    <w:p w14:paraId="30A25865" w14:textId="77777777" w:rsidR="009D0820" w:rsidRDefault="009D0820" w:rsidP="009D0820">
      <w:pPr>
        <w:spacing w:line="360" w:lineRule="auto"/>
        <w:jc w:val="both"/>
        <w:rPr>
          <w:rFonts w:ascii="Arial" w:hAnsi="Arial" w:cs="Arial"/>
          <w:sz w:val="22"/>
          <w:szCs w:val="22"/>
        </w:rPr>
      </w:pPr>
    </w:p>
    <w:p w14:paraId="30A25866" w14:textId="77777777" w:rsidR="009D0820" w:rsidRDefault="009D0820" w:rsidP="009D0820">
      <w:pPr>
        <w:spacing w:line="360" w:lineRule="auto"/>
        <w:jc w:val="both"/>
        <w:rPr>
          <w:rFonts w:ascii="Arial" w:hAnsi="Arial" w:cs="Arial"/>
          <w:sz w:val="22"/>
          <w:szCs w:val="22"/>
        </w:rPr>
      </w:pPr>
      <w:r>
        <w:rPr>
          <w:rFonts w:ascii="Arial" w:hAnsi="Arial" w:cs="Arial"/>
          <w:b/>
          <w:sz w:val="22"/>
          <w:szCs w:val="22"/>
        </w:rPr>
        <w:t>Requisitos para usar el sistema.</w:t>
      </w:r>
    </w:p>
    <w:p w14:paraId="30A25867" w14:textId="77777777" w:rsidR="009D0820" w:rsidRDefault="009D0820" w:rsidP="009D0820">
      <w:pPr>
        <w:spacing w:line="360" w:lineRule="auto"/>
        <w:jc w:val="both"/>
        <w:rPr>
          <w:rFonts w:ascii="Arial" w:hAnsi="Arial" w:cs="Arial"/>
        </w:rPr>
      </w:pPr>
      <w:r>
        <w:rPr>
          <w:rFonts w:ascii="Arial" w:hAnsi="Arial" w:cs="Arial"/>
          <w:sz w:val="22"/>
          <w:szCs w:val="22"/>
        </w:rPr>
        <w:tab/>
        <w:t xml:space="preserve">Para acceder al Sistema usted sólo necesita un navegador web con acceso a la red de </w:t>
      </w:r>
      <w:r w:rsidR="00512C3C">
        <w:rPr>
          <w:rFonts w:ascii="Arial" w:hAnsi="Arial" w:cs="Arial"/>
          <w:sz w:val="22"/>
          <w:szCs w:val="22"/>
        </w:rPr>
        <w:t>Maderas del Orinoco</w:t>
      </w:r>
      <w:r>
        <w:rPr>
          <w:rFonts w:ascii="Arial" w:hAnsi="Arial" w:cs="Arial"/>
          <w:sz w:val="22"/>
          <w:szCs w:val="22"/>
        </w:rPr>
        <w:t xml:space="preserve"> y tener una cuenta de usuario con contraseña, asignada por el </w:t>
      </w:r>
      <w:r w:rsidR="00512C3C">
        <w:rPr>
          <w:rFonts w:ascii="Arial" w:hAnsi="Arial" w:cs="Arial"/>
          <w:sz w:val="22"/>
          <w:szCs w:val="22"/>
        </w:rPr>
        <w:t>Oficina de Tecnología de la Información.</w:t>
      </w:r>
      <w:r w:rsidR="00512C3C">
        <w:rPr>
          <w:rFonts w:ascii="Arial" w:hAnsi="Arial" w:cs="Arial"/>
        </w:rPr>
        <w:t xml:space="preserve"> </w:t>
      </w:r>
    </w:p>
    <w:p w14:paraId="30A25868" w14:textId="77777777" w:rsidR="009D0820" w:rsidRDefault="009D0820" w:rsidP="009D0820">
      <w:pPr>
        <w:spacing w:line="360" w:lineRule="auto"/>
        <w:jc w:val="both"/>
        <w:rPr>
          <w:rFonts w:ascii="Arial" w:hAnsi="Arial" w:cs="Arial"/>
        </w:rPr>
      </w:pPr>
    </w:p>
    <w:p w14:paraId="30A25869" w14:textId="77777777" w:rsidR="009D0820" w:rsidRDefault="009D0820" w:rsidP="009D0820">
      <w:pPr>
        <w:spacing w:line="360" w:lineRule="auto"/>
        <w:jc w:val="both"/>
        <w:rPr>
          <w:rFonts w:ascii="Arial" w:hAnsi="Arial" w:cs="Arial"/>
        </w:rPr>
      </w:pPr>
    </w:p>
    <w:p w14:paraId="30A2586A" w14:textId="77777777" w:rsidR="009D0820" w:rsidRDefault="009D0820" w:rsidP="009D0820">
      <w:pPr>
        <w:spacing w:line="360" w:lineRule="auto"/>
        <w:jc w:val="both"/>
        <w:rPr>
          <w:rFonts w:ascii="Arial" w:hAnsi="Arial" w:cs="Arial"/>
        </w:rPr>
      </w:pPr>
    </w:p>
    <w:p w14:paraId="30A2586B" w14:textId="77777777" w:rsidR="009D0820" w:rsidRDefault="009D0820" w:rsidP="009D0820">
      <w:pPr>
        <w:spacing w:line="360" w:lineRule="auto"/>
        <w:jc w:val="both"/>
        <w:rPr>
          <w:rFonts w:ascii="Arial" w:hAnsi="Arial" w:cs="Arial"/>
        </w:rPr>
      </w:pPr>
    </w:p>
    <w:p w14:paraId="30A2586C" w14:textId="77777777" w:rsidR="00512C3C" w:rsidRDefault="00512C3C">
      <w:pPr>
        <w:suppressAutoHyphens w:val="0"/>
        <w:rPr>
          <w:rFonts w:ascii="Arial" w:hAnsi="Arial" w:cs="Arial"/>
        </w:rPr>
      </w:pPr>
      <w:r>
        <w:rPr>
          <w:rFonts w:ascii="Arial" w:hAnsi="Arial" w:cs="Arial"/>
        </w:rPr>
        <w:br w:type="page"/>
      </w:r>
    </w:p>
    <w:p w14:paraId="30A25877" w14:textId="77777777" w:rsidR="009D0820" w:rsidRDefault="009D0820" w:rsidP="009D0820">
      <w:pPr>
        <w:spacing w:line="360" w:lineRule="auto"/>
        <w:jc w:val="both"/>
        <w:rPr>
          <w:rFonts w:ascii="Arial" w:hAnsi="Arial" w:cs="Arial"/>
          <w:sz w:val="22"/>
          <w:szCs w:val="22"/>
        </w:rPr>
      </w:pPr>
    </w:p>
    <w:p w14:paraId="30A25878" w14:textId="77777777" w:rsidR="009D0820" w:rsidRDefault="009D0820" w:rsidP="009D0820">
      <w:pPr>
        <w:spacing w:line="360" w:lineRule="auto"/>
        <w:jc w:val="both"/>
        <w:rPr>
          <w:rFonts w:ascii="Arial" w:hAnsi="Arial" w:cs="Arial"/>
          <w:sz w:val="22"/>
          <w:szCs w:val="22"/>
        </w:rPr>
      </w:pPr>
      <w:r>
        <w:rPr>
          <w:rFonts w:ascii="Arial" w:hAnsi="Arial" w:cs="Arial"/>
          <w:b/>
          <w:sz w:val="22"/>
          <w:szCs w:val="22"/>
          <w:u w:val="single"/>
        </w:rPr>
        <w:t>Página principal.</w:t>
      </w:r>
    </w:p>
    <w:p w14:paraId="30A25879" w14:textId="77777777" w:rsidR="0074641A" w:rsidRDefault="0074641A" w:rsidP="009D0820">
      <w:pPr>
        <w:spacing w:line="360" w:lineRule="auto"/>
        <w:jc w:val="both"/>
        <w:rPr>
          <w:rFonts w:ascii="Arial" w:hAnsi="Arial" w:cs="Arial"/>
          <w:sz w:val="22"/>
          <w:szCs w:val="22"/>
        </w:rPr>
      </w:pPr>
    </w:p>
    <w:p w14:paraId="30A2587A" w14:textId="77777777" w:rsidR="009D0820" w:rsidRDefault="009D0820" w:rsidP="009D0820">
      <w:pPr>
        <w:spacing w:line="360" w:lineRule="auto"/>
        <w:jc w:val="both"/>
        <w:rPr>
          <w:rFonts w:ascii="Arial" w:hAnsi="Arial" w:cs="Arial"/>
          <w:sz w:val="22"/>
          <w:szCs w:val="22"/>
        </w:rPr>
      </w:pPr>
      <w:r>
        <w:rPr>
          <w:rFonts w:ascii="Arial" w:hAnsi="Arial" w:cs="Arial"/>
          <w:sz w:val="22"/>
          <w:szCs w:val="22"/>
        </w:rPr>
        <w:tab/>
      </w:r>
      <w:r w:rsidR="0074641A">
        <w:rPr>
          <w:rFonts w:ascii="Arial" w:hAnsi="Arial" w:cs="Arial"/>
          <w:sz w:val="22"/>
          <w:szCs w:val="22"/>
        </w:rPr>
        <w:t>En l</w:t>
      </w:r>
      <w:r>
        <w:rPr>
          <w:rFonts w:ascii="Arial" w:hAnsi="Arial" w:cs="Arial"/>
          <w:sz w:val="22"/>
          <w:szCs w:val="22"/>
        </w:rPr>
        <w:t xml:space="preserve">a página principal </w:t>
      </w:r>
      <w:r w:rsidR="0074641A">
        <w:rPr>
          <w:rFonts w:ascii="Arial" w:hAnsi="Arial" w:cs="Arial"/>
          <w:sz w:val="22"/>
          <w:szCs w:val="22"/>
        </w:rPr>
        <w:t xml:space="preserve">se encuentran todas las opciones del sistema y </w:t>
      </w:r>
      <w:r>
        <w:rPr>
          <w:rFonts w:ascii="Arial" w:hAnsi="Arial" w:cs="Arial"/>
          <w:sz w:val="22"/>
          <w:szCs w:val="22"/>
        </w:rPr>
        <w:t>es el punto de partida para acceder a las diferentes herramientas del Sistema:</w:t>
      </w:r>
    </w:p>
    <w:p w14:paraId="30A2587B" w14:textId="77777777" w:rsidR="0074641A" w:rsidRDefault="0074641A" w:rsidP="0074641A">
      <w:pPr>
        <w:suppressAutoHyphens w:val="0"/>
        <w:spacing w:line="360" w:lineRule="auto"/>
        <w:jc w:val="both"/>
        <w:rPr>
          <w:rFonts w:ascii="Arial" w:hAnsi="Arial" w:cs="Arial"/>
          <w:sz w:val="22"/>
          <w:szCs w:val="22"/>
        </w:rPr>
      </w:pPr>
    </w:p>
    <w:p w14:paraId="30A2587C" w14:textId="77777777" w:rsidR="0074641A" w:rsidRPr="0074641A" w:rsidRDefault="0074641A" w:rsidP="0074641A">
      <w:pPr>
        <w:suppressAutoHyphens w:val="0"/>
        <w:spacing w:line="360" w:lineRule="auto"/>
        <w:ind w:firstLine="360"/>
        <w:jc w:val="both"/>
        <w:rPr>
          <w:rFonts w:ascii="Arial" w:hAnsi="Arial" w:cs="Arial"/>
          <w:b/>
          <w:sz w:val="22"/>
          <w:szCs w:val="22"/>
          <w:u w:val="single"/>
        </w:rPr>
      </w:pPr>
      <w:r w:rsidRPr="0074641A">
        <w:rPr>
          <w:rFonts w:ascii="Arial" w:hAnsi="Arial" w:cs="Arial"/>
          <w:b/>
          <w:sz w:val="22"/>
          <w:szCs w:val="22"/>
          <w:u w:val="single"/>
        </w:rPr>
        <w:t>Definiciones</w:t>
      </w:r>
    </w:p>
    <w:p w14:paraId="30A2587D" w14:textId="77777777" w:rsidR="009D0820"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Datos Básicos</w:t>
      </w:r>
    </w:p>
    <w:p w14:paraId="30A2587E" w14:textId="77777777" w:rsidR="0074641A" w:rsidRPr="0074641A" w:rsidRDefault="00560AEA" w:rsidP="00C80787">
      <w:pPr>
        <w:numPr>
          <w:ilvl w:val="0"/>
          <w:numId w:val="28"/>
        </w:numPr>
        <w:suppressAutoHyphens w:val="0"/>
        <w:spacing w:line="360" w:lineRule="auto"/>
        <w:jc w:val="both"/>
        <w:rPr>
          <w:rFonts w:ascii="Arial" w:hAnsi="Arial" w:cs="Arial"/>
          <w:sz w:val="22"/>
          <w:szCs w:val="22"/>
        </w:rPr>
      </w:pPr>
      <w:hyperlink r:id="rId20" w:history="1">
        <w:r w:rsidR="0074641A" w:rsidRPr="0074641A">
          <w:rPr>
            <w:rFonts w:ascii="Arial" w:hAnsi="Arial" w:cs="Arial"/>
            <w:sz w:val="22"/>
            <w:szCs w:val="22"/>
          </w:rPr>
          <w:t>Empresas</w:t>
        </w:r>
      </w:hyperlink>
    </w:p>
    <w:p w14:paraId="30A2587F" w14:textId="77777777" w:rsidR="0074641A" w:rsidRPr="0074641A" w:rsidRDefault="00560AEA" w:rsidP="00C80787">
      <w:pPr>
        <w:numPr>
          <w:ilvl w:val="0"/>
          <w:numId w:val="28"/>
        </w:numPr>
        <w:suppressAutoHyphens w:val="0"/>
        <w:spacing w:line="360" w:lineRule="auto"/>
        <w:jc w:val="both"/>
        <w:rPr>
          <w:rFonts w:ascii="Arial" w:hAnsi="Arial" w:cs="Arial"/>
          <w:sz w:val="22"/>
          <w:szCs w:val="22"/>
        </w:rPr>
      </w:pPr>
      <w:hyperlink r:id="rId21" w:history="1">
        <w:r w:rsidR="0074641A" w:rsidRPr="0074641A">
          <w:rPr>
            <w:rFonts w:ascii="Arial" w:hAnsi="Arial" w:cs="Arial"/>
            <w:sz w:val="22"/>
            <w:szCs w:val="22"/>
          </w:rPr>
          <w:t>Plan de Cuentas</w:t>
        </w:r>
      </w:hyperlink>
    </w:p>
    <w:p w14:paraId="30A25880" w14:textId="77777777" w:rsidR="0074641A" w:rsidRPr="0074641A" w:rsidRDefault="00560AEA" w:rsidP="00C80787">
      <w:pPr>
        <w:numPr>
          <w:ilvl w:val="0"/>
          <w:numId w:val="28"/>
        </w:numPr>
        <w:suppressAutoHyphens w:val="0"/>
        <w:spacing w:line="360" w:lineRule="auto"/>
        <w:jc w:val="both"/>
        <w:rPr>
          <w:rFonts w:ascii="Arial" w:hAnsi="Arial" w:cs="Arial"/>
          <w:sz w:val="22"/>
          <w:szCs w:val="22"/>
        </w:rPr>
      </w:pPr>
      <w:hyperlink r:id="rId22" w:history="1">
        <w:r w:rsidR="0074641A" w:rsidRPr="0074641A">
          <w:rPr>
            <w:rFonts w:ascii="Arial" w:hAnsi="Arial" w:cs="Arial"/>
            <w:sz w:val="22"/>
            <w:szCs w:val="22"/>
          </w:rPr>
          <w:t>Centro de Costo</w:t>
        </w:r>
      </w:hyperlink>
    </w:p>
    <w:p w14:paraId="30A25881" w14:textId="77777777" w:rsidR="0074641A" w:rsidRPr="0074641A" w:rsidRDefault="00560AEA" w:rsidP="00C80787">
      <w:pPr>
        <w:numPr>
          <w:ilvl w:val="0"/>
          <w:numId w:val="28"/>
        </w:numPr>
        <w:suppressAutoHyphens w:val="0"/>
        <w:spacing w:line="360" w:lineRule="auto"/>
        <w:jc w:val="both"/>
        <w:rPr>
          <w:rFonts w:ascii="Arial" w:hAnsi="Arial" w:cs="Arial"/>
          <w:sz w:val="22"/>
          <w:szCs w:val="22"/>
        </w:rPr>
      </w:pPr>
      <w:hyperlink r:id="rId23" w:history="1">
        <w:r w:rsidR="0074641A" w:rsidRPr="0074641A">
          <w:rPr>
            <w:rFonts w:ascii="Arial" w:hAnsi="Arial" w:cs="Arial"/>
            <w:sz w:val="22"/>
            <w:szCs w:val="22"/>
          </w:rPr>
          <w:t>Número de Partes</w:t>
        </w:r>
      </w:hyperlink>
    </w:p>
    <w:p w14:paraId="30A25882" w14:textId="77777777" w:rsidR="0074641A" w:rsidRPr="0074641A" w:rsidRDefault="00560AEA" w:rsidP="00C80787">
      <w:pPr>
        <w:numPr>
          <w:ilvl w:val="0"/>
          <w:numId w:val="28"/>
        </w:numPr>
        <w:suppressAutoHyphens w:val="0"/>
        <w:spacing w:line="360" w:lineRule="auto"/>
        <w:jc w:val="both"/>
        <w:rPr>
          <w:rFonts w:ascii="Arial" w:hAnsi="Arial" w:cs="Arial"/>
          <w:sz w:val="22"/>
          <w:szCs w:val="22"/>
        </w:rPr>
      </w:pPr>
      <w:hyperlink r:id="rId24" w:history="1">
        <w:r w:rsidR="0074641A" w:rsidRPr="0074641A">
          <w:rPr>
            <w:rFonts w:ascii="Arial" w:hAnsi="Arial" w:cs="Arial"/>
            <w:sz w:val="22"/>
            <w:szCs w:val="22"/>
          </w:rPr>
          <w:t>Unidad de Medida</w:t>
        </w:r>
      </w:hyperlink>
    </w:p>
    <w:p w14:paraId="30A25883" w14:textId="77777777" w:rsidR="0074641A" w:rsidRPr="0074641A" w:rsidRDefault="00560AEA" w:rsidP="00C80787">
      <w:pPr>
        <w:numPr>
          <w:ilvl w:val="0"/>
          <w:numId w:val="28"/>
        </w:numPr>
        <w:suppressAutoHyphens w:val="0"/>
        <w:spacing w:line="360" w:lineRule="auto"/>
        <w:jc w:val="both"/>
        <w:rPr>
          <w:rFonts w:ascii="Arial" w:hAnsi="Arial" w:cs="Arial"/>
          <w:sz w:val="22"/>
          <w:szCs w:val="22"/>
        </w:rPr>
      </w:pPr>
      <w:hyperlink r:id="rId25" w:history="1">
        <w:r w:rsidR="0074641A" w:rsidRPr="0074641A">
          <w:rPr>
            <w:rFonts w:ascii="Arial" w:hAnsi="Arial" w:cs="Arial"/>
            <w:sz w:val="22"/>
            <w:szCs w:val="22"/>
          </w:rPr>
          <w:t>Recursos</w:t>
        </w:r>
      </w:hyperlink>
    </w:p>
    <w:p w14:paraId="30A25884" w14:textId="77777777" w:rsidR="0074641A" w:rsidRPr="0074641A" w:rsidRDefault="00560AEA" w:rsidP="00C80787">
      <w:pPr>
        <w:numPr>
          <w:ilvl w:val="0"/>
          <w:numId w:val="28"/>
        </w:numPr>
        <w:suppressAutoHyphens w:val="0"/>
        <w:spacing w:line="360" w:lineRule="auto"/>
        <w:jc w:val="both"/>
        <w:rPr>
          <w:rFonts w:ascii="Arial" w:hAnsi="Arial" w:cs="Arial"/>
          <w:sz w:val="22"/>
          <w:szCs w:val="22"/>
        </w:rPr>
      </w:pPr>
      <w:hyperlink r:id="rId26" w:history="1">
        <w:r w:rsidR="0074641A" w:rsidRPr="0074641A">
          <w:rPr>
            <w:rFonts w:ascii="Arial" w:hAnsi="Arial" w:cs="Arial"/>
            <w:sz w:val="22"/>
            <w:szCs w:val="22"/>
          </w:rPr>
          <w:t>Tipos de Variables</w:t>
        </w:r>
      </w:hyperlink>
    </w:p>
    <w:p w14:paraId="30A25885" w14:textId="77777777" w:rsidR="0074641A" w:rsidRPr="0074641A" w:rsidRDefault="00560AEA" w:rsidP="00C80787">
      <w:pPr>
        <w:numPr>
          <w:ilvl w:val="0"/>
          <w:numId w:val="28"/>
        </w:numPr>
        <w:suppressAutoHyphens w:val="0"/>
        <w:spacing w:line="360" w:lineRule="auto"/>
        <w:jc w:val="both"/>
        <w:rPr>
          <w:rFonts w:ascii="Arial" w:hAnsi="Arial" w:cs="Arial"/>
          <w:sz w:val="22"/>
          <w:szCs w:val="22"/>
        </w:rPr>
      </w:pPr>
      <w:hyperlink r:id="rId27" w:history="1">
        <w:r w:rsidR="0074641A" w:rsidRPr="0074641A">
          <w:rPr>
            <w:rFonts w:ascii="Arial" w:hAnsi="Arial" w:cs="Arial"/>
            <w:sz w:val="22"/>
            <w:szCs w:val="22"/>
          </w:rPr>
          <w:t>Variables Económicas</w:t>
        </w:r>
      </w:hyperlink>
    </w:p>
    <w:p w14:paraId="30A25886" w14:textId="77777777" w:rsidR="0074641A" w:rsidRDefault="0074641A">
      <w:pPr>
        <w:suppressAutoHyphens w:val="0"/>
        <w:rPr>
          <w:rFonts w:ascii="Arial" w:hAnsi="Arial" w:cs="Arial"/>
          <w:sz w:val="22"/>
          <w:szCs w:val="22"/>
        </w:rPr>
      </w:pPr>
      <w:r>
        <w:rPr>
          <w:rFonts w:ascii="Arial" w:hAnsi="Arial" w:cs="Arial"/>
          <w:sz w:val="22"/>
          <w:szCs w:val="22"/>
        </w:rPr>
        <w:br w:type="page"/>
      </w:r>
    </w:p>
    <w:p w14:paraId="30A25887" w14:textId="77777777" w:rsidR="0074641A" w:rsidRDefault="0074641A"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lastRenderedPageBreak/>
        <w:t>Estructura Programática</w:t>
      </w:r>
    </w:p>
    <w:p w14:paraId="30A25888" w14:textId="77777777" w:rsidR="0074641A" w:rsidRPr="0074641A" w:rsidRDefault="00560AEA" w:rsidP="00C80787">
      <w:pPr>
        <w:numPr>
          <w:ilvl w:val="0"/>
          <w:numId w:val="29"/>
        </w:numPr>
        <w:suppressAutoHyphens w:val="0"/>
        <w:spacing w:line="360" w:lineRule="auto"/>
        <w:jc w:val="both"/>
        <w:rPr>
          <w:rFonts w:ascii="Arial" w:hAnsi="Arial" w:cs="Arial"/>
          <w:sz w:val="22"/>
          <w:szCs w:val="22"/>
        </w:rPr>
      </w:pPr>
      <w:hyperlink r:id="rId28" w:history="1">
        <w:r w:rsidR="0074641A" w:rsidRPr="0074641A">
          <w:rPr>
            <w:rFonts w:ascii="Arial" w:hAnsi="Arial" w:cs="Arial"/>
            <w:sz w:val="22"/>
            <w:szCs w:val="22"/>
          </w:rPr>
          <w:t>Proyectos</w:t>
        </w:r>
      </w:hyperlink>
    </w:p>
    <w:p w14:paraId="30A25889" w14:textId="77777777" w:rsidR="0074641A" w:rsidRPr="0074641A" w:rsidRDefault="00560AEA" w:rsidP="00C80787">
      <w:pPr>
        <w:numPr>
          <w:ilvl w:val="0"/>
          <w:numId w:val="29"/>
        </w:numPr>
        <w:suppressAutoHyphens w:val="0"/>
        <w:spacing w:line="360" w:lineRule="auto"/>
        <w:jc w:val="both"/>
        <w:rPr>
          <w:rFonts w:ascii="Arial" w:hAnsi="Arial" w:cs="Arial"/>
          <w:sz w:val="22"/>
          <w:szCs w:val="22"/>
        </w:rPr>
      </w:pPr>
      <w:hyperlink r:id="rId29" w:history="1">
        <w:r w:rsidR="0074641A" w:rsidRPr="0074641A">
          <w:rPr>
            <w:rFonts w:ascii="Arial" w:hAnsi="Arial" w:cs="Arial"/>
            <w:sz w:val="22"/>
            <w:szCs w:val="22"/>
          </w:rPr>
          <w:t>Unidades Administrativas</w:t>
        </w:r>
      </w:hyperlink>
    </w:p>
    <w:p w14:paraId="30A2588A" w14:textId="77777777" w:rsidR="0074641A" w:rsidRPr="0074641A" w:rsidRDefault="00560AEA" w:rsidP="00C80787">
      <w:pPr>
        <w:numPr>
          <w:ilvl w:val="0"/>
          <w:numId w:val="29"/>
        </w:numPr>
        <w:suppressAutoHyphens w:val="0"/>
        <w:spacing w:line="360" w:lineRule="auto"/>
        <w:jc w:val="both"/>
        <w:rPr>
          <w:rFonts w:ascii="Arial" w:hAnsi="Arial" w:cs="Arial"/>
          <w:sz w:val="22"/>
          <w:szCs w:val="22"/>
        </w:rPr>
      </w:pPr>
      <w:hyperlink r:id="rId30" w:history="1">
        <w:r w:rsidR="0074641A" w:rsidRPr="0074641A">
          <w:rPr>
            <w:rFonts w:ascii="Arial" w:hAnsi="Arial" w:cs="Arial"/>
            <w:sz w:val="22"/>
            <w:szCs w:val="22"/>
          </w:rPr>
          <w:t>Acciones Especificas</w:t>
        </w:r>
      </w:hyperlink>
    </w:p>
    <w:p w14:paraId="30A2588B" w14:textId="77777777" w:rsidR="0074641A" w:rsidRPr="0074641A" w:rsidRDefault="00560AEA" w:rsidP="00C80787">
      <w:pPr>
        <w:numPr>
          <w:ilvl w:val="0"/>
          <w:numId w:val="29"/>
        </w:numPr>
        <w:suppressAutoHyphens w:val="0"/>
        <w:spacing w:line="360" w:lineRule="auto"/>
        <w:jc w:val="both"/>
        <w:rPr>
          <w:rFonts w:ascii="Arial" w:hAnsi="Arial" w:cs="Arial"/>
          <w:sz w:val="22"/>
          <w:szCs w:val="22"/>
        </w:rPr>
      </w:pPr>
      <w:hyperlink r:id="rId31" w:history="1">
        <w:r w:rsidR="0074641A" w:rsidRPr="0074641A">
          <w:rPr>
            <w:rFonts w:ascii="Arial" w:hAnsi="Arial" w:cs="Arial"/>
            <w:sz w:val="22"/>
            <w:szCs w:val="22"/>
          </w:rPr>
          <w:t>Actividades</w:t>
        </w:r>
      </w:hyperlink>
    </w:p>
    <w:p w14:paraId="30A2588C" w14:textId="77777777" w:rsidR="0074641A" w:rsidRPr="0074641A" w:rsidRDefault="00560AEA" w:rsidP="00C80787">
      <w:pPr>
        <w:numPr>
          <w:ilvl w:val="0"/>
          <w:numId w:val="29"/>
        </w:numPr>
        <w:suppressAutoHyphens w:val="0"/>
        <w:spacing w:line="360" w:lineRule="auto"/>
        <w:jc w:val="both"/>
      </w:pPr>
      <w:hyperlink r:id="rId32" w:history="1">
        <w:r w:rsidR="0074641A" w:rsidRPr="0074641A">
          <w:rPr>
            <w:rFonts w:ascii="Arial" w:hAnsi="Arial" w:cs="Arial"/>
            <w:sz w:val="22"/>
            <w:szCs w:val="22"/>
          </w:rPr>
          <w:t>Fuente de Financiamiento</w:t>
        </w:r>
      </w:hyperlink>
    </w:p>
    <w:p w14:paraId="30A2588D" w14:textId="77777777" w:rsidR="00761D00" w:rsidRDefault="00761D00" w:rsidP="00761D00">
      <w:pPr>
        <w:suppressAutoHyphens w:val="0"/>
        <w:spacing w:line="360" w:lineRule="auto"/>
        <w:ind w:left="360"/>
        <w:jc w:val="both"/>
        <w:rPr>
          <w:rFonts w:ascii="Arial" w:hAnsi="Arial" w:cs="Arial"/>
          <w:b/>
          <w:sz w:val="22"/>
          <w:szCs w:val="22"/>
          <w:u w:val="single"/>
        </w:rPr>
      </w:pPr>
    </w:p>
    <w:p w14:paraId="30A2588E" w14:textId="77777777"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Procesos</w:t>
      </w:r>
    </w:p>
    <w:p w14:paraId="30A2588F" w14:textId="77777777"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Asignación</w:t>
      </w:r>
    </w:p>
    <w:p w14:paraId="30A25890" w14:textId="77777777"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Recursos</w:t>
      </w:r>
    </w:p>
    <w:p w14:paraId="30A25891" w14:textId="77777777" w:rsidR="009D0820" w:rsidRDefault="00761D00" w:rsidP="00C80787">
      <w:pPr>
        <w:numPr>
          <w:ilvl w:val="0"/>
          <w:numId w:val="30"/>
        </w:numPr>
        <w:suppressAutoHyphens w:val="0"/>
        <w:spacing w:line="360" w:lineRule="auto"/>
        <w:jc w:val="both"/>
        <w:rPr>
          <w:rFonts w:ascii="Arial" w:hAnsi="Arial" w:cs="Arial"/>
          <w:sz w:val="22"/>
          <w:szCs w:val="22"/>
        </w:rPr>
      </w:pPr>
      <w:r>
        <w:rPr>
          <w:rFonts w:ascii="Arial" w:hAnsi="Arial" w:cs="Arial"/>
          <w:sz w:val="22"/>
          <w:szCs w:val="22"/>
        </w:rPr>
        <w:t>Personal</w:t>
      </w:r>
    </w:p>
    <w:p w14:paraId="30A25892" w14:textId="77777777" w:rsidR="009D082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Formulación</w:t>
      </w:r>
    </w:p>
    <w:p w14:paraId="30A25893" w14:textId="77777777"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Consolidar</w:t>
      </w:r>
    </w:p>
    <w:p w14:paraId="30A25894" w14:textId="77777777" w:rsid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Aprobar</w:t>
      </w:r>
    </w:p>
    <w:p w14:paraId="30A25895" w14:textId="77777777" w:rsidR="00761D00" w:rsidRPr="00761D00" w:rsidRDefault="00761D00" w:rsidP="00C80787">
      <w:pPr>
        <w:pStyle w:val="Prrafodelista"/>
        <w:numPr>
          <w:ilvl w:val="0"/>
          <w:numId w:val="31"/>
        </w:numPr>
        <w:suppressAutoHyphens w:val="0"/>
        <w:spacing w:line="360" w:lineRule="auto"/>
        <w:jc w:val="both"/>
        <w:rPr>
          <w:rFonts w:ascii="Arial" w:hAnsi="Arial" w:cs="Arial"/>
          <w:sz w:val="22"/>
          <w:szCs w:val="22"/>
        </w:rPr>
      </w:pPr>
      <w:r>
        <w:rPr>
          <w:rFonts w:ascii="Arial" w:hAnsi="Arial" w:cs="Arial"/>
          <w:sz w:val="22"/>
          <w:szCs w:val="22"/>
        </w:rPr>
        <w:t>Migrar</w:t>
      </w:r>
    </w:p>
    <w:p w14:paraId="30A25896" w14:textId="77777777" w:rsidR="00761D00" w:rsidRDefault="00761D00" w:rsidP="00761D00">
      <w:pPr>
        <w:suppressAutoHyphens w:val="0"/>
        <w:spacing w:line="360" w:lineRule="auto"/>
        <w:ind w:left="360"/>
        <w:jc w:val="both"/>
        <w:rPr>
          <w:rFonts w:ascii="Arial" w:hAnsi="Arial" w:cs="Arial"/>
          <w:b/>
          <w:sz w:val="22"/>
          <w:szCs w:val="22"/>
          <w:u w:val="single"/>
        </w:rPr>
      </w:pPr>
    </w:p>
    <w:p w14:paraId="30A25897" w14:textId="77777777"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Herramientas</w:t>
      </w:r>
    </w:p>
    <w:p w14:paraId="30A25898" w14:textId="77777777" w:rsidR="00761D00" w:rsidRPr="00761D00" w:rsidRDefault="00761D00" w:rsidP="00761D00">
      <w:pPr>
        <w:suppressAutoHyphens w:val="0"/>
        <w:spacing w:line="360" w:lineRule="auto"/>
        <w:ind w:left="360"/>
        <w:jc w:val="both"/>
        <w:rPr>
          <w:rFonts w:ascii="Arial" w:hAnsi="Arial" w:cs="Arial"/>
          <w:b/>
          <w:sz w:val="22"/>
          <w:szCs w:val="22"/>
          <w:u w:val="single"/>
        </w:rPr>
      </w:pPr>
    </w:p>
    <w:p w14:paraId="30A25899" w14:textId="77777777"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Mantenimiento</w:t>
      </w:r>
    </w:p>
    <w:p w14:paraId="30A2589A" w14:textId="77777777"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Reconstrucción de Montos</w:t>
      </w:r>
    </w:p>
    <w:p w14:paraId="30A2589B" w14:textId="77777777"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Copiar Escenarios</w:t>
      </w:r>
    </w:p>
    <w:p w14:paraId="30A2589C" w14:textId="77777777" w:rsidR="00761D00" w:rsidRDefault="00761D00" w:rsidP="00C80787">
      <w:pPr>
        <w:numPr>
          <w:ilvl w:val="0"/>
          <w:numId w:val="32"/>
        </w:numPr>
        <w:suppressAutoHyphens w:val="0"/>
        <w:spacing w:line="360" w:lineRule="auto"/>
        <w:jc w:val="both"/>
        <w:rPr>
          <w:rFonts w:ascii="Arial" w:hAnsi="Arial" w:cs="Arial"/>
          <w:sz w:val="22"/>
          <w:szCs w:val="22"/>
        </w:rPr>
      </w:pPr>
      <w:r>
        <w:rPr>
          <w:rFonts w:ascii="Arial" w:hAnsi="Arial" w:cs="Arial"/>
          <w:sz w:val="22"/>
          <w:szCs w:val="22"/>
        </w:rPr>
        <w:t>Eliminar Escenarios</w:t>
      </w:r>
    </w:p>
    <w:p w14:paraId="30A2589D" w14:textId="77777777" w:rsidR="00BA6FA1" w:rsidRDefault="00BA6FA1" w:rsidP="00761D00">
      <w:pPr>
        <w:pStyle w:val="Textoindependiente"/>
        <w:spacing w:after="0"/>
        <w:jc w:val="both"/>
        <w:rPr>
          <w:rFonts w:ascii="Arial" w:hAnsi="Arial" w:cs="Arial"/>
          <w:sz w:val="22"/>
          <w:szCs w:val="22"/>
        </w:rPr>
      </w:pPr>
    </w:p>
    <w:p w14:paraId="30A2589E" w14:textId="77777777" w:rsidR="00761D00" w:rsidRDefault="00761D00" w:rsidP="00761D00">
      <w:pPr>
        <w:suppressAutoHyphens w:val="0"/>
        <w:spacing w:line="360" w:lineRule="auto"/>
        <w:ind w:left="360"/>
        <w:jc w:val="both"/>
        <w:rPr>
          <w:rFonts w:ascii="Arial" w:hAnsi="Arial" w:cs="Arial"/>
          <w:b/>
          <w:sz w:val="22"/>
          <w:szCs w:val="22"/>
          <w:u w:val="single"/>
        </w:rPr>
      </w:pPr>
      <w:r>
        <w:rPr>
          <w:rFonts w:ascii="Arial" w:hAnsi="Arial" w:cs="Arial"/>
          <w:b/>
          <w:sz w:val="22"/>
          <w:szCs w:val="22"/>
          <w:u w:val="single"/>
        </w:rPr>
        <w:t>Reportes</w:t>
      </w:r>
    </w:p>
    <w:p w14:paraId="30A2589F" w14:textId="77777777" w:rsidR="000A173C" w:rsidRDefault="000A173C">
      <w:pPr>
        <w:pStyle w:val="Textoindependiente"/>
        <w:spacing w:after="0"/>
        <w:jc w:val="both"/>
        <w:rPr>
          <w:rFonts w:ascii="Arial" w:hAnsi="Arial" w:cs="Arial"/>
          <w:sz w:val="22"/>
          <w:szCs w:val="22"/>
        </w:rPr>
      </w:pPr>
    </w:p>
    <w:p w14:paraId="30A258A0" w14:textId="77777777"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14:paraId="30A258A1" w14:textId="77777777"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14:paraId="30A258A2" w14:textId="77777777"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14:paraId="30A258A3" w14:textId="77777777"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14:paraId="30A258A4" w14:textId="77777777" w:rsidR="00761D00" w:rsidRDefault="00761D00" w:rsidP="00C80787">
      <w:pPr>
        <w:numPr>
          <w:ilvl w:val="0"/>
          <w:numId w:val="19"/>
        </w:numPr>
        <w:tabs>
          <w:tab w:val="clear" w:pos="0"/>
          <w:tab w:val="num" w:pos="348"/>
        </w:tabs>
        <w:suppressAutoHyphens w:val="0"/>
        <w:spacing w:line="360" w:lineRule="auto"/>
        <w:ind w:left="1068"/>
        <w:jc w:val="both"/>
        <w:rPr>
          <w:rFonts w:ascii="Arial" w:hAnsi="Arial" w:cs="Arial"/>
          <w:sz w:val="22"/>
          <w:szCs w:val="22"/>
        </w:rPr>
      </w:pPr>
      <w:r>
        <w:rPr>
          <w:rFonts w:ascii="Arial" w:hAnsi="Arial" w:cs="Arial"/>
          <w:sz w:val="22"/>
          <w:szCs w:val="22"/>
        </w:rPr>
        <w:t>Reporte</w:t>
      </w:r>
    </w:p>
    <w:p w14:paraId="30A258A5" w14:textId="77777777" w:rsidR="00761D00" w:rsidRDefault="00761D00">
      <w:pPr>
        <w:pStyle w:val="Textoindependiente"/>
        <w:spacing w:after="0"/>
        <w:jc w:val="both"/>
        <w:rPr>
          <w:rFonts w:ascii="Arial" w:hAnsi="Arial" w:cs="Arial"/>
          <w:sz w:val="22"/>
          <w:szCs w:val="22"/>
        </w:rPr>
      </w:pPr>
    </w:p>
    <w:p w14:paraId="30A258A6" w14:textId="77777777" w:rsidR="00443269" w:rsidRDefault="00443269" w:rsidP="00443269">
      <w:pPr>
        <w:spacing w:line="360" w:lineRule="auto"/>
        <w:jc w:val="both"/>
        <w:rPr>
          <w:rFonts w:ascii="Arial" w:hAnsi="Arial" w:cs="Arial"/>
          <w:sz w:val="22"/>
        </w:rPr>
      </w:pPr>
      <w:r>
        <w:rPr>
          <w:rFonts w:ascii="Arial" w:hAnsi="Arial" w:cs="Arial"/>
          <w:b/>
          <w:sz w:val="22"/>
          <w:u w:val="single"/>
        </w:rPr>
        <w:lastRenderedPageBreak/>
        <w:t>Elementos de la interfa</w:t>
      </w:r>
      <w:r w:rsidR="009C34D1">
        <w:rPr>
          <w:rFonts w:ascii="Arial" w:hAnsi="Arial" w:cs="Arial"/>
          <w:b/>
          <w:sz w:val="22"/>
          <w:u w:val="single"/>
        </w:rPr>
        <w:t>z</w:t>
      </w:r>
      <w:r>
        <w:rPr>
          <w:rFonts w:ascii="Arial" w:hAnsi="Arial" w:cs="Arial"/>
          <w:b/>
          <w:sz w:val="22"/>
          <w:u w:val="single"/>
        </w:rPr>
        <w:t xml:space="preserve"> del sistema.</w:t>
      </w:r>
    </w:p>
    <w:p w14:paraId="30A258A7" w14:textId="77777777" w:rsidR="000A173C" w:rsidRDefault="000A173C">
      <w:pPr>
        <w:pStyle w:val="Textoindependiente"/>
        <w:spacing w:after="0"/>
        <w:jc w:val="both"/>
        <w:rPr>
          <w:rFonts w:ascii="Arial" w:hAnsi="Arial" w:cs="Arial"/>
          <w:sz w:val="22"/>
          <w:szCs w:val="22"/>
        </w:rPr>
      </w:pPr>
    </w:p>
    <w:p w14:paraId="30A258A8" w14:textId="77777777" w:rsidR="00E67A98" w:rsidRDefault="00443269" w:rsidP="00E67A98">
      <w:pPr>
        <w:spacing w:line="360" w:lineRule="auto"/>
        <w:jc w:val="both"/>
        <w:rPr>
          <w:rFonts w:ascii="Arial" w:hAnsi="Arial" w:cs="Arial"/>
          <w:sz w:val="22"/>
        </w:rPr>
      </w:pPr>
      <w:r>
        <w:rPr>
          <w:rFonts w:ascii="Arial" w:hAnsi="Arial" w:cs="Arial"/>
          <w:sz w:val="22"/>
        </w:rPr>
        <w:tab/>
        <w:t>La interfa</w:t>
      </w:r>
      <w:r w:rsidR="005C6874">
        <w:rPr>
          <w:rFonts w:ascii="Arial" w:hAnsi="Arial" w:cs="Arial"/>
          <w:sz w:val="22"/>
        </w:rPr>
        <w:t>z</w:t>
      </w:r>
      <w:r>
        <w:rPr>
          <w:rFonts w:ascii="Arial" w:hAnsi="Arial" w:cs="Arial"/>
          <w:sz w:val="22"/>
        </w:rPr>
        <w:t xml:space="preserve"> del Sistema de Formulación Presupuestaria (SIFORPRE) se conforma de varios elementos que se mantienen de manera similar en todos espacios del sistema. Los elementos que forman parte del sistema son los siguientes:</w:t>
      </w:r>
    </w:p>
    <w:p w14:paraId="30A258A9" w14:textId="77777777" w:rsidR="00EA7C13" w:rsidRDefault="00EA7C13" w:rsidP="00E67A98">
      <w:pPr>
        <w:spacing w:line="360" w:lineRule="auto"/>
        <w:jc w:val="both"/>
        <w:rPr>
          <w:rFonts w:ascii="Arial" w:hAnsi="Arial" w:cs="Arial"/>
          <w:sz w:val="22"/>
        </w:rPr>
      </w:pPr>
    </w:p>
    <w:p w14:paraId="30A258AA" w14:textId="77777777" w:rsidR="00EA7C13" w:rsidRDefault="00EA7C13" w:rsidP="00E67A98">
      <w:pPr>
        <w:spacing w:line="360" w:lineRule="auto"/>
        <w:jc w:val="both"/>
        <w:rPr>
          <w:rFonts w:ascii="Arial" w:hAnsi="Arial" w:cs="Arial"/>
          <w:sz w:val="22"/>
        </w:rPr>
      </w:pPr>
      <w:r>
        <w:rPr>
          <w:rFonts w:ascii="Arial" w:hAnsi="Arial" w:cs="Arial"/>
          <w:sz w:val="22"/>
        </w:rPr>
        <w:t>En cada una de la</w:t>
      </w:r>
      <w:r w:rsidR="00596B0E">
        <w:rPr>
          <w:rFonts w:ascii="Arial" w:hAnsi="Arial" w:cs="Arial"/>
          <w:sz w:val="22"/>
        </w:rPr>
        <w:t>s</w:t>
      </w:r>
      <w:r>
        <w:rPr>
          <w:rFonts w:ascii="Arial" w:hAnsi="Arial" w:cs="Arial"/>
          <w:sz w:val="22"/>
        </w:rPr>
        <w:t xml:space="preserve"> opciones del SIFORPRE se mostrará una vista</w:t>
      </w:r>
      <w:r w:rsidR="00596B0E">
        <w:rPr>
          <w:rFonts w:ascii="Arial" w:hAnsi="Arial" w:cs="Arial"/>
          <w:sz w:val="22"/>
        </w:rPr>
        <w:t xml:space="preserve"> que similar a la siguiente y mediante est</w:t>
      </w:r>
      <w:r w:rsidR="009D178B">
        <w:rPr>
          <w:rFonts w:ascii="Arial" w:hAnsi="Arial" w:cs="Arial"/>
          <w:sz w:val="22"/>
        </w:rPr>
        <w:t>a</w:t>
      </w:r>
      <w:r w:rsidR="00596B0E">
        <w:rPr>
          <w:rFonts w:ascii="Arial" w:hAnsi="Arial" w:cs="Arial"/>
          <w:sz w:val="22"/>
        </w:rPr>
        <w:t xml:space="preserve"> vista se manipularan los registro</w:t>
      </w:r>
      <w:r w:rsidR="00182FDA">
        <w:rPr>
          <w:rFonts w:ascii="Arial" w:hAnsi="Arial" w:cs="Arial"/>
          <w:sz w:val="22"/>
        </w:rPr>
        <w:t>s</w:t>
      </w:r>
      <w:r w:rsidR="00596B0E">
        <w:rPr>
          <w:rFonts w:ascii="Arial" w:hAnsi="Arial" w:cs="Arial"/>
          <w:sz w:val="22"/>
        </w:rPr>
        <w:t xml:space="preserve"> de esa opción:</w:t>
      </w:r>
    </w:p>
    <w:p w14:paraId="30A258AB" w14:textId="77777777" w:rsidR="00596B0E" w:rsidRDefault="00596B0E" w:rsidP="00E67A98">
      <w:pPr>
        <w:spacing w:line="360" w:lineRule="auto"/>
        <w:jc w:val="both"/>
        <w:rPr>
          <w:rFonts w:ascii="Arial" w:hAnsi="Arial" w:cs="Arial"/>
          <w:sz w:val="22"/>
        </w:rPr>
      </w:pPr>
      <w:r>
        <w:rPr>
          <w:rFonts w:ascii="Arial" w:hAnsi="Arial" w:cs="Arial"/>
          <w:noProof/>
          <w:sz w:val="22"/>
          <w:lang w:eastAsia="es-ES"/>
        </w:rPr>
        <w:drawing>
          <wp:inline distT="0" distB="0" distL="0" distR="0" wp14:anchorId="30A25BC1" wp14:editId="30A25BC2">
            <wp:extent cx="5252085" cy="3901889"/>
            <wp:effectExtent l="1905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5252085" cy="3901889"/>
                    </a:xfrm>
                    <a:prstGeom prst="rect">
                      <a:avLst/>
                    </a:prstGeom>
                    <a:noFill/>
                    <a:ln w="9525">
                      <a:noFill/>
                      <a:miter lim="800000"/>
                      <a:headEnd/>
                      <a:tailEnd/>
                    </a:ln>
                  </pic:spPr>
                </pic:pic>
              </a:graphicData>
            </a:graphic>
          </wp:inline>
        </w:drawing>
      </w:r>
    </w:p>
    <w:p w14:paraId="30A258AC" w14:textId="77777777" w:rsidR="00922CE0" w:rsidRDefault="00922CE0" w:rsidP="00E67A98">
      <w:pPr>
        <w:spacing w:line="360" w:lineRule="auto"/>
        <w:jc w:val="both"/>
        <w:rPr>
          <w:rFonts w:ascii="Arial" w:hAnsi="Arial" w:cs="Arial"/>
          <w:sz w:val="22"/>
        </w:rPr>
      </w:pPr>
    </w:p>
    <w:p w14:paraId="30A258AD" w14:textId="77777777" w:rsidR="00596B0E" w:rsidRPr="00596B0E" w:rsidRDefault="00596B0E" w:rsidP="00E67A98">
      <w:pPr>
        <w:spacing w:line="360" w:lineRule="auto"/>
        <w:jc w:val="both"/>
        <w:rPr>
          <w:rFonts w:ascii="Arial" w:hAnsi="Arial" w:cs="Arial"/>
          <w:sz w:val="22"/>
        </w:rPr>
      </w:pPr>
    </w:p>
    <w:p w14:paraId="30A258AE" w14:textId="77777777" w:rsidR="00E05D2A" w:rsidRPr="00E05D2A" w:rsidRDefault="00E05D2A" w:rsidP="00E05D2A">
      <w:pPr>
        <w:jc w:val="both"/>
        <w:rPr>
          <w:rFonts w:ascii="Arial" w:hAnsi="Arial" w:cs="Arial"/>
          <w:sz w:val="22"/>
        </w:rPr>
      </w:pPr>
      <w:r w:rsidRPr="00E05D2A">
        <w:rPr>
          <w:rFonts w:ascii="Arial" w:hAnsi="Arial" w:cs="Arial"/>
          <w:noProof/>
          <w:sz w:val="22"/>
          <w:szCs w:val="22"/>
          <w:lang w:eastAsia="es-ES"/>
        </w:rPr>
        <w:drawing>
          <wp:anchor distT="0" distB="0" distL="114300" distR="114300" simplePos="0" relativeHeight="251703296" behindDoc="0" locked="0" layoutInCell="1" allowOverlap="1" wp14:anchorId="30A25BC3" wp14:editId="30A25BC4">
            <wp:simplePos x="0" y="0"/>
            <wp:positionH relativeFrom="column">
              <wp:posOffset>36195</wp:posOffset>
            </wp:positionH>
            <wp:positionV relativeFrom="paragraph">
              <wp:posOffset>-635</wp:posOffset>
            </wp:positionV>
            <wp:extent cx="238125" cy="247650"/>
            <wp:effectExtent l="19050" t="0" r="9525" b="0"/>
            <wp:wrapSquare wrapText="bothSides"/>
            <wp:docPr id="475"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34"/>
                    <a:stretch>
                      <a:fillRect/>
                    </a:stretch>
                  </pic:blipFill>
                  <pic:spPr bwMode="auto">
                    <a:xfrm>
                      <a:off x="0" y="0"/>
                      <a:ext cx="238125" cy="247650"/>
                    </a:xfrm>
                    <a:prstGeom prst="rect">
                      <a:avLst/>
                    </a:prstGeom>
                    <a:noFill/>
                    <a:ln>
                      <a:noFill/>
                    </a:ln>
                  </pic:spPr>
                </pic:pic>
              </a:graphicData>
            </a:graphic>
          </wp:anchor>
        </w:drawing>
      </w:r>
      <w:r>
        <w:rPr>
          <w:rFonts w:ascii="Arial" w:hAnsi="Arial" w:cs="Arial"/>
          <w:sz w:val="22"/>
        </w:rPr>
        <w:t xml:space="preserve">Este icono es para indicarle al usuario que puede acceder a la vista de </w:t>
      </w:r>
      <w:r w:rsidR="003E5A58">
        <w:rPr>
          <w:rFonts w:ascii="Arial" w:hAnsi="Arial" w:cs="Arial"/>
          <w:sz w:val="22"/>
        </w:rPr>
        <w:t>I</w:t>
      </w:r>
      <w:r w:rsidRPr="003E5A58">
        <w:rPr>
          <w:rFonts w:ascii="Arial" w:hAnsi="Arial" w:cs="Arial"/>
          <w:b/>
          <w:sz w:val="22"/>
        </w:rPr>
        <w:t>ngresar</w:t>
      </w:r>
      <w:r>
        <w:rPr>
          <w:rFonts w:ascii="Arial" w:hAnsi="Arial" w:cs="Arial"/>
          <w:sz w:val="22"/>
        </w:rPr>
        <w:t xml:space="preserve"> información de la opción que está procesando en ese momento.</w:t>
      </w:r>
    </w:p>
    <w:p w14:paraId="30A258AF" w14:textId="77777777" w:rsidR="00BA6FA1" w:rsidRDefault="00BA6FA1">
      <w:pPr>
        <w:pStyle w:val="Textoindependiente"/>
        <w:spacing w:after="0" w:line="360" w:lineRule="auto"/>
        <w:jc w:val="both"/>
        <w:rPr>
          <w:rFonts w:ascii="Arial" w:hAnsi="Arial" w:cs="Arial"/>
          <w:sz w:val="22"/>
          <w:szCs w:val="22"/>
        </w:rPr>
      </w:pPr>
    </w:p>
    <w:p w14:paraId="30A258B0" w14:textId="77777777" w:rsidR="00E05D2A" w:rsidRDefault="00E05D2A" w:rsidP="00E05D2A">
      <w:pPr>
        <w:jc w:val="both"/>
        <w:rPr>
          <w:rFonts w:ascii="Arial" w:hAnsi="Arial" w:cs="Arial"/>
          <w:sz w:val="22"/>
        </w:rPr>
      </w:pPr>
      <w:r>
        <w:rPr>
          <w:rFonts w:ascii="Arial" w:hAnsi="Arial" w:cs="Arial"/>
          <w:noProof/>
          <w:sz w:val="22"/>
          <w:szCs w:val="22"/>
          <w:lang w:eastAsia="es-ES"/>
        </w:rPr>
        <w:drawing>
          <wp:anchor distT="0" distB="0" distL="114300" distR="114300" simplePos="0" relativeHeight="251704320" behindDoc="0" locked="0" layoutInCell="1" allowOverlap="1" wp14:anchorId="30A25BC5" wp14:editId="30A25BC6">
            <wp:simplePos x="0" y="0"/>
            <wp:positionH relativeFrom="column">
              <wp:posOffset>16510</wp:posOffset>
            </wp:positionH>
            <wp:positionV relativeFrom="paragraph">
              <wp:posOffset>-1905</wp:posOffset>
            </wp:positionV>
            <wp:extent cx="257175" cy="257175"/>
            <wp:effectExtent l="19050" t="0" r="9525" b="0"/>
            <wp:wrapSquare wrapText="bothSides"/>
            <wp:docPr id="47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257175" cy="257175"/>
                    </a:xfrm>
                    <a:prstGeom prst="rect">
                      <a:avLst/>
                    </a:prstGeom>
                    <a:noFill/>
                    <a:ln w="9525">
                      <a:noFill/>
                      <a:miter lim="800000"/>
                      <a:headEnd/>
                      <a:tailEnd/>
                    </a:ln>
                  </pic:spPr>
                </pic:pic>
              </a:graphicData>
            </a:graphic>
          </wp:anchor>
        </w:drawing>
      </w:r>
      <w:r>
        <w:rPr>
          <w:rFonts w:ascii="Arial" w:hAnsi="Arial" w:cs="Arial"/>
          <w:sz w:val="22"/>
        </w:rPr>
        <w:t xml:space="preserve">Este icono es para indicarle al usuario que puede </w:t>
      </w:r>
      <w:r w:rsidR="003E5A58">
        <w:rPr>
          <w:rFonts w:ascii="Arial" w:hAnsi="Arial" w:cs="Arial"/>
          <w:b/>
          <w:sz w:val="22"/>
        </w:rPr>
        <w:t>S</w:t>
      </w:r>
      <w:r w:rsidRPr="003E5A58">
        <w:rPr>
          <w:rFonts w:ascii="Arial" w:hAnsi="Arial" w:cs="Arial"/>
          <w:b/>
          <w:sz w:val="22"/>
        </w:rPr>
        <w:t>alir</w:t>
      </w:r>
      <w:r>
        <w:rPr>
          <w:rFonts w:ascii="Arial" w:hAnsi="Arial" w:cs="Arial"/>
          <w:sz w:val="22"/>
        </w:rPr>
        <w:t xml:space="preserve"> de la opción que está procesando en ese momento.</w:t>
      </w:r>
    </w:p>
    <w:p w14:paraId="30A258B1" w14:textId="77777777" w:rsidR="00E05D2A" w:rsidRDefault="002358C1" w:rsidP="00E05D2A">
      <w:pPr>
        <w:jc w:val="both"/>
        <w:rPr>
          <w:rFonts w:ascii="Arial" w:hAnsi="Arial" w:cs="Arial"/>
          <w:sz w:val="22"/>
        </w:rPr>
      </w:pPr>
      <w:r>
        <w:rPr>
          <w:rFonts w:ascii="Arial" w:hAnsi="Arial" w:cs="Arial"/>
          <w:noProof/>
          <w:sz w:val="22"/>
          <w:lang w:eastAsia="es-ES"/>
        </w:rPr>
        <w:lastRenderedPageBreak/>
        <w:drawing>
          <wp:anchor distT="0" distB="0" distL="114300" distR="114300" simplePos="0" relativeHeight="251705344" behindDoc="0" locked="0" layoutInCell="1" allowOverlap="1" wp14:anchorId="30A25BC7" wp14:editId="30A25BC8">
            <wp:simplePos x="0" y="0"/>
            <wp:positionH relativeFrom="column">
              <wp:posOffset>-40005</wp:posOffset>
            </wp:positionH>
            <wp:positionV relativeFrom="paragraph">
              <wp:posOffset>163195</wp:posOffset>
            </wp:positionV>
            <wp:extent cx="320675" cy="304800"/>
            <wp:effectExtent l="19050" t="0" r="3175" b="0"/>
            <wp:wrapSquare wrapText="bothSides"/>
            <wp:docPr id="47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320675" cy="304800"/>
                    </a:xfrm>
                    <a:prstGeom prst="rect">
                      <a:avLst/>
                    </a:prstGeom>
                    <a:noFill/>
                    <a:ln w="9525">
                      <a:noFill/>
                      <a:miter lim="800000"/>
                      <a:headEnd/>
                      <a:tailEnd/>
                    </a:ln>
                  </pic:spPr>
                </pic:pic>
              </a:graphicData>
            </a:graphic>
          </wp:anchor>
        </w:drawing>
      </w:r>
    </w:p>
    <w:p w14:paraId="30A258B2" w14:textId="77777777" w:rsidR="002358C1" w:rsidRDefault="002358C1" w:rsidP="002358C1">
      <w:pPr>
        <w:jc w:val="both"/>
        <w:rPr>
          <w:rFonts w:ascii="Arial" w:hAnsi="Arial" w:cs="Arial"/>
          <w:sz w:val="22"/>
        </w:rPr>
      </w:pPr>
      <w:r>
        <w:rPr>
          <w:rFonts w:ascii="Arial" w:hAnsi="Arial" w:cs="Arial"/>
          <w:sz w:val="22"/>
        </w:rPr>
        <w:t xml:space="preserve">Este icono es para indicarle al usuario que puede acceder a la vista que permite </w:t>
      </w:r>
      <w:r w:rsidR="003E5A58">
        <w:rPr>
          <w:rFonts w:ascii="Arial" w:hAnsi="Arial" w:cs="Arial"/>
          <w:b/>
          <w:sz w:val="22"/>
        </w:rPr>
        <w:t>M</w:t>
      </w:r>
      <w:r w:rsidRPr="003E5A58">
        <w:rPr>
          <w:rFonts w:ascii="Arial" w:hAnsi="Arial" w:cs="Arial"/>
          <w:b/>
          <w:sz w:val="22"/>
        </w:rPr>
        <w:t>odificar</w:t>
      </w:r>
      <w:r>
        <w:rPr>
          <w:rFonts w:ascii="Arial" w:hAnsi="Arial" w:cs="Arial"/>
          <w:sz w:val="22"/>
        </w:rPr>
        <w:t xml:space="preserve"> los datos de la opción que está procesando en ese monto.</w:t>
      </w:r>
    </w:p>
    <w:p w14:paraId="30A258B3" w14:textId="77777777" w:rsidR="00E05D2A" w:rsidRPr="00E05D2A" w:rsidRDefault="0055096B" w:rsidP="00E05D2A">
      <w:pPr>
        <w:jc w:val="both"/>
        <w:rPr>
          <w:rFonts w:ascii="Arial" w:hAnsi="Arial" w:cs="Arial"/>
          <w:sz w:val="22"/>
        </w:rPr>
      </w:pPr>
      <w:r>
        <w:rPr>
          <w:rFonts w:ascii="Arial" w:hAnsi="Arial" w:cs="Arial"/>
          <w:noProof/>
          <w:sz w:val="22"/>
          <w:lang w:eastAsia="es-ES"/>
        </w:rPr>
        <w:drawing>
          <wp:anchor distT="0" distB="0" distL="114300" distR="114300" simplePos="0" relativeHeight="251706368" behindDoc="0" locked="0" layoutInCell="1" allowOverlap="1" wp14:anchorId="30A25BC9" wp14:editId="30A25BCA">
            <wp:simplePos x="0" y="0"/>
            <wp:positionH relativeFrom="column">
              <wp:posOffset>-22225</wp:posOffset>
            </wp:positionH>
            <wp:positionV relativeFrom="paragraph">
              <wp:posOffset>100330</wp:posOffset>
            </wp:positionV>
            <wp:extent cx="296545" cy="400050"/>
            <wp:effectExtent l="19050" t="0" r="8255" b="0"/>
            <wp:wrapSquare wrapText="bothSides"/>
            <wp:docPr id="48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296545" cy="400050"/>
                    </a:xfrm>
                    <a:prstGeom prst="rect">
                      <a:avLst/>
                    </a:prstGeom>
                    <a:noFill/>
                    <a:ln w="9525">
                      <a:noFill/>
                      <a:miter lim="800000"/>
                      <a:headEnd/>
                      <a:tailEnd/>
                    </a:ln>
                  </pic:spPr>
                </pic:pic>
              </a:graphicData>
            </a:graphic>
          </wp:anchor>
        </w:drawing>
      </w:r>
    </w:p>
    <w:p w14:paraId="30A258B4" w14:textId="77777777" w:rsidR="0055096B" w:rsidRDefault="0055096B" w:rsidP="0055096B">
      <w:pPr>
        <w:jc w:val="both"/>
        <w:rPr>
          <w:rFonts w:ascii="Arial" w:hAnsi="Arial" w:cs="Arial"/>
          <w:sz w:val="22"/>
        </w:rPr>
      </w:pPr>
      <w:r>
        <w:rPr>
          <w:rFonts w:ascii="Arial" w:hAnsi="Arial" w:cs="Arial"/>
          <w:sz w:val="22"/>
        </w:rPr>
        <w:t xml:space="preserve">Este icono es para indicarle al usuario que puede </w:t>
      </w:r>
      <w:r w:rsidRPr="003E5A58">
        <w:rPr>
          <w:rFonts w:ascii="Arial" w:hAnsi="Arial" w:cs="Arial"/>
          <w:b/>
          <w:sz w:val="22"/>
        </w:rPr>
        <w:t>eliminar</w:t>
      </w:r>
      <w:r>
        <w:rPr>
          <w:rFonts w:ascii="Arial" w:hAnsi="Arial" w:cs="Arial"/>
          <w:sz w:val="22"/>
        </w:rPr>
        <w:t xml:space="preserve"> </w:t>
      </w:r>
      <w:r w:rsidR="007E3564">
        <w:rPr>
          <w:rFonts w:ascii="Arial" w:hAnsi="Arial" w:cs="Arial"/>
          <w:sz w:val="22"/>
        </w:rPr>
        <w:t>un</w:t>
      </w:r>
      <w:r>
        <w:rPr>
          <w:rFonts w:ascii="Arial" w:hAnsi="Arial" w:cs="Arial"/>
          <w:sz w:val="22"/>
        </w:rPr>
        <w:t xml:space="preserve"> registro de la opción que está procesando en ese momento.</w:t>
      </w:r>
    </w:p>
    <w:p w14:paraId="30A258B5" w14:textId="77777777" w:rsidR="00E05D2A" w:rsidRDefault="00E05D2A">
      <w:pPr>
        <w:pStyle w:val="Textoindependiente"/>
        <w:spacing w:after="0" w:line="360" w:lineRule="auto"/>
        <w:jc w:val="both"/>
        <w:rPr>
          <w:rFonts w:ascii="Arial" w:hAnsi="Arial" w:cs="Arial"/>
          <w:sz w:val="22"/>
          <w:szCs w:val="22"/>
        </w:rPr>
      </w:pPr>
    </w:p>
    <w:p w14:paraId="30A258B6" w14:textId="77777777" w:rsidR="003E5A58" w:rsidRDefault="003E5A58">
      <w:pPr>
        <w:pStyle w:val="Textoindependiente"/>
        <w:spacing w:after="0" w:line="360" w:lineRule="auto"/>
        <w:jc w:val="both"/>
        <w:rPr>
          <w:rFonts w:ascii="Arial" w:hAnsi="Arial" w:cs="Arial"/>
          <w:sz w:val="22"/>
          <w:szCs w:val="22"/>
        </w:rPr>
      </w:pPr>
      <w:r>
        <w:rPr>
          <w:rFonts w:ascii="Arial" w:hAnsi="Arial" w:cs="Arial"/>
          <w:sz w:val="22"/>
          <w:szCs w:val="22"/>
        </w:rPr>
        <w:t xml:space="preserve">Para </w:t>
      </w:r>
      <w:r w:rsidRPr="003E5A58">
        <w:rPr>
          <w:rFonts w:ascii="Arial" w:hAnsi="Arial" w:cs="Arial"/>
          <w:b/>
          <w:sz w:val="22"/>
          <w:szCs w:val="22"/>
        </w:rPr>
        <w:t>Consultar</w:t>
      </w:r>
      <w:r>
        <w:rPr>
          <w:rFonts w:ascii="Arial" w:hAnsi="Arial" w:cs="Arial"/>
          <w:sz w:val="22"/>
          <w:szCs w:val="22"/>
        </w:rPr>
        <w:t xml:space="preserve"> información debe darle click en cualquiera de los datos de lista de opciones que está revisando en ese momento.</w:t>
      </w:r>
    </w:p>
    <w:p w14:paraId="30A258B7" w14:textId="77777777" w:rsidR="003E5A58" w:rsidRDefault="003E5A58">
      <w:pPr>
        <w:pStyle w:val="Textoindependiente"/>
        <w:spacing w:after="0" w:line="360" w:lineRule="auto"/>
        <w:jc w:val="both"/>
        <w:rPr>
          <w:rFonts w:ascii="Arial" w:hAnsi="Arial" w:cs="Arial"/>
          <w:sz w:val="22"/>
          <w:szCs w:val="22"/>
        </w:rPr>
      </w:pPr>
    </w:p>
    <w:p w14:paraId="30A258B8" w14:textId="77777777" w:rsidR="00BA6FA1"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inline distT="0" distB="0" distL="0" distR="0" wp14:anchorId="30A25BCB" wp14:editId="30A25BCC">
            <wp:extent cx="5191125" cy="428625"/>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191125" cy="428625"/>
                    </a:xfrm>
                    <a:prstGeom prst="rect">
                      <a:avLst/>
                    </a:prstGeom>
                    <a:noFill/>
                    <a:ln w="9525">
                      <a:noFill/>
                      <a:miter lim="800000"/>
                      <a:headEnd/>
                      <a:tailEnd/>
                    </a:ln>
                  </pic:spPr>
                </pic:pic>
              </a:graphicData>
            </a:graphic>
          </wp:inline>
        </w:drawing>
      </w:r>
    </w:p>
    <w:p w14:paraId="30A258B9" w14:textId="77777777" w:rsidR="00BA6FA1" w:rsidRDefault="00922CE0">
      <w:pPr>
        <w:pStyle w:val="Textoindependiente"/>
        <w:spacing w:after="0" w:line="360" w:lineRule="auto"/>
        <w:jc w:val="both"/>
        <w:rPr>
          <w:rFonts w:ascii="Arial" w:hAnsi="Arial" w:cs="Arial"/>
          <w:sz w:val="22"/>
          <w:szCs w:val="22"/>
        </w:rPr>
      </w:pPr>
      <w:r>
        <w:rPr>
          <w:rFonts w:ascii="Arial" w:hAnsi="Arial" w:cs="Arial"/>
          <w:sz w:val="22"/>
          <w:szCs w:val="22"/>
        </w:rPr>
        <w:t>Permite hacer búsqueda de registro en la opción que está procesando en ese momento.</w:t>
      </w:r>
    </w:p>
    <w:p w14:paraId="30A258BA" w14:textId="77777777"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7392" behindDoc="0" locked="0" layoutInCell="1" allowOverlap="1" wp14:anchorId="30A25BCD" wp14:editId="30A25BCE">
            <wp:simplePos x="0" y="0"/>
            <wp:positionH relativeFrom="column">
              <wp:posOffset>-40005</wp:posOffset>
            </wp:positionH>
            <wp:positionV relativeFrom="paragraph">
              <wp:posOffset>244475</wp:posOffset>
            </wp:positionV>
            <wp:extent cx="457200" cy="266700"/>
            <wp:effectExtent l="1905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457200" cy="266700"/>
                    </a:xfrm>
                    <a:prstGeom prst="rect">
                      <a:avLst/>
                    </a:prstGeom>
                    <a:noFill/>
                    <a:ln w="9525">
                      <a:noFill/>
                      <a:miter lim="800000"/>
                      <a:headEnd/>
                      <a:tailEnd/>
                    </a:ln>
                  </pic:spPr>
                </pic:pic>
              </a:graphicData>
            </a:graphic>
          </wp:anchor>
        </w:drawing>
      </w:r>
    </w:p>
    <w:p w14:paraId="30A258BB" w14:textId="77777777" w:rsidR="00922CE0" w:rsidRDefault="00922CE0">
      <w:pPr>
        <w:pStyle w:val="Textoindependiente"/>
        <w:spacing w:after="0" w:line="360" w:lineRule="auto"/>
        <w:jc w:val="both"/>
        <w:rPr>
          <w:rFonts w:ascii="Arial" w:hAnsi="Arial" w:cs="Arial"/>
          <w:sz w:val="22"/>
          <w:szCs w:val="22"/>
        </w:rPr>
      </w:pPr>
      <w:r>
        <w:rPr>
          <w:rFonts w:ascii="Arial" w:hAnsi="Arial" w:cs="Arial"/>
          <w:sz w:val="22"/>
          <w:szCs w:val="22"/>
        </w:rPr>
        <w:t>Este icono le indica al usuario que puede ir hacia atrás en la busque de los registros anteriores.</w:t>
      </w:r>
    </w:p>
    <w:p w14:paraId="30A258BC" w14:textId="77777777" w:rsidR="00922CE0" w:rsidRDefault="00922CE0">
      <w:pPr>
        <w:pStyle w:val="Textoindependiente"/>
        <w:spacing w:after="0" w:line="360" w:lineRule="auto"/>
        <w:jc w:val="both"/>
        <w:rPr>
          <w:rFonts w:ascii="Arial" w:hAnsi="Arial" w:cs="Arial"/>
          <w:sz w:val="22"/>
          <w:szCs w:val="22"/>
        </w:rPr>
      </w:pPr>
    </w:p>
    <w:p w14:paraId="30A258BD" w14:textId="77777777" w:rsidR="00922CE0" w:rsidRDefault="00922CE0">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8416" behindDoc="0" locked="0" layoutInCell="1" allowOverlap="1" wp14:anchorId="30A25BCF" wp14:editId="30A25BD0">
            <wp:simplePos x="0" y="0"/>
            <wp:positionH relativeFrom="column">
              <wp:posOffset>17145</wp:posOffset>
            </wp:positionH>
            <wp:positionV relativeFrom="paragraph">
              <wp:posOffset>61595</wp:posOffset>
            </wp:positionV>
            <wp:extent cx="1866900" cy="323850"/>
            <wp:effectExtent l="1905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1866900" cy="323850"/>
                    </a:xfrm>
                    <a:prstGeom prst="rect">
                      <a:avLst/>
                    </a:prstGeom>
                    <a:noFill/>
                    <a:ln w="9525">
                      <a:noFill/>
                      <a:miter lim="800000"/>
                      <a:headEnd/>
                      <a:tailEnd/>
                    </a:ln>
                  </pic:spPr>
                </pic:pic>
              </a:graphicData>
            </a:graphic>
          </wp:anchor>
        </w:drawing>
      </w:r>
      <w:r>
        <w:rPr>
          <w:rFonts w:ascii="Arial" w:hAnsi="Arial" w:cs="Arial"/>
          <w:sz w:val="22"/>
          <w:szCs w:val="22"/>
        </w:rPr>
        <w:t>Los números le indican al usuario que puede avanzar directamente para avanzar a mostrar registros según la opción que se está procesando en ese momento.</w:t>
      </w:r>
    </w:p>
    <w:p w14:paraId="30A258BE" w14:textId="77777777" w:rsidR="00CD7BA4" w:rsidRDefault="00CD7BA4">
      <w:pPr>
        <w:pStyle w:val="Textoindependiente"/>
        <w:spacing w:after="0" w:line="360" w:lineRule="auto"/>
        <w:jc w:val="both"/>
        <w:rPr>
          <w:rFonts w:ascii="Arial" w:hAnsi="Arial" w:cs="Arial"/>
          <w:sz w:val="22"/>
          <w:szCs w:val="22"/>
        </w:rPr>
      </w:pPr>
    </w:p>
    <w:p w14:paraId="30A258BF" w14:textId="77777777" w:rsidR="00BA6FA1" w:rsidRDefault="00CD7BA4">
      <w:pPr>
        <w:pStyle w:val="Textoindependiente"/>
        <w:spacing w:after="0" w:line="360" w:lineRule="auto"/>
        <w:jc w:val="both"/>
        <w:rPr>
          <w:rFonts w:ascii="Arial" w:hAnsi="Arial" w:cs="Arial"/>
          <w:sz w:val="22"/>
          <w:szCs w:val="22"/>
        </w:rPr>
      </w:pPr>
      <w:r>
        <w:rPr>
          <w:rFonts w:ascii="Arial" w:hAnsi="Arial" w:cs="Arial"/>
          <w:noProof/>
          <w:sz w:val="22"/>
          <w:szCs w:val="22"/>
          <w:lang w:eastAsia="es-ES"/>
        </w:rPr>
        <w:drawing>
          <wp:anchor distT="0" distB="0" distL="114300" distR="114300" simplePos="0" relativeHeight="251709440" behindDoc="0" locked="0" layoutInCell="1" allowOverlap="1" wp14:anchorId="30A25BD1" wp14:editId="30A25BD2">
            <wp:simplePos x="0" y="0"/>
            <wp:positionH relativeFrom="column">
              <wp:posOffset>17145</wp:posOffset>
            </wp:positionH>
            <wp:positionV relativeFrom="paragraph">
              <wp:posOffset>-3810</wp:posOffset>
            </wp:positionV>
            <wp:extent cx="628650" cy="323850"/>
            <wp:effectExtent l="1905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628650" cy="323850"/>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avanzar a la siguiente lista re registros según la opción que está procesando en ese momento.</w:t>
      </w:r>
    </w:p>
    <w:p w14:paraId="30A258C0" w14:textId="77777777" w:rsidR="002914DC" w:rsidRDefault="002914DC">
      <w:pPr>
        <w:suppressAutoHyphens w:val="0"/>
        <w:rPr>
          <w:rFonts w:ascii="Arial" w:hAnsi="Arial" w:cs="Arial"/>
          <w:b/>
          <w:sz w:val="22"/>
          <w:szCs w:val="22"/>
        </w:rPr>
      </w:pPr>
    </w:p>
    <w:p w14:paraId="30A258C1" w14:textId="77777777" w:rsidR="002914DC" w:rsidRDefault="002914DC" w:rsidP="002914DC">
      <w:pPr>
        <w:suppressAutoHyphens w:val="0"/>
        <w:jc w:val="both"/>
        <w:rPr>
          <w:rFonts w:ascii="Arial" w:hAnsi="Arial" w:cs="Arial"/>
          <w:sz w:val="22"/>
          <w:szCs w:val="22"/>
        </w:rPr>
      </w:pPr>
      <w:r>
        <w:rPr>
          <w:rFonts w:ascii="Arial" w:hAnsi="Arial" w:cs="Arial"/>
          <w:b/>
          <w:noProof/>
          <w:sz w:val="22"/>
          <w:szCs w:val="22"/>
          <w:lang w:eastAsia="es-ES"/>
        </w:rPr>
        <w:drawing>
          <wp:anchor distT="0" distB="0" distL="114300" distR="114300" simplePos="0" relativeHeight="251712512" behindDoc="0" locked="0" layoutInCell="1" allowOverlap="1" wp14:anchorId="30A25BD3" wp14:editId="30A25BD4">
            <wp:simplePos x="0" y="0"/>
            <wp:positionH relativeFrom="column">
              <wp:posOffset>17145</wp:posOffset>
            </wp:positionH>
            <wp:positionV relativeFrom="paragraph">
              <wp:posOffset>-1270</wp:posOffset>
            </wp:positionV>
            <wp:extent cx="2647950" cy="428625"/>
            <wp:effectExtent l="19050" t="0" r="0" b="0"/>
            <wp:wrapSquare wrapText="bothSides"/>
            <wp:docPr id="4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2647950" cy="428625"/>
                    </a:xfrm>
                    <a:prstGeom prst="rect">
                      <a:avLst/>
                    </a:prstGeom>
                    <a:noFill/>
                    <a:ln w="9525">
                      <a:noFill/>
                      <a:miter lim="800000"/>
                      <a:headEnd/>
                      <a:tailEnd/>
                    </a:ln>
                  </pic:spPr>
                </pic:pic>
              </a:graphicData>
            </a:graphic>
          </wp:anchor>
        </w:drawing>
      </w:r>
      <w:r>
        <w:rPr>
          <w:rFonts w:ascii="Arial" w:hAnsi="Arial" w:cs="Arial"/>
          <w:sz w:val="22"/>
          <w:szCs w:val="22"/>
        </w:rPr>
        <w:t>Este icono le indica al usuario que puede grabar la información al sistema.</w:t>
      </w:r>
    </w:p>
    <w:p w14:paraId="30A258C2" w14:textId="77777777" w:rsidR="002914DC" w:rsidRDefault="002914DC" w:rsidP="002914DC">
      <w:pPr>
        <w:suppressAutoHyphens w:val="0"/>
        <w:jc w:val="both"/>
        <w:rPr>
          <w:rFonts w:ascii="Arial" w:hAnsi="Arial" w:cs="Arial"/>
          <w:sz w:val="22"/>
          <w:szCs w:val="22"/>
        </w:rPr>
      </w:pPr>
    </w:p>
    <w:p w14:paraId="30A258C3" w14:textId="77777777" w:rsidR="002914DC" w:rsidRDefault="002914DC" w:rsidP="002914DC">
      <w:pPr>
        <w:suppressAutoHyphens w:val="0"/>
        <w:jc w:val="both"/>
        <w:rPr>
          <w:rFonts w:ascii="Arial" w:hAnsi="Arial" w:cs="Arial"/>
          <w:sz w:val="22"/>
          <w:szCs w:val="22"/>
        </w:rPr>
      </w:pPr>
    </w:p>
    <w:p w14:paraId="30A258C4" w14:textId="77777777" w:rsidR="009C34D1" w:rsidRPr="002914DC" w:rsidRDefault="002914DC" w:rsidP="002914DC">
      <w:pPr>
        <w:suppressAutoHyphens w:val="0"/>
        <w:jc w:val="both"/>
        <w:rPr>
          <w:rFonts w:ascii="Arial" w:hAnsi="Arial" w:cs="Arial"/>
          <w:sz w:val="22"/>
          <w:szCs w:val="22"/>
        </w:rPr>
      </w:pPr>
      <w:r w:rsidRPr="002914DC">
        <w:rPr>
          <w:rFonts w:ascii="Arial" w:hAnsi="Arial" w:cs="Arial"/>
          <w:noProof/>
          <w:sz w:val="22"/>
          <w:szCs w:val="22"/>
          <w:lang w:eastAsia="es-ES"/>
        </w:rPr>
        <w:drawing>
          <wp:anchor distT="0" distB="0" distL="114300" distR="114300" simplePos="0" relativeHeight="251713536" behindDoc="0" locked="0" layoutInCell="1" allowOverlap="1" wp14:anchorId="30A25BD5" wp14:editId="30A25BD6">
            <wp:simplePos x="0" y="0"/>
            <wp:positionH relativeFrom="column">
              <wp:posOffset>17145</wp:posOffset>
            </wp:positionH>
            <wp:positionV relativeFrom="paragraph">
              <wp:posOffset>3810</wp:posOffset>
            </wp:positionV>
            <wp:extent cx="2686050" cy="447675"/>
            <wp:effectExtent l="19050" t="0" r="0" b="0"/>
            <wp:wrapSquare wrapText="bothSides"/>
            <wp:docPr id="46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2686050" cy="447675"/>
                    </a:xfrm>
                    <a:prstGeom prst="rect">
                      <a:avLst/>
                    </a:prstGeom>
                    <a:noFill/>
                    <a:ln w="9525">
                      <a:noFill/>
                      <a:miter lim="800000"/>
                      <a:headEnd/>
                      <a:tailEnd/>
                    </a:ln>
                  </pic:spPr>
                </pic:pic>
              </a:graphicData>
            </a:graphic>
          </wp:anchor>
        </w:drawing>
      </w:r>
      <w:r w:rsidRPr="002914DC">
        <w:rPr>
          <w:rFonts w:ascii="Arial" w:hAnsi="Arial" w:cs="Arial"/>
          <w:sz w:val="22"/>
          <w:szCs w:val="22"/>
        </w:rPr>
        <w:t>Este icono es para</w:t>
      </w:r>
      <w:r>
        <w:rPr>
          <w:rFonts w:ascii="Arial" w:hAnsi="Arial" w:cs="Arial"/>
          <w:sz w:val="22"/>
          <w:szCs w:val="22"/>
        </w:rPr>
        <w:t xml:space="preserve"> le indica al usuario que puede salir de la opción en la cual está en ese momento.</w:t>
      </w:r>
      <w:r w:rsidR="009C34D1" w:rsidRPr="002914DC">
        <w:rPr>
          <w:rFonts w:ascii="Arial" w:hAnsi="Arial" w:cs="Arial"/>
          <w:sz w:val="22"/>
          <w:szCs w:val="22"/>
        </w:rPr>
        <w:br w:type="page"/>
      </w:r>
    </w:p>
    <w:p w14:paraId="30A258C5" w14:textId="77777777" w:rsidR="009C34D1" w:rsidRDefault="009C34D1" w:rsidP="009C34D1">
      <w:pPr>
        <w:spacing w:line="360" w:lineRule="auto"/>
        <w:jc w:val="both"/>
        <w:rPr>
          <w:rFonts w:ascii="Arial" w:hAnsi="Arial" w:cs="Arial"/>
          <w:b/>
          <w:sz w:val="22"/>
          <w:u w:val="single"/>
        </w:rPr>
      </w:pPr>
      <w:r>
        <w:rPr>
          <w:rFonts w:ascii="Arial" w:hAnsi="Arial" w:cs="Arial"/>
          <w:b/>
          <w:sz w:val="22"/>
          <w:u w:val="single"/>
        </w:rPr>
        <w:lastRenderedPageBreak/>
        <w:t>Mensajes de interfaz del sistemas para los usuarios.</w:t>
      </w:r>
    </w:p>
    <w:p w14:paraId="30A258C6" w14:textId="77777777" w:rsidR="009C34D1" w:rsidRDefault="009C34D1" w:rsidP="009C34D1">
      <w:pPr>
        <w:spacing w:line="360" w:lineRule="auto"/>
        <w:jc w:val="both"/>
        <w:rPr>
          <w:rFonts w:ascii="Arial" w:hAnsi="Arial" w:cs="Arial"/>
          <w:sz w:val="22"/>
        </w:rPr>
      </w:pPr>
    </w:p>
    <w:p w14:paraId="30A258C7" w14:textId="77777777" w:rsidR="009C34D1" w:rsidRDefault="009C34D1" w:rsidP="009C34D1">
      <w:pPr>
        <w:spacing w:line="360" w:lineRule="auto"/>
        <w:jc w:val="both"/>
        <w:rPr>
          <w:rFonts w:ascii="Arial" w:hAnsi="Arial" w:cs="Arial"/>
          <w:sz w:val="22"/>
        </w:rPr>
      </w:pPr>
      <w:r>
        <w:rPr>
          <w:rFonts w:ascii="Arial" w:hAnsi="Arial" w:cs="Arial"/>
          <w:sz w:val="22"/>
        </w:rPr>
        <w:tab/>
        <w:t>El sistema de Formulación Presupuestaria (SIFORPRE); cuenta con una variedad de mensajes de advertencia en las operaciones con el usuarios</w:t>
      </w:r>
      <w:r w:rsidR="007142B6">
        <w:rPr>
          <w:rFonts w:ascii="Arial" w:hAnsi="Arial" w:cs="Arial"/>
          <w:sz w:val="22"/>
        </w:rPr>
        <w:t xml:space="preserve"> (Administradores/Operadores)</w:t>
      </w:r>
      <w:r>
        <w:rPr>
          <w:rFonts w:ascii="Arial" w:hAnsi="Arial" w:cs="Arial"/>
          <w:sz w:val="22"/>
        </w:rPr>
        <w:t xml:space="preserve">; en la cual este puede tomar acciones inmediata para la continuidad exitosa de sus procesos. </w:t>
      </w:r>
      <w:r w:rsidR="00CB286C">
        <w:rPr>
          <w:rFonts w:ascii="Arial" w:hAnsi="Arial" w:cs="Arial"/>
          <w:sz w:val="22"/>
        </w:rPr>
        <w:t xml:space="preserve">Como por ejemplo: Un dato en blanco, una longitud que no corresponda con las características de dato, una validación en la integridad de la información, etc. </w:t>
      </w:r>
      <w:r>
        <w:rPr>
          <w:rFonts w:ascii="Arial" w:hAnsi="Arial" w:cs="Arial"/>
          <w:sz w:val="22"/>
        </w:rPr>
        <w:t>Los mensajes que emite el sistema dependiendo en la opción que se encuentre el usuario son:</w:t>
      </w:r>
    </w:p>
    <w:p w14:paraId="30A258C8" w14:textId="77777777" w:rsidR="00CB286C" w:rsidRDefault="00CB286C" w:rsidP="009C34D1">
      <w:pPr>
        <w:spacing w:line="360" w:lineRule="auto"/>
        <w:jc w:val="both"/>
        <w:rPr>
          <w:rFonts w:ascii="Arial" w:hAnsi="Arial" w:cs="Arial"/>
          <w:sz w:val="22"/>
        </w:rPr>
      </w:pPr>
    </w:p>
    <w:p w14:paraId="30A258C9" w14:textId="77777777" w:rsidR="00CB286C" w:rsidRPr="007142B6" w:rsidRDefault="00CB286C" w:rsidP="00C80787">
      <w:pPr>
        <w:pStyle w:val="Prrafodelista"/>
        <w:numPr>
          <w:ilvl w:val="0"/>
          <w:numId w:val="33"/>
        </w:numPr>
        <w:spacing w:line="360" w:lineRule="auto"/>
        <w:jc w:val="both"/>
        <w:rPr>
          <w:rFonts w:ascii="Arial" w:hAnsi="Arial" w:cs="Arial"/>
          <w:sz w:val="22"/>
        </w:rPr>
      </w:pPr>
      <w:r w:rsidRPr="007142B6">
        <w:rPr>
          <w:rFonts w:ascii="Arial" w:hAnsi="Arial" w:cs="Arial"/>
          <w:sz w:val="22"/>
        </w:rPr>
        <w:t xml:space="preserve">Este tipo de mensaje </w:t>
      </w:r>
      <w:r w:rsidR="007142B6" w:rsidRPr="007142B6">
        <w:rPr>
          <w:rFonts w:ascii="Arial" w:hAnsi="Arial" w:cs="Arial"/>
          <w:sz w:val="22"/>
        </w:rPr>
        <w:t>le indica al usuario que el código y nombre de un registro es requerido y por lo tanto no puede ser ir en blanco o estar vacio.</w:t>
      </w:r>
    </w:p>
    <w:p w14:paraId="30A258CA" w14:textId="77777777" w:rsidR="00CB286C" w:rsidRDefault="00CB286C" w:rsidP="009C34D1">
      <w:pPr>
        <w:spacing w:line="360" w:lineRule="auto"/>
        <w:jc w:val="both"/>
        <w:rPr>
          <w:rFonts w:ascii="Arial" w:hAnsi="Arial" w:cs="Arial"/>
          <w:sz w:val="22"/>
        </w:rPr>
      </w:pPr>
      <w:r>
        <w:rPr>
          <w:rFonts w:ascii="Arial" w:hAnsi="Arial" w:cs="Arial"/>
          <w:noProof/>
          <w:sz w:val="22"/>
          <w:lang w:eastAsia="es-ES"/>
        </w:rPr>
        <w:drawing>
          <wp:inline distT="0" distB="0" distL="0" distR="0" wp14:anchorId="30A25BD7" wp14:editId="30A25BD8">
            <wp:extent cx="5295900" cy="89535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328763" cy="900906"/>
                    </a:xfrm>
                    <a:prstGeom prst="rect">
                      <a:avLst/>
                    </a:prstGeom>
                    <a:noFill/>
                    <a:ln w="9525">
                      <a:noFill/>
                      <a:miter lim="800000"/>
                      <a:headEnd/>
                      <a:tailEnd/>
                    </a:ln>
                  </pic:spPr>
                </pic:pic>
              </a:graphicData>
            </a:graphic>
          </wp:inline>
        </w:drawing>
      </w:r>
    </w:p>
    <w:p w14:paraId="30A258CB" w14:textId="77777777" w:rsidR="007142B6" w:rsidRDefault="007142B6" w:rsidP="007142B6">
      <w:pPr>
        <w:pStyle w:val="Prrafodelista"/>
        <w:spacing w:line="360" w:lineRule="auto"/>
        <w:ind w:left="720"/>
        <w:jc w:val="both"/>
        <w:rPr>
          <w:rFonts w:ascii="Arial" w:hAnsi="Arial" w:cs="Arial"/>
          <w:sz w:val="22"/>
        </w:rPr>
      </w:pPr>
    </w:p>
    <w:p w14:paraId="30A258CC" w14:textId="77777777" w:rsidR="009C34D1" w:rsidRDefault="007142B6" w:rsidP="00C80787">
      <w:pPr>
        <w:pStyle w:val="Prrafodelista"/>
        <w:numPr>
          <w:ilvl w:val="0"/>
          <w:numId w:val="33"/>
        </w:numPr>
        <w:spacing w:line="360" w:lineRule="auto"/>
        <w:jc w:val="both"/>
        <w:rPr>
          <w:rFonts w:ascii="Arial" w:hAnsi="Arial" w:cs="Arial"/>
          <w:sz w:val="22"/>
        </w:rPr>
      </w:pPr>
      <w:r>
        <w:rPr>
          <w:rFonts w:ascii="Arial" w:hAnsi="Arial" w:cs="Arial"/>
          <w:sz w:val="22"/>
        </w:rPr>
        <w:t>Este mensaje le indica a los usuarios que el código que intenta registrar ya fue asignado anteriormente.</w:t>
      </w:r>
    </w:p>
    <w:p w14:paraId="30A258CD" w14:textId="77777777" w:rsidR="007142B6" w:rsidRPr="007142B6" w:rsidRDefault="007142B6" w:rsidP="007142B6">
      <w:pPr>
        <w:spacing w:line="360" w:lineRule="auto"/>
        <w:jc w:val="both"/>
        <w:rPr>
          <w:rFonts w:ascii="Arial" w:hAnsi="Arial" w:cs="Arial"/>
          <w:sz w:val="22"/>
        </w:rPr>
      </w:pPr>
      <w:r>
        <w:rPr>
          <w:rFonts w:ascii="Arial" w:hAnsi="Arial" w:cs="Arial"/>
          <w:noProof/>
          <w:sz w:val="22"/>
          <w:lang w:eastAsia="es-ES"/>
        </w:rPr>
        <w:drawing>
          <wp:inline distT="0" distB="0" distL="0" distR="0" wp14:anchorId="30A25BD9" wp14:editId="30A25BDA">
            <wp:extent cx="5252085" cy="685427"/>
            <wp:effectExtent l="19050" t="0" r="571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252085" cy="685427"/>
                    </a:xfrm>
                    <a:prstGeom prst="rect">
                      <a:avLst/>
                    </a:prstGeom>
                    <a:noFill/>
                    <a:ln w="9525">
                      <a:noFill/>
                      <a:miter lim="800000"/>
                      <a:headEnd/>
                      <a:tailEnd/>
                    </a:ln>
                  </pic:spPr>
                </pic:pic>
              </a:graphicData>
            </a:graphic>
          </wp:inline>
        </w:drawing>
      </w:r>
    </w:p>
    <w:p w14:paraId="30A258CE" w14:textId="77777777" w:rsidR="007142B6" w:rsidRDefault="007142B6">
      <w:pPr>
        <w:suppressAutoHyphens w:val="0"/>
        <w:rPr>
          <w:rFonts w:ascii="Arial" w:hAnsi="Arial" w:cs="Arial"/>
          <w:b/>
          <w:sz w:val="22"/>
          <w:szCs w:val="22"/>
        </w:rPr>
      </w:pPr>
    </w:p>
    <w:p w14:paraId="30A258CF" w14:textId="77777777" w:rsidR="000508C4" w:rsidRPr="000508C4" w:rsidRDefault="000508C4" w:rsidP="00C80787">
      <w:pPr>
        <w:pStyle w:val="Prrafodelista"/>
        <w:numPr>
          <w:ilvl w:val="0"/>
          <w:numId w:val="33"/>
        </w:numPr>
        <w:suppressAutoHyphens w:val="0"/>
        <w:rPr>
          <w:rFonts w:ascii="Arial" w:hAnsi="Arial" w:cs="Arial"/>
          <w:b/>
          <w:sz w:val="22"/>
          <w:szCs w:val="22"/>
        </w:rPr>
      </w:pPr>
      <w:r>
        <w:rPr>
          <w:rFonts w:ascii="Arial" w:hAnsi="Arial" w:cs="Arial"/>
          <w:sz w:val="22"/>
          <w:szCs w:val="22"/>
        </w:rPr>
        <w:t>Este mensaje le indica a los usuarios del sistema que las longitudes de los datos que intenta ingresar no pueden exceder de ciertas cantidades de caracteres.</w:t>
      </w:r>
    </w:p>
    <w:p w14:paraId="30A258D0" w14:textId="77777777" w:rsidR="001E7942" w:rsidRDefault="000508C4"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14:anchorId="30A25BDB" wp14:editId="30A25BDC">
            <wp:extent cx="5252085" cy="916357"/>
            <wp:effectExtent l="19050" t="0" r="5715" b="0"/>
            <wp:docPr id="4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252085" cy="916357"/>
                    </a:xfrm>
                    <a:prstGeom prst="rect">
                      <a:avLst/>
                    </a:prstGeom>
                    <a:noFill/>
                    <a:ln w="9525">
                      <a:noFill/>
                      <a:miter lim="800000"/>
                      <a:headEnd/>
                      <a:tailEnd/>
                    </a:ln>
                  </pic:spPr>
                </pic:pic>
              </a:graphicData>
            </a:graphic>
          </wp:inline>
        </w:drawing>
      </w:r>
    </w:p>
    <w:p w14:paraId="30A258D1" w14:textId="77777777" w:rsidR="001E7942" w:rsidRDefault="001E7942">
      <w:pPr>
        <w:suppressAutoHyphens w:val="0"/>
        <w:rPr>
          <w:rFonts w:ascii="Arial" w:hAnsi="Arial" w:cs="Arial"/>
          <w:b/>
          <w:sz w:val="22"/>
          <w:szCs w:val="22"/>
        </w:rPr>
      </w:pPr>
      <w:r>
        <w:rPr>
          <w:rFonts w:ascii="Arial" w:hAnsi="Arial" w:cs="Arial"/>
          <w:b/>
          <w:sz w:val="22"/>
          <w:szCs w:val="22"/>
        </w:rPr>
        <w:br w:type="page"/>
      </w:r>
    </w:p>
    <w:p w14:paraId="30A258D2" w14:textId="77777777" w:rsidR="001E7942" w:rsidRPr="001E7942" w:rsidRDefault="001E7942" w:rsidP="00C80787">
      <w:pPr>
        <w:pStyle w:val="Prrafodelista"/>
        <w:numPr>
          <w:ilvl w:val="0"/>
          <w:numId w:val="33"/>
        </w:numPr>
        <w:suppressAutoHyphens w:val="0"/>
        <w:rPr>
          <w:rFonts w:ascii="Arial" w:hAnsi="Arial" w:cs="Arial"/>
          <w:sz w:val="22"/>
          <w:szCs w:val="22"/>
        </w:rPr>
      </w:pPr>
      <w:r w:rsidRPr="001E7942">
        <w:rPr>
          <w:rFonts w:ascii="Arial" w:hAnsi="Arial" w:cs="Arial"/>
          <w:sz w:val="22"/>
          <w:szCs w:val="22"/>
        </w:rPr>
        <w:lastRenderedPageBreak/>
        <w:t>Este</w:t>
      </w:r>
      <w:r>
        <w:rPr>
          <w:rFonts w:ascii="Arial" w:hAnsi="Arial" w:cs="Arial"/>
          <w:sz w:val="22"/>
          <w:szCs w:val="22"/>
        </w:rPr>
        <w:t xml:space="preserve"> mensaje le indica a los usuarios que el registro que </w:t>
      </w:r>
      <w:r w:rsidR="0001667C">
        <w:rPr>
          <w:rFonts w:ascii="Arial" w:hAnsi="Arial" w:cs="Arial"/>
          <w:sz w:val="22"/>
          <w:szCs w:val="22"/>
        </w:rPr>
        <w:t>está</w:t>
      </w:r>
      <w:r>
        <w:rPr>
          <w:rFonts w:ascii="Arial" w:hAnsi="Arial" w:cs="Arial"/>
          <w:sz w:val="22"/>
          <w:szCs w:val="22"/>
        </w:rPr>
        <w:t xml:space="preserve"> incorporando al sistema ha sigo registrado de manera exitoso.</w:t>
      </w:r>
    </w:p>
    <w:p w14:paraId="30A258D3" w14:textId="77777777" w:rsidR="00037F7A" w:rsidRDefault="001E7942" w:rsidP="000508C4">
      <w:pPr>
        <w:suppressAutoHyphens w:val="0"/>
        <w:rPr>
          <w:rFonts w:ascii="Arial" w:hAnsi="Arial" w:cs="Arial"/>
          <w:b/>
          <w:sz w:val="22"/>
          <w:szCs w:val="22"/>
        </w:rPr>
      </w:pPr>
      <w:r>
        <w:rPr>
          <w:rFonts w:ascii="Arial" w:hAnsi="Arial" w:cs="Arial"/>
          <w:b/>
          <w:noProof/>
          <w:sz w:val="22"/>
          <w:szCs w:val="22"/>
          <w:lang w:eastAsia="es-ES"/>
        </w:rPr>
        <w:drawing>
          <wp:inline distT="0" distB="0" distL="0" distR="0" wp14:anchorId="30A25BDD" wp14:editId="30A25BDE">
            <wp:extent cx="5252085" cy="523520"/>
            <wp:effectExtent l="19050" t="0" r="5715" b="0"/>
            <wp:docPr id="4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252085" cy="523520"/>
                    </a:xfrm>
                    <a:prstGeom prst="rect">
                      <a:avLst/>
                    </a:prstGeom>
                    <a:noFill/>
                    <a:ln w="9525">
                      <a:noFill/>
                      <a:miter lim="800000"/>
                      <a:headEnd/>
                      <a:tailEnd/>
                    </a:ln>
                  </pic:spPr>
                </pic:pic>
              </a:graphicData>
            </a:graphic>
          </wp:inline>
        </w:drawing>
      </w:r>
    </w:p>
    <w:p w14:paraId="30A258D4" w14:textId="77777777" w:rsidR="00037F7A" w:rsidRDefault="00037F7A" w:rsidP="000508C4">
      <w:pPr>
        <w:suppressAutoHyphens w:val="0"/>
        <w:rPr>
          <w:rFonts w:ascii="Arial" w:hAnsi="Arial" w:cs="Arial"/>
          <w:b/>
          <w:sz w:val="22"/>
          <w:szCs w:val="22"/>
        </w:rPr>
      </w:pPr>
    </w:p>
    <w:p w14:paraId="30A258D5" w14:textId="77777777" w:rsidR="00037F7A" w:rsidRPr="00570FF6" w:rsidRDefault="00037F7A" w:rsidP="00C80787">
      <w:pPr>
        <w:pStyle w:val="Prrafodelista"/>
        <w:numPr>
          <w:ilvl w:val="0"/>
          <w:numId w:val="33"/>
        </w:numPr>
        <w:suppressAutoHyphens w:val="0"/>
        <w:jc w:val="both"/>
        <w:rPr>
          <w:rFonts w:ascii="Arial" w:hAnsi="Arial" w:cs="Arial"/>
          <w:b/>
          <w:sz w:val="22"/>
          <w:szCs w:val="22"/>
        </w:rPr>
      </w:pPr>
      <w:r w:rsidRPr="00037F7A">
        <w:rPr>
          <w:rFonts w:ascii="Arial" w:hAnsi="Arial" w:cs="Arial"/>
          <w:sz w:val="22"/>
          <w:szCs w:val="22"/>
        </w:rPr>
        <w:t>Este mensaje le aparece a los usuarios cuando intenta eliminar un registro del sistema; esto con la finalidad que el usuario pueda verificar y confirmar la operación</w:t>
      </w:r>
      <w:r>
        <w:rPr>
          <w:rFonts w:ascii="Arial" w:hAnsi="Arial" w:cs="Arial"/>
          <w:sz w:val="22"/>
          <w:szCs w:val="22"/>
        </w:rPr>
        <w:t>.</w:t>
      </w:r>
    </w:p>
    <w:p w14:paraId="30A258D6" w14:textId="77777777" w:rsidR="00570FF6" w:rsidRDefault="00570FF6" w:rsidP="00570FF6">
      <w:pPr>
        <w:suppressAutoHyphens w:val="0"/>
        <w:ind w:left="360"/>
        <w:jc w:val="both"/>
        <w:rPr>
          <w:rFonts w:ascii="Arial" w:hAnsi="Arial" w:cs="Arial"/>
          <w:b/>
          <w:sz w:val="22"/>
          <w:szCs w:val="22"/>
        </w:rPr>
      </w:pPr>
      <w:r>
        <w:rPr>
          <w:rFonts w:ascii="Arial" w:hAnsi="Arial" w:cs="Arial"/>
          <w:b/>
          <w:noProof/>
          <w:sz w:val="22"/>
          <w:szCs w:val="22"/>
          <w:lang w:eastAsia="es-ES"/>
        </w:rPr>
        <w:drawing>
          <wp:inline distT="0" distB="0" distL="0" distR="0" wp14:anchorId="30A25BDF" wp14:editId="30A25BE0">
            <wp:extent cx="4791075" cy="2105025"/>
            <wp:effectExtent l="19050" t="0" r="9525" b="0"/>
            <wp:docPr id="4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4791075" cy="2105025"/>
                    </a:xfrm>
                    <a:prstGeom prst="rect">
                      <a:avLst/>
                    </a:prstGeom>
                    <a:noFill/>
                    <a:ln w="9525">
                      <a:noFill/>
                      <a:miter lim="800000"/>
                      <a:headEnd/>
                      <a:tailEnd/>
                    </a:ln>
                  </pic:spPr>
                </pic:pic>
              </a:graphicData>
            </a:graphic>
          </wp:inline>
        </w:drawing>
      </w:r>
    </w:p>
    <w:p w14:paraId="30A258D7" w14:textId="77777777" w:rsidR="00570FF6" w:rsidRDefault="00570FF6" w:rsidP="00570FF6">
      <w:pPr>
        <w:suppressAutoHyphens w:val="0"/>
        <w:ind w:left="360"/>
        <w:jc w:val="both"/>
        <w:rPr>
          <w:rFonts w:ascii="Arial" w:hAnsi="Arial" w:cs="Arial"/>
          <w:b/>
          <w:sz w:val="22"/>
          <w:szCs w:val="22"/>
        </w:rPr>
      </w:pPr>
    </w:p>
    <w:p w14:paraId="30A258D8" w14:textId="77777777" w:rsidR="00570FF6" w:rsidRPr="00570FF6" w:rsidRDefault="00570FF6" w:rsidP="00570FF6">
      <w:pPr>
        <w:suppressAutoHyphens w:val="0"/>
        <w:ind w:left="360"/>
        <w:jc w:val="both"/>
        <w:rPr>
          <w:rFonts w:ascii="Arial" w:hAnsi="Arial" w:cs="Arial"/>
          <w:b/>
          <w:sz w:val="22"/>
          <w:szCs w:val="22"/>
        </w:rPr>
      </w:pPr>
    </w:p>
    <w:p w14:paraId="30A258D9" w14:textId="77777777" w:rsidR="009C34D1" w:rsidRPr="00037F7A" w:rsidRDefault="009C34D1" w:rsidP="00037F7A">
      <w:pPr>
        <w:suppressAutoHyphens w:val="0"/>
        <w:jc w:val="both"/>
        <w:rPr>
          <w:rFonts w:ascii="Arial" w:hAnsi="Arial" w:cs="Arial"/>
          <w:b/>
          <w:sz w:val="22"/>
          <w:szCs w:val="22"/>
        </w:rPr>
      </w:pPr>
      <w:r w:rsidRPr="00037F7A">
        <w:rPr>
          <w:rFonts w:ascii="Arial" w:hAnsi="Arial" w:cs="Arial"/>
          <w:b/>
          <w:sz w:val="22"/>
          <w:szCs w:val="22"/>
        </w:rPr>
        <w:br w:type="page"/>
      </w:r>
    </w:p>
    <w:p w14:paraId="30A258DA" w14:textId="77777777" w:rsidR="008A509B" w:rsidRDefault="008A509B">
      <w:pPr>
        <w:suppressAutoHyphens w:val="0"/>
        <w:rPr>
          <w:rFonts w:ascii="Arial" w:hAnsi="Arial" w:cs="Arial"/>
          <w:b/>
          <w:sz w:val="22"/>
          <w:szCs w:val="22"/>
        </w:rPr>
      </w:pPr>
    </w:p>
    <w:p w14:paraId="30A258DB" w14:textId="77777777" w:rsidR="00596B0E" w:rsidRPr="00556436" w:rsidRDefault="00596B0E" w:rsidP="00FB7F8C">
      <w:pPr>
        <w:suppressAutoHyphens w:val="0"/>
        <w:spacing w:line="360" w:lineRule="auto"/>
        <w:jc w:val="both"/>
        <w:rPr>
          <w:rFonts w:ascii="Arial" w:hAnsi="Arial" w:cs="Arial"/>
          <w:b/>
          <w:sz w:val="22"/>
          <w:szCs w:val="22"/>
          <w:u w:val="single"/>
        </w:rPr>
      </w:pPr>
      <w:r w:rsidRPr="00556436">
        <w:rPr>
          <w:rFonts w:ascii="Arial" w:hAnsi="Arial" w:cs="Arial"/>
          <w:b/>
          <w:sz w:val="22"/>
          <w:szCs w:val="22"/>
          <w:u w:val="single"/>
        </w:rPr>
        <w:t>Definiciones</w:t>
      </w:r>
    </w:p>
    <w:p w14:paraId="30A258DC" w14:textId="77777777" w:rsidR="00596B0E" w:rsidRPr="00FB7F8C" w:rsidRDefault="00596B0E"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Datos Básicos</w:t>
      </w:r>
    </w:p>
    <w:p w14:paraId="30A258DD" w14:textId="77777777" w:rsidR="00596B0E" w:rsidRDefault="00596B0E">
      <w:pPr>
        <w:suppressAutoHyphens w:val="0"/>
        <w:rPr>
          <w:rFonts w:ascii="Arial" w:hAnsi="Arial" w:cs="Arial"/>
          <w:sz w:val="22"/>
          <w:szCs w:val="22"/>
        </w:rPr>
      </w:pPr>
    </w:p>
    <w:p w14:paraId="30A258DE" w14:textId="77777777" w:rsidR="00556436" w:rsidRDefault="00596B0E" w:rsidP="00596B0E">
      <w:pPr>
        <w:suppressAutoHyphens w:val="0"/>
        <w:jc w:val="both"/>
        <w:rPr>
          <w:rFonts w:ascii="Arial" w:hAnsi="Arial" w:cs="Arial"/>
          <w:sz w:val="22"/>
          <w:szCs w:val="22"/>
        </w:rPr>
      </w:pPr>
      <w:r w:rsidRPr="00190369">
        <w:rPr>
          <w:rFonts w:ascii="Arial" w:hAnsi="Arial" w:cs="Arial"/>
          <w:b/>
          <w:sz w:val="22"/>
          <w:szCs w:val="22"/>
        </w:rPr>
        <w:t>Empresa:</w:t>
      </w:r>
      <w:r>
        <w:rPr>
          <w:rFonts w:ascii="Arial" w:hAnsi="Arial" w:cs="Arial"/>
          <w:sz w:val="22"/>
          <w:szCs w:val="22"/>
        </w:rPr>
        <w:t xml:space="preserve"> Permite registrar los datos de las empresas a la cual se desea realizar la formulación presupuestaria.</w:t>
      </w:r>
      <w:r w:rsidR="00556436">
        <w:rPr>
          <w:rFonts w:ascii="Arial" w:hAnsi="Arial" w:cs="Arial"/>
          <w:sz w:val="22"/>
          <w:szCs w:val="22"/>
        </w:rPr>
        <w:t xml:space="preserve"> Al ingresar la opción se mostrara la siguiente vista:</w:t>
      </w:r>
    </w:p>
    <w:p w14:paraId="30A258DF" w14:textId="77777777" w:rsidR="00556436" w:rsidRDefault="00556436" w:rsidP="00596B0E">
      <w:pPr>
        <w:suppressAutoHyphens w:val="0"/>
        <w:jc w:val="both"/>
        <w:rPr>
          <w:rFonts w:ascii="Arial" w:hAnsi="Arial" w:cs="Arial"/>
          <w:sz w:val="22"/>
          <w:szCs w:val="22"/>
        </w:rPr>
      </w:pPr>
    </w:p>
    <w:p w14:paraId="30A258E0" w14:textId="77777777" w:rsidR="00556436" w:rsidRDefault="00556436"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BE1" wp14:editId="30A25BE2">
            <wp:extent cx="5252085" cy="1638743"/>
            <wp:effectExtent l="19050" t="0" r="571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srcRect/>
                    <a:stretch>
                      <a:fillRect/>
                    </a:stretch>
                  </pic:blipFill>
                  <pic:spPr bwMode="auto">
                    <a:xfrm>
                      <a:off x="0" y="0"/>
                      <a:ext cx="5252085" cy="1638743"/>
                    </a:xfrm>
                    <a:prstGeom prst="rect">
                      <a:avLst/>
                    </a:prstGeom>
                    <a:noFill/>
                    <a:ln w="9525">
                      <a:noFill/>
                      <a:miter lim="800000"/>
                      <a:headEnd/>
                      <a:tailEnd/>
                    </a:ln>
                  </pic:spPr>
                </pic:pic>
              </a:graphicData>
            </a:graphic>
          </wp:inline>
        </w:drawing>
      </w:r>
    </w:p>
    <w:p w14:paraId="30A258E1" w14:textId="77777777" w:rsidR="00556436" w:rsidRDefault="00556436" w:rsidP="00596B0E">
      <w:pPr>
        <w:suppressAutoHyphens w:val="0"/>
        <w:jc w:val="both"/>
        <w:rPr>
          <w:rFonts w:ascii="Arial" w:hAnsi="Arial" w:cs="Arial"/>
          <w:sz w:val="22"/>
          <w:szCs w:val="22"/>
        </w:rPr>
      </w:pPr>
    </w:p>
    <w:p w14:paraId="30A258E2" w14:textId="77777777" w:rsidR="003168E5" w:rsidRDefault="003168E5" w:rsidP="00596B0E">
      <w:pPr>
        <w:suppressAutoHyphens w:val="0"/>
        <w:jc w:val="both"/>
        <w:rPr>
          <w:rFonts w:ascii="Arial" w:hAnsi="Arial" w:cs="Arial"/>
          <w:sz w:val="22"/>
          <w:szCs w:val="22"/>
        </w:rPr>
      </w:pPr>
      <w:r>
        <w:rPr>
          <w:rFonts w:ascii="Arial" w:hAnsi="Arial" w:cs="Arial"/>
          <w:sz w:val="22"/>
          <w:szCs w:val="22"/>
        </w:rPr>
        <w:t xml:space="preserve">Si desea ingresar más empresa presione </w:t>
      </w:r>
      <w:r w:rsidR="0001667C">
        <w:rPr>
          <w:rFonts w:ascii="Arial" w:hAnsi="Arial" w:cs="Arial"/>
          <w:sz w:val="22"/>
          <w:szCs w:val="22"/>
        </w:rPr>
        <w:t>clic</w:t>
      </w:r>
      <w:r w:rsidR="00190369">
        <w:rPr>
          <w:rFonts w:ascii="Arial" w:hAnsi="Arial" w:cs="Arial"/>
          <w:sz w:val="22"/>
          <w:szCs w:val="22"/>
        </w:rPr>
        <w:t>k</w:t>
      </w:r>
      <w:r>
        <w:rPr>
          <w:rFonts w:ascii="Arial" w:hAnsi="Arial" w:cs="Arial"/>
          <w:sz w:val="22"/>
          <w:szCs w:val="22"/>
        </w:rPr>
        <w:t xml:space="preserve"> en el icono </w:t>
      </w:r>
      <w:r w:rsidR="003E5A58">
        <w:rPr>
          <w:rFonts w:ascii="Arial" w:hAnsi="Arial" w:cs="Arial"/>
          <w:sz w:val="22"/>
          <w:szCs w:val="22"/>
        </w:rPr>
        <w:t xml:space="preserve">de ingresar </w:t>
      </w:r>
      <w:r>
        <w:rPr>
          <w:rFonts w:ascii="Arial" w:hAnsi="Arial" w:cs="Arial"/>
          <w:sz w:val="22"/>
          <w:szCs w:val="22"/>
        </w:rPr>
        <w:t>con la cual se mostrará la siguiente vista:</w:t>
      </w:r>
    </w:p>
    <w:p w14:paraId="30A258E3" w14:textId="77777777" w:rsidR="000C7597" w:rsidRDefault="000C7597" w:rsidP="00596B0E">
      <w:pPr>
        <w:suppressAutoHyphens w:val="0"/>
        <w:jc w:val="both"/>
        <w:rPr>
          <w:rFonts w:ascii="Arial" w:hAnsi="Arial" w:cs="Arial"/>
          <w:sz w:val="22"/>
          <w:szCs w:val="22"/>
        </w:rPr>
      </w:pPr>
    </w:p>
    <w:p w14:paraId="30A258E4" w14:textId="77777777" w:rsidR="003168E5" w:rsidRDefault="000C7597" w:rsidP="00596B0E">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BE3" wp14:editId="30A25BE4">
            <wp:extent cx="5200650" cy="3733800"/>
            <wp:effectExtent l="19050" t="0" r="0" b="0"/>
            <wp:docPr id="4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200650" cy="3733800"/>
                    </a:xfrm>
                    <a:prstGeom prst="rect">
                      <a:avLst/>
                    </a:prstGeom>
                    <a:noFill/>
                    <a:ln w="9525">
                      <a:noFill/>
                      <a:miter lim="800000"/>
                      <a:headEnd/>
                      <a:tailEnd/>
                    </a:ln>
                  </pic:spPr>
                </pic:pic>
              </a:graphicData>
            </a:graphic>
          </wp:inline>
        </w:drawing>
      </w:r>
    </w:p>
    <w:p w14:paraId="30A258E5" w14:textId="77777777"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14:paraId="30A258E6" w14:textId="77777777" w:rsidR="00190369" w:rsidRDefault="00190369" w:rsidP="00190369">
      <w:pPr>
        <w:suppressAutoHyphens w:val="0"/>
        <w:rPr>
          <w:rFonts w:ascii="Arial" w:hAnsi="Arial" w:cs="Arial"/>
          <w:noProof/>
          <w:sz w:val="22"/>
          <w:szCs w:val="22"/>
          <w:lang w:eastAsia="es-ES"/>
        </w:rPr>
      </w:pPr>
    </w:p>
    <w:p w14:paraId="30A258E7" w14:textId="77777777" w:rsidR="0001667C"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Si desea modificar algún dato de la Empresa debe hacer click en el icono </w:t>
      </w:r>
      <w:r w:rsidR="003E5A58">
        <w:rPr>
          <w:rFonts w:ascii="Arial" w:hAnsi="Arial" w:cs="Arial"/>
          <w:noProof/>
          <w:sz w:val="22"/>
          <w:szCs w:val="22"/>
          <w:lang w:eastAsia="es-ES"/>
        </w:rPr>
        <w:t xml:space="preserve">de modificar </w:t>
      </w:r>
      <w:r>
        <w:rPr>
          <w:rFonts w:ascii="Arial" w:hAnsi="Arial" w:cs="Arial"/>
          <w:noProof/>
          <w:sz w:val="22"/>
          <w:szCs w:val="22"/>
          <w:lang w:eastAsia="es-ES"/>
        </w:rPr>
        <w:t>con la cual se mostrará la siguiente vista:</w:t>
      </w:r>
    </w:p>
    <w:p w14:paraId="30A258E8" w14:textId="77777777" w:rsidR="00190369" w:rsidRDefault="00190369" w:rsidP="00190369">
      <w:pPr>
        <w:suppressAutoHyphens w:val="0"/>
        <w:jc w:val="both"/>
        <w:rPr>
          <w:rFonts w:ascii="Arial" w:hAnsi="Arial" w:cs="Arial"/>
          <w:noProof/>
          <w:sz w:val="22"/>
          <w:szCs w:val="22"/>
          <w:lang w:eastAsia="es-ES"/>
        </w:rPr>
      </w:pPr>
    </w:p>
    <w:p w14:paraId="30A258E9" w14:textId="77777777"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14:anchorId="30A25BE5" wp14:editId="30A25BE6">
            <wp:extent cx="5252085" cy="3914423"/>
            <wp:effectExtent l="19050" t="0" r="5715" b="0"/>
            <wp:docPr id="47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252085" cy="3914423"/>
                    </a:xfrm>
                    <a:prstGeom prst="rect">
                      <a:avLst/>
                    </a:prstGeom>
                    <a:noFill/>
                    <a:ln w="9525">
                      <a:noFill/>
                      <a:miter lim="800000"/>
                      <a:headEnd/>
                      <a:tailEnd/>
                    </a:ln>
                  </pic:spPr>
                </pic:pic>
              </a:graphicData>
            </a:graphic>
          </wp:inline>
        </w:drawing>
      </w:r>
    </w:p>
    <w:p w14:paraId="30A258EA" w14:textId="77777777" w:rsidR="00190369" w:rsidRDefault="00190369" w:rsidP="00190369">
      <w:pPr>
        <w:suppressAutoHyphens w:val="0"/>
        <w:jc w:val="both"/>
        <w:rPr>
          <w:rFonts w:ascii="Arial" w:hAnsi="Arial" w:cs="Arial"/>
          <w:noProof/>
          <w:sz w:val="22"/>
          <w:szCs w:val="22"/>
          <w:lang w:eastAsia="es-ES"/>
        </w:rPr>
      </w:pPr>
    </w:p>
    <w:p w14:paraId="30A258EB" w14:textId="77777777" w:rsidR="00190369" w:rsidRDefault="00190369" w:rsidP="00190369">
      <w:pPr>
        <w:suppressAutoHyphens w:val="0"/>
        <w:jc w:val="both"/>
        <w:rPr>
          <w:rFonts w:ascii="Arial" w:hAnsi="Arial" w:cs="Arial"/>
          <w:noProof/>
          <w:sz w:val="22"/>
          <w:szCs w:val="22"/>
          <w:lang w:eastAsia="es-ES"/>
        </w:rPr>
      </w:pPr>
      <w:r>
        <w:rPr>
          <w:rFonts w:ascii="Arial" w:hAnsi="Arial" w:cs="Arial"/>
          <w:noProof/>
          <w:sz w:val="22"/>
          <w:szCs w:val="22"/>
          <w:lang w:eastAsia="es-ES"/>
        </w:rPr>
        <w:t>Mediante esta vista de Editar Empresa se puede modificar cualquier dato disponible en la misma. Una vez modificado los datos se procede a guardar la información.</w:t>
      </w:r>
    </w:p>
    <w:p w14:paraId="30A258EC" w14:textId="77777777" w:rsidR="008734B1" w:rsidRDefault="008734B1" w:rsidP="00596B0E">
      <w:pPr>
        <w:suppressAutoHyphens w:val="0"/>
        <w:jc w:val="both"/>
        <w:rPr>
          <w:rFonts w:ascii="Arial" w:hAnsi="Arial" w:cs="Arial"/>
          <w:noProof/>
          <w:sz w:val="22"/>
          <w:szCs w:val="22"/>
          <w:lang w:eastAsia="es-ES"/>
        </w:rPr>
      </w:pPr>
    </w:p>
    <w:p w14:paraId="30A258ED" w14:textId="77777777" w:rsidR="000C7597"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 empresa presione click en cualquiera de los datos de Listado de Empresas (Código, nombre, telefono, nro rif) y se mostrará la siguiente vista:</w:t>
      </w:r>
    </w:p>
    <w:p w14:paraId="30A258EE" w14:textId="77777777" w:rsidR="008734B1" w:rsidRDefault="008734B1">
      <w:pPr>
        <w:suppressAutoHyphens w:val="0"/>
        <w:rPr>
          <w:rFonts w:ascii="Arial" w:hAnsi="Arial" w:cs="Arial"/>
          <w:noProof/>
          <w:sz w:val="22"/>
          <w:szCs w:val="22"/>
          <w:lang w:eastAsia="es-ES"/>
        </w:rPr>
      </w:pPr>
    </w:p>
    <w:p w14:paraId="30A258EF" w14:textId="77777777" w:rsidR="008734B1" w:rsidRDefault="008734B1">
      <w:pPr>
        <w:suppressAutoHyphens w:val="0"/>
        <w:rPr>
          <w:rFonts w:ascii="Arial" w:hAnsi="Arial" w:cs="Arial"/>
          <w:noProof/>
          <w:sz w:val="22"/>
          <w:szCs w:val="22"/>
          <w:lang w:eastAsia="es-ES"/>
        </w:rPr>
      </w:pPr>
    </w:p>
    <w:p w14:paraId="30A258F0" w14:textId="77777777" w:rsidR="008734B1" w:rsidRDefault="008734B1">
      <w:pPr>
        <w:suppressAutoHyphens w:val="0"/>
        <w:rPr>
          <w:rFonts w:ascii="Arial" w:hAnsi="Arial" w:cs="Arial"/>
          <w:noProof/>
          <w:sz w:val="22"/>
          <w:szCs w:val="22"/>
          <w:lang w:eastAsia="es-ES"/>
        </w:rPr>
      </w:pPr>
    </w:p>
    <w:p w14:paraId="30A258F1" w14:textId="77777777" w:rsidR="008734B1" w:rsidRDefault="008734B1">
      <w:pPr>
        <w:suppressAutoHyphens w:val="0"/>
        <w:rPr>
          <w:rFonts w:ascii="Arial" w:hAnsi="Arial" w:cs="Arial"/>
          <w:noProof/>
          <w:sz w:val="22"/>
          <w:szCs w:val="22"/>
          <w:lang w:eastAsia="es-ES"/>
        </w:rPr>
      </w:pPr>
    </w:p>
    <w:p w14:paraId="30A258F2" w14:textId="77777777" w:rsidR="008734B1" w:rsidRDefault="008734B1">
      <w:pPr>
        <w:suppressAutoHyphens w:val="0"/>
        <w:rPr>
          <w:rFonts w:ascii="Arial" w:hAnsi="Arial" w:cs="Arial"/>
          <w:noProof/>
          <w:sz w:val="22"/>
          <w:szCs w:val="22"/>
          <w:lang w:eastAsia="es-ES"/>
        </w:rPr>
      </w:pPr>
    </w:p>
    <w:p w14:paraId="30A258F3" w14:textId="77777777" w:rsidR="008734B1" w:rsidRDefault="008734B1">
      <w:pPr>
        <w:suppressAutoHyphens w:val="0"/>
        <w:rPr>
          <w:rFonts w:ascii="Arial" w:hAnsi="Arial" w:cs="Arial"/>
          <w:noProof/>
          <w:sz w:val="22"/>
          <w:szCs w:val="22"/>
          <w:lang w:eastAsia="es-ES"/>
        </w:rPr>
      </w:pPr>
    </w:p>
    <w:p w14:paraId="30A258F4" w14:textId="77777777" w:rsidR="008734B1" w:rsidRDefault="008734B1">
      <w:pPr>
        <w:suppressAutoHyphens w:val="0"/>
        <w:rPr>
          <w:rFonts w:ascii="Arial" w:hAnsi="Arial" w:cs="Arial"/>
          <w:noProof/>
          <w:sz w:val="22"/>
          <w:szCs w:val="22"/>
          <w:lang w:eastAsia="es-ES"/>
        </w:rPr>
      </w:pPr>
    </w:p>
    <w:p w14:paraId="30A258F5" w14:textId="77777777" w:rsidR="008734B1" w:rsidRDefault="008734B1">
      <w:pPr>
        <w:suppressAutoHyphens w:val="0"/>
        <w:rPr>
          <w:rFonts w:ascii="Arial" w:hAnsi="Arial" w:cs="Arial"/>
          <w:noProof/>
          <w:sz w:val="22"/>
          <w:szCs w:val="22"/>
          <w:lang w:eastAsia="es-ES"/>
        </w:rPr>
      </w:pPr>
    </w:p>
    <w:p w14:paraId="30A258F6" w14:textId="77777777" w:rsidR="008734B1" w:rsidRDefault="008734B1">
      <w:pPr>
        <w:suppressAutoHyphens w:val="0"/>
        <w:rPr>
          <w:rFonts w:ascii="Arial" w:hAnsi="Arial" w:cs="Arial"/>
          <w:noProof/>
          <w:sz w:val="22"/>
          <w:szCs w:val="22"/>
          <w:lang w:eastAsia="es-ES"/>
        </w:rPr>
      </w:pPr>
    </w:p>
    <w:p w14:paraId="30A258F7" w14:textId="77777777" w:rsidR="008734B1" w:rsidRDefault="008734B1">
      <w:pPr>
        <w:suppressAutoHyphens w:val="0"/>
        <w:rPr>
          <w:rFonts w:ascii="Arial" w:hAnsi="Arial" w:cs="Arial"/>
          <w:noProof/>
          <w:sz w:val="22"/>
          <w:szCs w:val="22"/>
          <w:lang w:eastAsia="es-ES"/>
        </w:rPr>
      </w:pPr>
    </w:p>
    <w:p w14:paraId="30A258F8" w14:textId="77777777" w:rsidR="008734B1" w:rsidRDefault="008734B1" w:rsidP="00596B0E">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14:anchorId="30A25BE7" wp14:editId="30A25BE8">
            <wp:extent cx="5252085" cy="3149845"/>
            <wp:effectExtent l="19050" t="0" r="5715" b="0"/>
            <wp:docPr id="4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5252085" cy="3149845"/>
                    </a:xfrm>
                    <a:prstGeom prst="rect">
                      <a:avLst/>
                    </a:prstGeom>
                    <a:noFill/>
                    <a:ln w="9525">
                      <a:noFill/>
                      <a:miter lim="800000"/>
                      <a:headEnd/>
                      <a:tailEnd/>
                    </a:ln>
                  </pic:spPr>
                </pic:pic>
              </a:graphicData>
            </a:graphic>
          </wp:inline>
        </w:drawing>
      </w:r>
    </w:p>
    <w:p w14:paraId="30A258F9" w14:textId="77777777" w:rsidR="008734B1" w:rsidRDefault="008734B1" w:rsidP="00596B0E">
      <w:pPr>
        <w:suppressAutoHyphens w:val="0"/>
        <w:jc w:val="both"/>
        <w:rPr>
          <w:rFonts w:ascii="Arial" w:hAnsi="Arial" w:cs="Arial"/>
          <w:sz w:val="22"/>
          <w:szCs w:val="22"/>
        </w:rPr>
      </w:pPr>
    </w:p>
    <w:p w14:paraId="30A258FA" w14:textId="77777777" w:rsidR="008734B1" w:rsidRDefault="008734B1" w:rsidP="00596B0E">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 la empresa solicitada. Para salir debe hacer click en el icono Salir.</w:t>
      </w:r>
    </w:p>
    <w:p w14:paraId="30A258FB" w14:textId="77777777" w:rsidR="008734B1" w:rsidRDefault="008734B1" w:rsidP="00596B0E">
      <w:pPr>
        <w:suppressAutoHyphens w:val="0"/>
        <w:jc w:val="both"/>
        <w:rPr>
          <w:rFonts w:ascii="Arial" w:hAnsi="Arial" w:cs="Arial"/>
          <w:sz w:val="22"/>
          <w:szCs w:val="22"/>
        </w:rPr>
      </w:pPr>
    </w:p>
    <w:p w14:paraId="30A258FC" w14:textId="77777777" w:rsidR="00596B0E" w:rsidRDefault="00190369" w:rsidP="00596B0E">
      <w:pPr>
        <w:suppressAutoHyphens w:val="0"/>
        <w:jc w:val="both"/>
        <w:rPr>
          <w:rFonts w:ascii="Arial" w:hAnsi="Arial" w:cs="Arial"/>
          <w:sz w:val="22"/>
          <w:szCs w:val="22"/>
        </w:rPr>
      </w:pPr>
      <w:r>
        <w:rPr>
          <w:rFonts w:ascii="Arial" w:hAnsi="Arial" w:cs="Arial"/>
          <w:sz w:val="22"/>
          <w:szCs w:val="22"/>
        </w:rPr>
        <w:t>Para eliminar una empresa haga click en el icono</w:t>
      </w:r>
      <w:r w:rsidR="008734B1">
        <w:rPr>
          <w:rFonts w:ascii="Arial" w:hAnsi="Arial" w:cs="Arial"/>
          <w:sz w:val="22"/>
          <w:szCs w:val="22"/>
        </w:rPr>
        <w:t xml:space="preserve"> de eliminar </w:t>
      </w:r>
      <w:r w:rsidR="000A67E5">
        <w:rPr>
          <w:rFonts w:ascii="Arial" w:hAnsi="Arial" w:cs="Arial"/>
          <w:sz w:val="22"/>
          <w:szCs w:val="22"/>
        </w:rPr>
        <w:t xml:space="preserve">en el Listado de Empresas </w:t>
      </w:r>
      <w:r w:rsidR="00C330CF">
        <w:rPr>
          <w:rFonts w:ascii="Arial" w:hAnsi="Arial" w:cs="Arial"/>
          <w:sz w:val="22"/>
          <w:szCs w:val="22"/>
        </w:rPr>
        <w:t>y se mostrarán mensajes en las cuales debe confirmar según sea el caso.</w:t>
      </w:r>
      <w:r>
        <w:rPr>
          <w:rFonts w:ascii="Arial" w:hAnsi="Arial" w:cs="Arial"/>
          <w:sz w:val="22"/>
          <w:szCs w:val="22"/>
        </w:rPr>
        <w:t xml:space="preserve"> </w:t>
      </w:r>
    </w:p>
    <w:p w14:paraId="30A258FD" w14:textId="77777777" w:rsidR="003168E5" w:rsidRDefault="003168E5">
      <w:pPr>
        <w:suppressAutoHyphens w:val="0"/>
        <w:rPr>
          <w:rFonts w:ascii="Arial" w:hAnsi="Arial" w:cs="Arial"/>
          <w:sz w:val="22"/>
          <w:szCs w:val="22"/>
        </w:rPr>
      </w:pPr>
    </w:p>
    <w:p w14:paraId="30A258FE" w14:textId="77777777" w:rsidR="00A13547" w:rsidRDefault="00A13547">
      <w:pPr>
        <w:suppressAutoHyphens w:val="0"/>
        <w:rPr>
          <w:rFonts w:ascii="Arial" w:hAnsi="Arial" w:cs="Arial"/>
          <w:sz w:val="22"/>
          <w:szCs w:val="22"/>
        </w:rPr>
      </w:pPr>
    </w:p>
    <w:p w14:paraId="30A258FF" w14:textId="77777777" w:rsidR="00A13547" w:rsidRDefault="00A13547">
      <w:pPr>
        <w:suppressAutoHyphens w:val="0"/>
        <w:rPr>
          <w:rFonts w:ascii="Arial" w:hAnsi="Arial" w:cs="Arial"/>
          <w:sz w:val="22"/>
          <w:szCs w:val="22"/>
        </w:rPr>
      </w:pPr>
    </w:p>
    <w:p w14:paraId="30A25900" w14:textId="77777777" w:rsidR="00A13547" w:rsidRDefault="00A13547">
      <w:pPr>
        <w:suppressAutoHyphens w:val="0"/>
        <w:rPr>
          <w:rFonts w:ascii="Arial" w:hAnsi="Arial" w:cs="Arial"/>
          <w:sz w:val="22"/>
          <w:szCs w:val="22"/>
        </w:rPr>
      </w:pPr>
    </w:p>
    <w:p w14:paraId="30A25901" w14:textId="77777777" w:rsidR="00A13547" w:rsidRDefault="00A13547">
      <w:pPr>
        <w:suppressAutoHyphens w:val="0"/>
        <w:rPr>
          <w:rFonts w:ascii="Arial" w:hAnsi="Arial" w:cs="Arial"/>
          <w:sz w:val="22"/>
          <w:szCs w:val="22"/>
        </w:rPr>
      </w:pPr>
    </w:p>
    <w:p w14:paraId="30A25902" w14:textId="77777777" w:rsidR="00A13547" w:rsidRDefault="00A13547">
      <w:pPr>
        <w:suppressAutoHyphens w:val="0"/>
        <w:rPr>
          <w:rFonts w:ascii="Arial" w:hAnsi="Arial" w:cs="Arial"/>
          <w:sz w:val="22"/>
          <w:szCs w:val="22"/>
        </w:rPr>
      </w:pPr>
    </w:p>
    <w:p w14:paraId="30A25903" w14:textId="77777777" w:rsidR="00A13547" w:rsidRDefault="00A13547">
      <w:pPr>
        <w:suppressAutoHyphens w:val="0"/>
        <w:rPr>
          <w:rFonts w:ascii="Arial" w:hAnsi="Arial" w:cs="Arial"/>
          <w:sz w:val="22"/>
          <w:szCs w:val="22"/>
        </w:rPr>
      </w:pPr>
    </w:p>
    <w:p w14:paraId="30A25904" w14:textId="77777777" w:rsidR="00A13547" w:rsidRDefault="00A13547">
      <w:pPr>
        <w:suppressAutoHyphens w:val="0"/>
        <w:rPr>
          <w:rFonts w:ascii="Arial" w:hAnsi="Arial" w:cs="Arial"/>
          <w:sz w:val="22"/>
          <w:szCs w:val="22"/>
        </w:rPr>
      </w:pPr>
    </w:p>
    <w:p w14:paraId="30A25905" w14:textId="77777777" w:rsidR="00A13547" w:rsidRDefault="00A13547">
      <w:pPr>
        <w:suppressAutoHyphens w:val="0"/>
        <w:rPr>
          <w:rFonts w:ascii="Arial" w:hAnsi="Arial" w:cs="Arial"/>
          <w:sz w:val="22"/>
          <w:szCs w:val="22"/>
        </w:rPr>
      </w:pPr>
    </w:p>
    <w:p w14:paraId="30A25906" w14:textId="77777777" w:rsidR="003E5A58" w:rsidRDefault="003E5A58">
      <w:pPr>
        <w:suppressAutoHyphens w:val="0"/>
        <w:rPr>
          <w:rFonts w:ascii="Arial" w:hAnsi="Arial" w:cs="Arial"/>
          <w:b/>
          <w:sz w:val="22"/>
          <w:szCs w:val="22"/>
        </w:rPr>
      </w:pPr>
      <w:r>
        <w:rPr>
          <w:rFonts w:ascii="Arial" w:hAnsi="Arial" w:cs="Arial"/>
          <w:b/>
          <w:sz w:val="22"/>
          <w:szCs w:val="22"/>
        </w:rPr>
        <w:br w:type="page"/>
      </w:r>
    </w:p>
    <w:p w14:paraId="30A25907" w14:textId="77777777" w:rsidR="00A13547" w:rsidRDefault="007E3564" w:rsidP="007E3564">
      <w:pPr>
        <w:suppressAutoHyphens w:val="0"/>
        <w:jc w:val="both"/>
        <w:rPr>
          <w:rFonts w:ascii="Arial" w:hAnsi="Arial" w:cs="Arial"/>
          <w:sz w:val="22"/>
          <w:szCs w:val="22"/>
        </w:rPr>
      </w:pPr>
      <w:r w:rsidRPr="007E3564">
        <w:rPr>
          <w:rFonts w:ascii="Arial" w:hAnsi="Arial" w:cs="Arial"/>
          <w:b/>
          <w:sz w:val="22"/>
          <w:szCs w:val="22"/>
        </w:rPr>
        <w:lastRenderedPageBreak/>
        <w:t>Plan de Cuentas:</w:t>
      </w:r>
      <w:r>
        <w:rPr>
          <w:rFonts w:ascii="Arial" w:hAnsi="Arial" w:cs="Arial"/>
          <w:sz w:val="22"/>
          <w:szCs w:val="22"/>
        </w:rPr>
        <w:t xml:space="preserve"> Permite registrar los datos del Plan Unico de Cuenta establecido por la ONAPRE; al ingresar la opción se mostrará la siguiente vista:</w:t>
      </w:r>
    </w:p>
    <w:p w14:paraId="30A25908" w14:textId="77777777" w:rsidR="007E3564" w:rsidRDefault="007E3564" w:rsidP="007E3564">
      <w:pPr>
        <w:suppressAutoHyphens w:val="0"/>
        <w:jc w:val="both"/>
        <w:rPr>
          <w:rFonts w:ascii="Arial" w:hAnsi="Arial" w:cs="Arial"/>
          <w:sz w:val="22"/>
          <w:szCs w:val="22"/>
        </w:rPr>
      </w:pPr>
    </w:p>
    <w:p w14:paraId="30A25909" w14:textId="77777777" w:rsidR="007E3564" w:rsidRPr="007E3564" w:rsidRDefault="004E5677" w:rsidP="007E356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BE9" wp14:editId="30A25BEA">
            <wp:extent cx="5252085" cy="3416179"/>
            <wp:effectExtent l="1905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srcRect/>
                    <a:stretch>
                      <a:fillRect/>
                    </a:stretch>
                  </pic:blipFill>
                  <pic:spPr bwMode="auto">
                    <a:xfrm>
                      <a:off x="0" y="0"/>
                      <a:ext cx="5252085" cy="3416179"/>
                    </a:xfrm>
                    <a:prstGeom prst="rect">
                      <a:avLst/>
                    </a:prstGeom>
                    <a:noFill/>
                    <a:ln w="9525">
                      <a:noFill/>
                      <a:miter lim="800000"/>
                      <a:headEnd/>
                      <a:tailEnd/>
                    </a:ln>
                  </pic:spPr>
                </pic:pic>
              </a:graphicData>
            </a:graphic>
          </wp:inline>
        </w:drawing>
      </w:r>
    </w:p>
    <w:p w14:paraId="30A2590A" w14:textId="77777777" w:rsidR="00A13547" w:rsidRDefault="00A13547">
      <w:pPr>
        <w:suppressAutoHyphens w:val="0"/>
        <w:rPr>
          <w:rFonts w:ascii="Arial" w:hAnsi="Arial" w:cs="Arial"/>
          <w:sz w:val="22"/>
          <w:szCs w:val="22"/>
        </w:rPr>
      </w:pPr>
    </w:p>
    <w:p w14:paraId="30A2590B" w14:textId="77777777" w:rsidR="00A13547" w:rsidRDefault="008734B1" w:rsidP="008734B1">
      <w:pPr>
        <w:suppressAutoHyphens w:val="0"/>
        <w:jc w:val="both"/>
        <w:rPr>
          <w:rFonts w:ascii="Arial" w:hAnsi="Arial" w:cs="Arial"/>
          <w:sz w:val="22"/>
          <w:szCs w:val="22"/>
        </w:rPr>
      </w:pPr>
      <w:r>
        <w:rPr>
          <w:rFonts w:ascii="Arial" w:hAnsi="Arial" w:cs="Arial"/>
          <w:sz w:val="22"/>
          <w:szCs w:val="22"/>
        </w:rPr>
        <w:t>Si desea ingresar nuevos registro</w:t>
      </w:r>
      <w:r w:rsidR="0026697F">
        <w:rPr>
          <w:rFonts w:ascii="Arial" w:hAnsi="Arial" w:cs="Arial"/>
          <w:sz w:val="22"/>
          <w:szCs w:val="22"/>
        </w:rPr>
        <w:t>s</w:t>
      </w:r>
      <w:r>
        <w:rPr>
          <w:rFonts w:ascii="Arial" w:hAnsi="Arial" w:cs="Arial"/>
          <w:sz w:val="22"/>
          <w:szCs w:val="22"/>
        </w:rPr>
        <w:t xml:space="preserve"> presione click en el icono de ingresar y se mostrará la siguiente vista:</w:t>
      </w:r>
    </w:p>
    <w:p w14:paraId="30A2590C" w14:textId="77777777" w:rsidR="008734B1" w:rsidRDefault="008734B1">
      <w:pPr>
        <w:suppressAutoHyphens w:val="0"/>
        <w:rPr>
          <w:rFonts w:ascii="Arial" w:hAnsi="Arial" w:cs="Arial"/>
          <w:sz w:val="22"/>
          <w:szCs w:val="22"/>
        </w:rPr>
      </w:pPr>
    </w:p>
    <w:p w14:paraId="30A2590D" w14:textId="77777777" w:rsidR="008734B1" w:rsidRDefault="008734B1">
      <w:pPr>
        <w:suppressAutoHyphens w:val="0"/>
        <w:rPr>
          <w:rFonts w:ascii="Arial" w:hAnsi="Arial" w:cs="Arial"/>
          <w:sz w:val="22"/>
          <w:szCs w:val="22"/>
        </w:rPr>
      </w:pPr>
      <w:r>
        <w:rPr>
          <w:rFonts w:ascii="Arial" w:hAnsi="Arial" w:cs="Arial"/>
          <w:noProof/>
          <w:sz w:val="22"/>
          <w:szCs w:val="22"/>
          <w:lang w:eastAsia="es-ES"/>
        </w:rPr>
        <w:drawing>
          <wp:inline distT="0" distB="0" distL="0" distR="0" wp14:anchorId="30A25BEB" wp14:editId="30A25BEC">
            <wp:extent cx="5252085" cy="1927176"/>
            <wp:effectExtent l="19050" t="0" r="5715" b="0"/>
            <wp:docPr id="47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252085" cy="1927176"/>
                    </a:xfrm>
                    <a:prstGeom prst="rect">
                      <a:avLst/>
                    </a:prstGeom>
                    <a:noFill/>
                    <a:ln w="9525">
                      <a:noFill/>
                      <a:miter lim="800000"/>
                      <a:headEnd/>
                      <a:tailEnd/>
                    </a:ln>
                  </pic:spPr>
                </pic:pic>
              </a:graphicData>
            </a:graphic>
          </wp:inline>
        </w:drawing>
      </w:r>
    </w:p>
    <w:p w14:paraId="30A2590E" w14:textId="77777777" w:rsidR="008734B1" w:rsidRDefault="008734B1">
      <w:pPr>
        <w:suppressAutoHyphens w:val="0"/>
        <w:rPr>
          <w:rFonts w:ascii="Arial" w:hAnsi="Arial" w:cs="Arial"/>
          <w:sz w:val="22"/>
          <w:szCs w:val="22"/>
        </w:rPr>
      </w:pPr>
    </w:p>
    <w:p w14:paraId="30A2590F" w14:textId="77777777"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Debe ingresar los datos solicitados y precionar el icono de Guardar; con la cual se procederá a registrar la información. Si no se desea realizar mas operaciones de est</w:t>
      </w:r>
      <w:r w:rsidR="00654A7B">
        <w:rPr>
          <w:rFonts w:ascii="Arial" w:hAnsi="Arial" w:cs="Arial"/>
          <w:noProof/>
          <w:sz w:val="22"/>
          <w:szCs w:val="22"/>
          <w:lang w:eastAsia="es-ES"/>
        </w:rPr>
        <w:t>e t</w:t>
      </w:r>
      <w:r>
        <w:rPr>
          <w:rFonts w:ascii="Arial" w:hAnsi="Arial" w:cs="Arial"/>
          <w:noProof/>
          <w:sz w:val="22"/>
          <w:szCs w:val="22"/>
          <w:lang w:eastAsia="es-ES"/>
        </w:rPr>
        <w:t>ipo presione click en el icono Salir.</w:t>
      </w:r>
    </w:p>
    <w:p w14:paraId="30A25910" w14:textId="77777777" w:rsidR="00A13547" w:rsidRDefault="00A13547">
      <w:pPr>
        <w:suppressAutoHyphens w:val="0"/>
        <w:rPr>
          <w:rFonts w:ascii="Arial" w:hAnsi="Arial" w:cs="Arial"/>
          <w:sz w:val="22"/>
          <w:szCs w:val="22"/>
        </w:rPr>
      </w:pPr>
    </w:p>
    <w:p w14:paraId="30A25911" w14:textId="77777777"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Si desea modificar algún dato del Plan de Cuenta debe hacer click en el icono de modificar con la cual se mostrará la siguiente vista:</w:t>
      </w:r>
    </w:p>
    <w:p w14:paraId="30A25912" w14:textId="77777777" w:rsidR="004E5677" w:rsidRDefault="004E5677">
      <w:pPr>
        <w:suppressAutoHyphens w:val="0"/>
        <w:rPr>
          <w:rFonts w:ascii="Arial" w:hAnsi="Arial" w:cs="Arial"/>
          <w:sz w:val="22"/>
          <w:szCs w:val="22"/>
        </w:rPr>
      </w:pPr>
    </w:p>
    <w:p w14:paraId="30A25913" w14:textId="77777777"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14:anchorId="30A25BED" wp14:editId="30A25BEE">
            <wp:extent cx="5252085" cy="1981531"/>
            <wp:effectExtent l="19050" t="0" r="571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5252085" cy="1981531"/>
                    </a:xfrm>
                    <a:prstGeom prst="rect">
                      <a:avLst/>
                    </a:prstGeom>
                    <a:noFill/>
                    <a:ln w="9525">
                      <a:noFill/>
                      <a:miter lim="800000"/>
                      <a:headEnd/>
                      <a:tailEnd/>
                    </a:ln>
                  </pic:spPr>
                </pic:pic>
              </a:graphicData>
            </a:graphic>
          </wp:inline>
        </w:drawing>
      </w:r>
    </w:p>
    <w:p w14:paraId="30A25914" w14:textId="77777777" w:rsidR="00A13547" w:rsidRDefault="00A13547">
      <w:pPr>
        <w:suppressAutoHyphens w:val="0"/>
        <w:rPr>
          <w:rFonts w:ascii="Arial" w:hAnsi="Arial" w:cs="Arial"/>
          <w:sz w:val="22"/>
          <w:szCs w:val="22"/>
        </w:rPr>
      </w:pPr>
    </w:p>
    <w:p w14:paraId="30A25915" w14:textId="77777777"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Se puede observar que aquí solamente se puede modificar el nombre de la cuenta; proceda a modificarla y presione click en el icono Guardar.</w:t>
      </w:r>
    </w:p>
    <w:p w14:paraId="30A25916" w14:textId="77777777" w:rsidR="004E5677" w:rsidRDefault="004E5677" w:rsidP="004E5677">
      <w:pPr>
        <w:suppressAutoHyphens w:val="0"/>
        <w:jc w:val="both"/>
        <w:rPr>
          <w:rFonts w:ascii="Arial" w:hAnsi="Arial" w:cs="Arial"/>
          <w:noProof/>
          <w:sz w:val="22"/>
          <w:szCs w:val="22"/>
          <w:lang w:eastAsia="es-ES"/>
        </w:rPr>
      </w:pPr>
    </w:p>
    <w:p w14:paraId="30A25917" w14:textId="77777777" w:rsidR="004E5677" w:rsidRDefault="004E5677" w:rsidP="004E5677">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Plan de Cuenta presione click en cualquiera de los datos de Listado Plan de Cuentas (Código, nombre,) y se mostrará la siguiente vista:</w:t>
      </w:r>
    </w:p>
    <w:p w14:paraId="30A25918" w14:textId="77777777" w:rsidR="004E5677" w:rsidRDefault="004E5677" w:rsidP="004E5677">
      <w:pPr>
        <w:suppressAutoHyphens w:val="0"/>
        <w:jc w:val="both"/>
        <w:rPr>
          <w:rFonts w:ascii="Arial" w:hAnsi="Arial" w:cs="Arial"/>
          <w:noProof/>
          <w:sz w:val="22"/>
          <w:szCs w:val="22"/>
          <w:lang w:eastAsia="es-ES"/>
        </w:rPr>
      </w:pPr>
    </w:p>
    <w:p w14:paraId="30A25919" w14:textId="77777777" w:rsidR="00A13547" w:rsidRDefault="00F23199">
      <w:pPr>
        <w:suppressAutoHyphens w:val="0"/>
        <w:rPr>
          <w:rFonts w:ascii="Arial" w:hAnsi="Arial" w:cs="Arial"/>
          <w:sz w:val="22"/>
          <w:szCs w:val="22"/>
        </w:rPr>
      </w:pPr>
      <w:r>
        <w:rPr>
          <w:rFonts w:ascii="Arial" w:hAnsi="Arial" w:cs="Arial"/>
          <w:noProof/>
          <w:sz w:val="22"/>
          <w:szCs w:val="22"/>
          <w:lang w:eastAsia="es-ES"/>
        </w:rPr>
        <w:drawing>
          <wp:inline distT="0" distB="0" distL="0" distR="0" wp14:anchorId="30A25BEF" wp14:editId="30A25BF0">
            <wp:extent cx="5172075" cy="2430054"/>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5173482" cy="2430715"/>
                    </a:xfrm>
                    <a:prstGeom prst="rect">
                      <a:avLst/>
                    </a:prstGeom>
                    <a:noFill/>
                    <a:ln w="9525">
                      <a:noFill/>
                      <a:miter lim="800000"/>
                      <a:headEnd/>
                      <a:tailEnd/>
                    </a:ln>
                  </pic:spPr>
                </pic:pic>
              </a:graphicData>
            </a:graphic>
          </wp:inline>
        </w:drawing>
      </w:r>
    </w:p>
    <w:p w14:paraId="30A2591A" w14:textId="77777777" w:rsidR="000A67E5" w:rsidRDefault="000A67E5" w:rsidP="000A67E5">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del Plan de Cuenta solicitada. Para salir debe hacer click en el icono Salir.</w:t>
      </w:r>
    </w:p>
    <w:p w14:paraId="30A2591B" w14:textId="77777777" w:rsidR="000A67E5" w:rsidRDefault="000A67E5">
      <w:pPr>
        <w:suppressAutoHyphens w:val="0"/>
        <w:rPr>
          <w:rFonts w:ascii="Arial" w:hAnsi="Arial" w:cs="Arial"/>
          <w:sz w:val="22"/>
          <w:szCs w:val="22"/>
        </w:rPr>
      </w:pPr>
    </w:p>
    <w:p w14:paraId="30A2591C" w14:textId="77777777" w:rsidR="00F23199" w:rsidRDefault="00F23199" w:rsidP="00F23199">
      <w:pPr>
        <w:suppressAutoHyphens w:val="0"/>
        <w:jc w:val="both"/>
        <w:rPr>
          <w:rFonts w:ascii="Arial" w:hAnsi="Arial" w:cs="Arial"/>
          <w:sz w:val="22"/>
          <w:szCs w:val="22"/>
        </w:rPr>
      </w:pPr>
      <w:r>
        <w:rPr>
          <w:rFonts w:ascii="Arial" w:hAnsi="Arial" w:cs="Arial"/>
          <w:sz w:val="22"/>
          <w:szCs w:val="22"/>
        </w:rPr>
        <w:t xml:space="preserve">Para eliminar una </w:t>
      </w:r>
      <w:r w:rsidR="000A67E5">
        <w:rPr>
          <w:rFonts w:ascii="Arial" w:hAnsi="Arial" w:cs="Arial"/>
          <w:sz w:val="22"/>
          <w:szCs w:val="22"/>
        </w:rPr>
        <w:t>Plan de Cuenta</w:t>
      </w:r>
      <w:r>
        <w:rPr>
          <w:rFonts w:ascii="Arial" w:hAnsi="Arial" w:cs="Arial"/>
          <w:sz w:val="22"/>
          <w:szCs w:val="22"/>
        </w:rPr>
        <w:t xml:space="preserve"> haga click en el icono de eliminar y se mostrarán mensajes en las cuales debe confirmar según sea el caso. </w:t>
      </w:r>
    </w:p>
    <w:p w14:paraId="30A2591D" w14:textId="77777777" w:rsidR="00A13547" w:rsidRDefault="00A13547">
      <w:pPr>
        <w:suppressAutoHyphens w:val="0"/>
        <w:rPr>
          <w:rFonts w:ascii="Arial" w:hAnsi="Arial" w:cs="Arial"/>
          <w:sz w:val="22"/>
          <w:szCs w:val="22"/>
        </w:rPr>
      </w:pPr>
    </w:p>
    <w:p w14:paraId="30A2591E" w14:textId="77777777" w:rsidR="00A13547" w:rsidRDefault="00A13547">
      <w:pPr>
        <w:suppressAutoHyphens w:val="0"/>
        <w:rPr>
          <w:rFonts w:ascii="Arial" w:hAnsi="Arial" w:cs="Arial"/>
          <w:sz w:val="22"/>
          <w:szCs w:val="22"/>
        </w:rPr>
      </w:pPr>
    </w:p>
    <w:p w14:paraId="30A2591F" w14:textId="77777777" w:rsidR="00A13547" w:rsidRDefault="00A13547">
      <w:pPr>
        <w:suppressAutoHyphens w:val="0"/>
        <w:rPr>
          <w:rFonts w:ascii="Arial" w:hAnsi="Arial" w:cs="Arial"/>
          <w:sz w:val="22"/>
          <w:szCs w:val="22"/>
        </w:rPr>
      </w:pPr>
    </w:p>
    <w:p w14:paraId="30A25920" w14:textId="77777777" w:rsidR="00A13547" w:rsidRDefault="0026697F" w:rsidP="0026697F">
      <w:pPr>
        <w:suppressAutoHyphens w:val="0"/>
        <w:jc w:val="both"/>
        <w:rPr>
          <w:rFonts w:ascii="Arial" w:hAnsi="Arial" w:cs="Arial"/>
          <w:sz w:val="22"/>
          <w:szCs w:val="22"/>
        </w:rPr>
      </w:pPr>
      <w:r w:rsidRPr="0026697F">
        <w:rPr>
          <w:rFonts w:ascii="Arial" w:hAnsi="Arial" w:cs="Arial"/>
          <w:b/>
          <w:sz w:val="22"/>
          <w:szCs w:val="22"/>
        </w:rPr>
        <w:lastRenderedPageBreak/>
        <w:t>Centro de Costos:</w:t>
      </w:r>
      <w:r>
        <w:rPr>
          <w:rFonts w:ascii="Arial" w:hAnsi="Arial" w:cs="Arial"/>
          <w:sz w:val="22"/>
          <w:szCs w:val="22"/>
        </w:rPr>
        <w:t xml:space="preserve"> Permite registral los </w:t>
      </w:r>
      <w:r w:rsidR="00EA21DD">
        <w:rPr>
          <w:rFonts w:ascii="Arial" w:hAnsi="Arial" w:cs="Arial"/>
          <w:sz w:val="22"/>
          <w:szCs w:val="22"/>
        </w:rPr>
        <w:t>C</w:t>
      </w:r>
      <w:r>
        <w:rPr>
          <w:rFonts w:ascii="Arial" w:hAnsi="Arial" w:cs="Arial"/>
          <w:sz w:val="22"/>
          <w:szCs w:val="22"/>
        </w:rPr>
        <w:t xml:space="preserve">entros de </w:t>
      </w:r>
      <w:r w:rsidR="00EA21DD">
        <w:rPr>
          <w:rFonts w:ascii="Arial" w:hAnsi="Arial" w:cs="Arial"/>
          <w:sz w:val="22"/>
          <w:szCs w:val="22"/>
        </w:rPr>
        <w:t>C</w:t>
      </w:r>
      <w:r>
        <w:rPr>
          <w:rFonts w:ascii="Arial" w:hAnsi="Arial" w:cs="Arial"/>
          <w:sz w:val="22"/>
          <w:szCs w:val="22"/>
        </w:rPr>
        <w:t>ostos de la estructura organizativa de la empresa; esto necesario para la formulación presupuestaria. Al ingresar la opción se mostrará la siguiente vista:</w:t>
      </w:r>
    </w:p>
    <w:p w14:paraId="30A25921" w14:textId="77777777" w:rsidR="0026697F" w:rsidRDefault="0026697F" w:rsidP="0026697F">
      <w:pPr>
        <w:suppressAutoHyphens w:val="0"/>
        <w:jc w:val="both"/>
        <w:rPr>
          <w:rFonts w:ascii="Arial" w:hAnsi="Arial" w:cs="Arial"/>
          <w:sz w:val="22"/>
          <w:szCs w:val="22"/>
        </w:rPr>
      </w:pPr>
    </w:p>
    <w:p w14:paraId="30A25922" w14:textId="77777777" w:rsidR="0026697F" w:rsidRP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BF1" wp14:editId="30A25BF2">
            <wp:extent cx="5252085" cy="3476242"/>
            <wp:effectExtent l="19050" t="0" r="5715" b="0"/>
            <wp:docPr id="3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5252085" cy="3476242"/>
                    </a:xfrm>
                    <a:prstGeom prst="rect">
                      <a:avLst/>
                    </a:prstGeom>
                    <a:noFill/>
                    <a:ln w="9525">
                      <a:noFill/>
                      <a:miter lim="800000"/>
                      <a:headEnd/>
                      <a:tailEnd/>
                    </a:ln>
                  </pic:spPr>
                </pic:pic>
              </a:graphicData>
            </a:graphic>
          </wp:inline>
        </w:drawing>
      </w:r>
    </w:p>
    <w:p w14:paraId="30A25923" w14:textId="77777777" w:rsidR="00A13547" w:rsidRDefault="00A13547">
      <w:pPr>
        <w:suppressAutoHyphens w:val="0"/>
        <w:rPr>
          <w:rFonts w:ascii="Arial" w:hAnsi="Arial" w:cs="Arial"/>
          <w:sz w:val="22"/>
          <w:szCs w:val="22"/>
        </w:rPr>
      </w:pPr>
    </w:p>
    <w:p w14:paraId="30A25924" w14:textId="77777777" w:rsidR="0026697F" w:rsidRDefault="0026697F" w:rsidP="0026697F">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14:paraId="30A25925" w14:textId="77777777" w:rsidR="0026697F" w:rsidRDefault="0026697F" w:rsidP="0026697F">
      <w:pPr>
        <w:suppressAutoHyphens w:val="0"/>
        <w:jc w:val="both"/>
        <w:rPr>
          <w:rFonts w:ascii="Arial" w:hAnsi="Arial" w:cs="Arial"/>
          <w:sz w:val="22"/>
          <w:szCs w:val="22"/>
        </w:rPr>
      </w:pPr>
    </w:p>
    <w:p w14:paraId="30A25926" w14:textId="77777777" w:rsidR="0026697F" w:rsidRDefault="0026697F" w:rsidP="0026697F">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BF3" wp14:editId="30A25BF4">
            <wp:extent cx="5252085" cy="1963461"/>
            <wp:effectExtent l="19050" t="0" r="5715" b="0"/>
            <wp:docPr id="3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a:srcRect/>
                    <a:stretch>
                      <a:fillRect/>
                    </a:stretch>
                  </pic:blipFill>
                  <pic:spPr bwMode="auto">
                    <a:xfrm>
                      <a:off x="0" y="0"/>
                      <a:ext cx="5252085" cy="1963461"/>
                    </a:xfrm>
                    <a:prstGeom prst="rect">
                      <a:avLst/>
                    </a:prstGeom>
                    <a:noFill/>
                    <a:ln w="9525">
                      <a:noFill/>
                      <a:miter lim="800000"/>
                      <a:headEnd/>
                      <a:tailEnd/>
                    </a:ln>
                  </pic:spPr>
                </pic:pic>
              </a:graphicData>
            </a:graphic>
          </wp:inline>
        </w:drawing>
      </w:r>
    </w:p>
    <w:p w14:paraId="30A25927" w14:textId="77777777" w:rsidR="00A13547" w:rsidRDefault="00A13547">
      <w:pPr>
        <w:suppressAutoHyphens w:val="0"/>
        <w:rPr>
          <w:rFonts w:ascii="Arial" w:hAnsi="Arial" w:cs="Arial"/>
          <w:sz w:val="22"/>
          <w:szCs w:val="22"/>
        </w:rPr>
      </w:pPr>
    </w:p>
    <w:p w14:paraId="30A25928" w14:textId="77777777" w:rsidR="0026697F" w:rsidRDefault="0026697F" w:rsidP="0026697F">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14:paraId="30A25929" w14:textId="77777777" w:rsidR="004023A8" w:rsidRDefault="004023A8" w:rsidP="0026697F">
      <w:pPr>
        <w:suppressAutoHyphens w:val="0"/>
        <w:jc w:val="both"/>
        <w:rPr>
          <w:rFonts w:ascii="Arial" w:hAnsi="Arial" w:cs="Arial"/>
          <w:noProof/>
          <w:sz w:val="22"/>
          <w:szCs w:val="22"/>
          <w:lang w:eastAsia="es-ES"/>
        </w:rPr>
      </w:pPr>
    </w:p>
    <w:p w14:paraId="30A2592A" w14:textId="77777777" w:rsidR="00A13547" w:rsidRDefault="00C718CC" w:rsidP="00C718CC">
      <w:pPr>
        <w:suppressAutoHyphens w:val="0"/>
        <w:jc w:val="both"/>
        <w:rPr>
          <w:rFonts w:ascii="Arial" w:hAnsi="Arial" w:cs="Arial"/>
          <w:sz w:val="22"/>
          <w:szCs w:val="22"/>
        </w:rPr>
      </w:pPr>
      <w:r>
        <w:rPr>
          <w:rFonts w:ascii="Arial" w:hAnsi="Arial" w:cs="Arial"/>
          <w:sz w:val="22"/>
          <w:szCs w:val="22"/>
        </w:rPr>
        <w:t>Para modificar información del centro costo presione el icono de modificación y se mostrará la siguiente vista:</w:t>
      </w:r>
    </w:p>
    <w:p w14:paraId="30A2592B" w14:textId="77777777" w:rsidR="00C718CC" w:rsidRDefault="00C718CC" w:rsidP="00C718CC">
      <w:pPr>
        <w:suppressAutoHyphens w:val="0"/>
        <w:jc w:val="both"/>
        <w:rPr>
          <w:rFonts w:ascii="Arial" w:hAnsi="Arial" w:cs="Arial"/>
          <w:sz w:val="22"/>
          <w:szCs w:val="22"/>
        </w:rPr>
      </w:pPr>
    </w:p>
    <w:p w14:paraId="30A2592C" w14:textId="77777777" w:rsidR="00C718CC" w:rsidRDefault="00C718CC" w:rsidP="00C718C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BF5" wp14:editId="30A25BF6">
            <wp:extent cx="5252085" cy="1972154"/>
            <wp:effectExtent l="19050" t="0" r="5715" b="0"/>
            <wp:docPr id="3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srcRect/>
                    <a:stretch>
                      <a:fillRect/>
                    </a:stretch>
                  </pic:blipFill>
                  <pic:spPr bwMode="auto">
                    <a:xfrm>
                      <a:off x="0" y="0"/>
                      <a:ext cx="5252085" cy="1972154"/>
                    </a:xfrm>
                    <a:prstGeom prst="rect">
                      <a:avLst/>
                    </a:prstGeom>
                    <a:noFill/>
                    <a:ln w="9525">
                      <a:noFill/>
                      <a:miter lim="800000"/>
                      <a:headEnd/>
                      <a:tailEnd/>
                    </a:ln>
                  </pic:spPr>
                </pic:pic>
              </a:graphicData>
            </a:graphic>
          </wp:inline>
        </w:drawing>
      </w:r>
    </w:p>
    <w:p w14:paraId="30A2592D" w14:textId="77777777" w:rsidR="003168E5" w:rsidRDefault="003168E5">
      <w:pPr>
        <w:suppressAutoHyphens w:val="0"/>
        <w:rPr>
          <w:rFonts w:ascii="Arial" w:hAnsi="Arial" w:cs="Arial"/>
          <w:sz w:val="22"/>
          <w:szCs w:val="22"/>
        </w:rPr>
      </w:pPr>
    </w:p>
    <w:p w14:paraId="30A2592E" w14:textId="77777777" w:rsidR="00C718CC" w:rsidRDefault="00C718CC" w:rsidP="00C718CC">
      <w:pPr>
        <w:suppressAutoHyphens w:val="0"/>
        <w:jc w:val="both"/>
        <w:rPr>
          <w:rFonts w:ascii="Arial" w:hAnsi="Arial" w:cs="Arial"/>
          <w:sz w:val="22"/>
          <w:szCs w:val="22"/>
        </w:rPr>
      </w:pPr>
      <w:r>
        <w:rPr>
          <w:rFonts w:ascii="Arial" w:hAnsi="Arial" w:cs="Arial"/>
          <w:sz w:val="22"/>
          <w:szCs w:val="22"/>
        </w:rPr>
        <w:t>En esta opción solo se puede modificar información del nombre del centro costo; si lo desea proceda a realizar la actualización y presione el icono Guardar; de esta manera se actualizará la información. Para salir presione click en el icono en Salir.</w:t>
      </w:r>
    </w:p>
    <w:p w14:paraId="30A2592F" w14:textId="77777777" w:rsidR="00544DFA" w:rsidRDefault="00544DFA">
      <w:pPr>
        <w:suppressAutoHyphens w:val="0"/>
        <w:rPr>
          <w:rFonts w:ascii="Arial" w:hAnsi="Arial" w:cs="Arial"/>
          <w:sz w:val="22"/>
          <w:szCs w:val="22"/>
        </w:rPr>
      </w:pPr>
    </w:p>
    <w:p w14:paraId="30A25930" w14:textId="77777777"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Centro de Costo; presione click en cualquiera de los datos de Listado </w:t>
      </w:r>
      <w:r w:rsidR="004023A8">
        <w:rPr>
          <w:rFonts w:ascii="Arial" w:hAnsi="Arial" w:cs="Arial"/>
          <w:noProof/>
          <w:sz w:val="22"/>
          <w:szCs w:val="22"/>
          <w:lang w:eastAsia="es-ES"/>
        </w:rPr>
        <w:t>Centro de Costo</w:t>
      </w:r>
      <w:r>
        <w:rPr>
          <w:rFonts w:ascii="Arial" w:hAnsi="Arial" w:cs="Arial"/>
          <w:noProof/>
          <w:sz w:val="22"/>
          <w:szCs w:val="22"/>
          <w:lang w:eastAsia="es-ES"/>
        </w:rPr>
        <w:t xml:space="preserve"> (Código, nombre,) y se mostrará la siguiente vista:</w:t>
      </w:r>
    </w:p>
    <w:p w14:paraId="30A25931" w14:textId="77777777" w:rsidR="00544DFA" w:rsidRDefault="00544DFA" w:rsidP="00544DFA">
      <w:pPr>
        <w:suppressAutoHyphens w:val="0"/>
        <w:jc w:val="both"/>
        <w:rPr>
          <w:rFonts w:ascii="Arial" w:hAnsi="Arial" w:cs="Arial"/>
          <w:noProof/>
          <w:sz w:val="22"/>
          <w:szCs w:val="22"/>
          <w:lang w:eastAsia="es-ES"/>
        </w:rPr>
      </w:pPr>
    </w:p>
    <w:p w14:paraId="30A25932" w14:textId="77777777" w:rsidR="00544DFA" w:rsidRDefault="00544DFA" w:rsidP="00544DFA">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14:anchorId="30A25BF7" wp14:editId="30A25BF8">
            <wp:extent cx="5249545" cy="2505263"/>
            <wp:effectExtent l="19050" t="0" r="8255" b="0"/>
            <wp:docPr id="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252479" cy="2506663"/>
                    </a:xfrm>
                    <a:prstGeom prst="rect">
                      <a:avLst/>
                    </a:prstGeom>
                    <a:noFill/>
                    <a:ln w="9525">
                      <a:noFill/>
                      <a:miter lim="800000"/>
                      <a:headEnd/>
                      <a:tailEnd/>
                    </a:ln>
                  </pic:spPr>
                </pic:pic>
              </a:graphicData>
            </a:graphic>
          </wp:inline>
        </w:drawing>
      </w:r>
    </w:p>
    <w:p w14:paraId="30A25933" w14:textId="77777777" w:rsidR="00544DFA" w:rsidRDefault="00544DFA" w:rsidP="00544DFA">
      <w:pPr>
        <w:suppressAutoHyphens w:val="0"/>
        <w:jc w:val="both"/>
        <w:rPr>
          <w:rFonts w:ascii="Arial" w:hAnsi="Arial" w:cs="Arial"/>
          <w:sz w:val="22"/>
          <w:szCs w:val="22"/>
        </w:rPr>
      </w:pPr>
    </w:p>
    <w:p w14:paraId="30A25934" w14:textId="77777777" w:rsidR="00544DFA" w:rsidRDefault="00544DFA" w:rsidP="00544DFA">
      <w:pPr>
        <w:suppressAutoHyphens w:val="0"/>
        <w:jc w:val="both"/>
        <w:rPr>
          <w:rFonts w:ascii="Arial" w:hAnsi="Arial" w:cs="Arial"/>
          <w:sz w:val="22"/>
          <w:szCs w:val="22"/>
        </w:rPr>
      </w:pPr>
      <w:r>
        <w:rPr>
          <w:rFonts w:ascii="Arial" w:hAnsi="Arial" w:cs="Arial"/>
          <w:sz w:val="22"/>
          <w:szCs w:val="22"/>
        </w:rPr>
        <w:t xml:space="preserve">Recuerde que esta opción es solamente para mostrar toda la información </w:t>
      </w:r>
      <w:r w:rsidR="004B19FF">
        <w:rPr>
          <w:rFonts w:ascii="Arial" w:hAnsi="Arial" w:cs="Arial"/>
          <w:sz w:val="22"/>
          <w:szCs w:val="22"/>
        </w:rPr>
        <w:t>del</w:t>
      </w:r>
      <w:r>
        <w:rPr>
          <w:rFonts w:ascii="Arial" w:hAnsi="Arial" w:cs="Arial"/>
          <w:sz w:val="22"/>
          <w:szCs w:val="22"/>
        </w:rPr>
        <w:t xml:space="preserve"> Centro de Costo solicitado. Para salir debe hacer click en el icono Salir.</w:t>
      </w:r>
    </w:p>
    <w:p w14:paraId="30A25935" w14:textId="77777777" w:rsidR="00544DFA" w:rsidRDefault="00544DFA" w:rsidP="00544DFA">
      <w:pPr>
        <w:suppressAutoHyphens w:val="0"/>
        <w:rPr>
          <w:rFonts w:ascii="Arial" w:hAnsi="Arial" w:cs="Arial"/>
          <w:sz w:val="22"/>
          <w:szCs w:val="22"/>
        </w:rPr>
      </w:pPr>
    </w:p>
    <w:p w14:paraId="30A25936" w14:textId="77777777" w:rsidR="00874932" w:rsidRDefault="00544DFA" w:rsidP="00874932">
      <w:pPr>
        <w:suppressAutoHyphens w:val="0"/>
        <w:jc w:val="both"/>
        <w:rPr>
          <w:rFonts w:ascii="Arial" w:hAnsi="Arial" w:cs="Arial"/>
          <w:sz w:val="22"/>
          <w:szCs w:val="22"/>
        </w:rPr>
      </w:pPr>
      <w:r>
        <w:rPr>
          <w:rFonts w:ascii="Arial" w:hAnsi="Arial" w:cs="Arial"/>
          <w:sz w:val="22"/>
          <w:szCs w:val="22"/>
        </w:rPr>
        <w:lastRenderedPageBreak/>
        <w:t>Para eliminar un Centro de Costo haga click en el icono de eliminar y se mostrarán mensajes en las cuales de</w:t>
      </w:r>
      <w:r w:rsidR="00874932">
        <w:rPr>
          <w:rFonts w:ascii="Arial" w:hAnsi="Arial" w:cs="Arial"/>
          <w:sz w:val="22"/>
          <w:szCs w:val="22"/>
        </w:rPr>
        <w:t>be confirmar según sea el caso.</w:t>
      </w:r>
    </w:p>
    <w:p w14:paraId="30A25937" w14:textId="77777777" w:rsidR="004023A8" w:rsidRDefault="004023A8" w:rsidP="00874932">
      <w:pPr>
        <w:suppressAutoHyphens w:val="0"/>
        <w:jc w:val="both"/>
        <w:rPr>
          <w:rFonts w:ascii="Arial" w:hAnsi="Arial" w:cs="Arial"/>
          <w:sz w:val="22"/>
          <w:szCs w:val="22"/>
        </w:rPr>
      </w:pPr>
    </w:p>
    <w:p w14:paraId="30A25938" w14:textId="77777777" w:rsidR="00874932" w:rsidRDefault="00874932" w:rsidP="00874932">
      <w:pPr>
        <w:suppressAutoHyphens w:val="0"/>
        <w:jc w:val="both"/>
        <w:rPr>
          <w:rFonts w:ascii="Arial" w:hAnsi="Arial" w:cs="Arial"/>
          <w:sz w:val="22"/>
          <w:szCs w:val="22"/>
        </w:rPr>
      </w:pPr>
      <w:r w:rsidRPr="00874932">
        <w:rPr>
          <w:rFonts w:ascii="Arial" w:hAnsi="Arial" w:cs="Arial"/>
          <w:b/>
          <w:sz w:val="22"/>
          <w:szCs w:val="22"/>
        </w:rPr>
        <w:t>Número de Partes:</w:t>
      </w:r>
      <w:r>
        <w:rPr>
          <w:rFonts w:ascii="Arial" w:hAnsi="Arial" w:cs="Arial"/>
          <w:b/>
          <w:sz w:val="22"/>
          <w:szCs w:val="22"/>
        </w:rPr>
        <w:t xml:space="preserve"> </w:t>
      </w:r>
      <w:r>
        <w:rPr>
          <w:rFonts w:ascii="Arial" w:hAnsi="Arial" w:cs="Arial"/>
          <w:sz w:val="22"/>
          <w:szCs w:val="22"/>
        </w:rPr>
        <w:t>Permite registral información de los Número de Partes. Los números de partes se utilizan para describir información relacional a los recursos. Al ingresarla se siguiente vista:</w:t>
      </w:r>
    </w:p>
    <w:p w14:paraId="30A25939" w14:textId="77777777" w:rsidR="00874932" w:rsidRDefault="00874932" w:rsidP="00874932">
      <w:pPr>
        <w:suppressAutoHyphens w:val="0"/>
        <w:jc w:val="both"/>
        <w:rPr>
          <w:rFonts w:ascii="Arial" w:hAnsi="Arial" w:cs="Arial"/>
          <w:sz w:val="22"/>
          <w:szCs w:val="22"/>
        </w:rPr>
      </w:pPr>
    </w:p>
    <w:p w14:paraId="30A2593A" w14:textId="77777777" w:rsidR="00874932" w:rsidRDefault="00874932" w:rsidP="00874932">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14:anchorId="30A25BF9" wp14:editId="30A25BFA">
            <wp:extent cx="5252085" cy="3472309"/>
            <wp:effectExtent l="19050" t="0" r="5715" b="0"/>
            <wp:docPr id="4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5252085" cy="3472309"/>
                    </a:xfrm>
                    <a:prstGeom prst="rect">
                      <a:avLst/>
                    </a:prstGeom>
                    <a:noFill/>
                    <a:ln w="9525">
                      <a:noFill/>
                      <a:miter lim="800000"/>
                      <a:headEnd/>
                      <a:tailEnd/>
                    </a:ln>
                  </pic:spPr>
                </pic:pic>
              </a:graphicData>
            </a:graphic>
          </wp:inline>
        </w:drawing>
      </w:r>
    </w:p>
    <w:p w14:paraId="30A2593B" w14:textId="77777777" w:rsidR="004B19FF" w:rsidRDefault="004B19FF" w:rsidP="00874932">
      <w:pPr>
        <w:suppressAutoHyphens w:val="0"/>
        <w:jc w:val="both"/>
        <w:rPr>
          <w:rFonts w:ascii="Arial" w:hAnsi="Arial" w:cs="Arial"/>
          <w:sz w:val="22"/>
          <w:szCs w:val="22"/>
        </w:rPr>
      </w:pPr>
    </w:p>
    <w:p w14:paraId="30A2593C" w14:textId="77777777" w:rsidR="00874932" w:rsidRDefault="00874932" w:rsidP="00874932">
      <w:pPr>
        <w:suppressAutoHyphens w:val="0"/>
        <w:jc w:val="both"/>
        <w:rPr>
          <w:rFonts w:ascii="Arial" w:hAnsi="Arial" w:cs="Arial"/>
          <w:sz w:val="22"/>
          <w:szCs w:val="22"/>
        </w:rPr>
      </w:pPr>
      <w:r>
        <w:rPr>
          <w:rFonts w:ascii="Arial" w:hAnsi="Arial" w:cs="Arial"/>
          <w:sz w:val="22"/>
          <w:szCs w:val="22"/>
        </w:rPr>
        <w:t>Si desea incluir un nuevo registro presione click en el icono de ingresar y se mostrará la siguiente vista:</w:t>
      </w:r>
    </w:p>
    <w:p w14:paraId="30A2593D" w14:textId="77777777" w:rsidR="00263C4D" w:rsidRDefault="00263C4D" w:rsidP="00874932">
      <w:pPr>
        <w:suppressAutoHyphens w:val="0"/>
        <w:jc w:val="both"/>
        <w:rPr>
          <w:rFonts w:ascii="Arial" w:hAnsi="Arial" w:cs="Arial"/>
          <w:sz w:val="22"/>
          <w:szCs w:val="22"/>
        </w:rPr>
      </w:pPr>
    </w:p>
    <w:p w14:paraId="30A2593E" w14:textId="77777777" w:rsidR="00263C4D" w:rsidRDefault="00263C4D">
      <w:pPr>
        <w:suppressAutoHyphens w:val="0"/>
        <w:rPr>
          <w:rFonts w:ascii="Arial" w:hAnsi="Arial" w:cs="Arial"/>
          <w:b/>
          <w:sz w:val="22"/>
          <w:szCs w:val="22"/>
        </w:rPr>
      </w:pPr>
      <w:r>
        <w:rPr>
          <w:rFonts w:ascii="Arial" w:hAnsi="Arial" w:cs="Arial"/>
          <w:b/>
          <w:noProof/>
          <w:sz w:val="22"/>
          <w:szCs w:val="22"/>
          <w:lang w:eastAsia="es-ES"/>
        </w:rPr>
        <w:drawing>
          <wp:inline distT="0" distB="0" distL="0" distR="0" wp14:anchorId="30A25BFB" wp14:editId="30A25BFC">
            <wp:extent cx="5162550" cy="1847850"/>
            <wp:effectExtent l="19050" t="0" r="0" b="0"/>
            <wp:docPr id="4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163597" cy="1848225"/>
                    </a:xfrm>
                    <a:prstGeom prst="rect">
                      <a:avLst/>
                    </a:prstGeom>
                    <a:noFill/>
                    <a:ln w="9525">
                      <a:noFill/>
                      <a:miter lim="800000"/>
                      <a:headEnd/>
                      <a:tailEnd/>
                    </a:ln>
                  </pic:spPr>
                </pic:pic>
              </a:graphicData>
            </a:graphic>
          </wp:inline>
        </w:drawing>
      </w:r>
    </w:p>
    <w:p w14:paraId="30A2593F" w14:textId="77777777"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t>Ingrese los datos solicitados y precionar el icono de Guardar; con la cual se procederá a registrar la información. Si no se desea realizar mas operaciones de este tipo presione click en el icono Salir.</w:t>
      </w:r>
    </w:p>
    <w:p w14:paraId="30A25940" w14:textId="77777777" w:rsidR="00263C4D" w:rsidRDefault="00263C4D">
      <w:pPr>
        <w:suppressAutoHyphens w:val="0"/>
        <w:rPr>
          <w:rFonts w:ascii="Arial" w:hAnsi="Arial" w:cs="Arial"/>
          <w:b/>
          <w:sz w:val="22"/>
          <w:szCs w:val="22"/>
        </w:rPr>
      </w:pPr>
    </w:p>
    <w:p w14:paraId="30A25941" w14:textId="77777777" w:rsidR="00263C4D" w:rsidRDefault="00263C4D" w:rsidP="00263C4D">
      <w:pPr>
        <w:suppressAutoHyphens w:val="0"/>
        <w:jc w:val="both"/>
        <w:rPr>
          <w:rFonts w:ascii="Arial" w:hAnsi="Arial" w:cs="Arial"/>
          <w:sz w:val="22"/>
          <w:szCs w:val="22"/>
        </w:rPr>
      </w:pPr>
      <w:r>
        <w:rPr>
          <w:rFonts w:ascii="Arial" w:hAnsi="Arial" w:cs="Arial"/>
          <w:sz w:val="22"/>
          <w:szCs w:val="22"/>
        </w:rPr>
        <w:t>Para modificar información del Número de Partes  presione el icono de modificación y se mostrará la siguiente vista:</w:t>
      </w:r>
    </w:p>
    <w:p w14:paraId="30A25942" w14:textId="77777777" w:rsidR="00263C4D" w:rsidRDefault="00263C4D" w:rsidP="00263C4D">
      <w:pPr>
        <w:suppressAutoHyphens w:val="0"/>
        <w:jc w:val="both"/>
        <w:rPr>
          <w:rFonts w:ascii="Arial" w:hAnsi="Arial" w:cs="Arial"/>
          <w:sz w:val="22"/>
          <w:szCs w:val="22"/>
        </w:rPr>
      </w:pPr>
    </w:p>
    <w:p w14:paraId="30A25943" w14:textId="77777777" w:rsidR="00263C4D" w:rsidRDefault="00263C4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BFD" wp14:editId="30A25BFE">
            <wp:extent cx="5252085" cy="1965207"/>
            <wp:effectExtent l="19050" t="0" r="5715" b="0"/>
            <wp:docPr id="47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252085" cy="1965207"/>
                    </a:xfrm>
                    <a:prstGeom prst="rect">
                      <a:avLst/>
                    </a:prstGeom>
                    <a:noFill/>
                    <a:ln w="9525">
                      <a:noFill/>
                      <a:miter lim="800000"/>
                      <a:headEnd/>
                      <a:tailEnd/>
                    </a:ln>
                  </pic:spPr>
                </pic:pic>
              </a:graphicData>
            </a:graphic>
          </wp:inline>
        </w:drawing>
      </w:r>
    </w:p>
    <w:p w14:paraId="30A25944" w14:textId="77777777" w:rsidR="00263C4D" w:rsidRDefault="00263C4D" w:rsidP="00263C4D">
      <w:pPr>
        <w:suppressAutoHyphens w:val="0"/>
        <w:jc w:val="both"/>
        <w:rPr>
          <w:rFonts w:ascii="Arial" w:hAnsi="Arial" w:cs="Arial"/>
          <w:b/>
          <w:sz w:val="22"/>
          <w:szCs w:val="22"/>
        </w:rPr>
      </w:pPr>
    </w:p>
    <w:p w14:paraId="30A25945" w14:textId="77777777" w:rsidR="00263C4D" w:rsidRDefault="00263C4D" w:rsidP="00263C4D">
      <w:pPr>
        <w:suppressAutoHyphens w:val="0"/>
        <w:jc w:val="both"/>
        <w:rPr>
          <w:rFonts w:ascii="Arial" w:hAnsi="Arial" w:cs="Arial"/>
          <w:sz w:val="22"/>
          <w:szCs w:val="22"/>
        </w:rPr>
      </w:pPr>
      <w:r w:rsidRPr="00263C4D">
        <w:rPr>
          <w:rFonts w:ascii="Arial" w:hAnsi="Arial" w:cs="Arial"/>
          <w:sz w:val="22"/>
          <w:szCs w:val="22"/>
        </w:rPr>
        <w:t xml:space="preserve">Modifique </w:t>
      </w:r>
      <w:r>
        <w:rPr>
          <w:rFonts w:ascii="Arial" w:hAnsi="Arial" w:cs="Arial"/>
          <w:sz w:val="22"/>
          <w:szCs w:val="22"/>
        </w:rPr>
        <w:t>la información del nombre de la parte y presione click en el icono Guardar y se procederá a la actualización solicitada.</w:t>
      </w:r>
    </w:p>
    <w:p w14:paraId="30A25946" w14:textId="77777777" w:rsidR="00263C4D" w:rsidRDefault="00263C4D">
      <w:pPr>
        <w:suppressAutoHyphens w:val="0"/>
        <w:rPr>
          <w:rFonts w:ascii="Arial" w:hAnsi="Arial" w:cs="Arial"/>
          <w:sz w:val="22"/>
          <w:szCs w:val="22"/>
        </w:rPr>
      </w:pPr>
    </w:p>
    <w:p w14:paraId="30A25947" w14:textId="77777777"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del Número de Partes; presione click en cualquiera de los datos de Listado </w:t>
      </w:r>
      <w:r w:rsidR="004023A8">
        <w:rPr>
          <w:rFonts w:ascii="Arial" w:hAnsi="Arial" w:cs="Arial"/>
          <w:noProof/>
          <w:sz w:val="22"/>
          <w:szCs w:val="22"/>
          <w:lang w:eastAsia="es-ES"/>
        </w:rPr>
        <w:t>Parte</w:t>
      </w:r>
      <w:r>
        <w:rPr>
          <w:rFonts w:ascii="Arial" w:hAnsi="Arial" w:cs="Arial"/>
          <w:noProof/>
          <w:sz w:val="22"/>
          <w:szCs w:val="22"/>
          <w:lang w:eastAsia="es-ES"/>
        </w:rPr>
        <w:t xml:space="preserve"> (Código, nombre,) y se mostrará la siguiente vista:</w:t>
      </w:r>
    </w:p>
    <w:p w14:paraId="30A25948" w14:textId="77777777" w:rsidR="00263C4D" w:rsidRDefault="00263C4D" w:rsidP="00263C4D">
      <w:pPr>
        <w:suppressAutoHyphens w:val="0"/>
        <w:jc w:val="both"/>
        <w:rPr>
          <w:rFonts w:ascii="Arial" w:hAnsi="Arial" w:cs="Arial"/>
          <w:noProof/>
          <w:sz w:val="22"/>
          <w:szCs w:val="22"/>
          <w:lang w:eastAsia="es-ES"/>
        </w:rPr>
      </w:pPr>
    </w:p>
    <w:p w14:paraId="30A25949" w14:textId="77777777" w:rsidR="00263C4D" w:rsidRDefault="00263C4D" w:rsidP="00263C4D">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14:anchorId="30A25BFF" wp14:editId="30A25C00">
            <wp:extent cx="5252085" cy="2608879"/>
            <wp:effectExtent l="19050" t="0" r="5715" b="0"/>
            <wp:docPr id="47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5252085" cy="2608879"/>
                    </a:xfrm>
                    <a:prstGeom prst="rect">
                      <a:avLst/>
                    </a:prstGeom>
                    <a:noFill/>
                    <a:ln w="9525">
                      <a:noFill/>
                      <a:miter lim="800000"/>
                      <a:headEnd/>
                      <a:tailEnd/>
                    </a:ln>
                  </pic:spPr>
                </pic:pic>
              </a:graphicData>
            </a:graphic>
          </wp:inline>
        </w:drawing>
      </w:r>
    </w:p>
    <w:p w14:paraId="30A2594A" w14:textId="77777777" w:rsidR="00263C4D" w:rsidRDefault="00263C4D">
      <w:pPr>
        <w:suppressAutoHyphens w:val="0"/>
        <w:rPr>
          <w:rFonts w:ascii="Arial" w:hAnsi="Arial" w:cs="Arial"/>
          <w:sz w:val="22"/>
          <w:szCs w:val="22"/>
        </w:rPr>
      </w:pPr>
    </w:p>
    <w:p w14:paraId="30A2594B" w14:textId="77777777" w:rsidR="00263C4D" w:rsidRDefault="00263C4D" w:rsidP="00263C4D">
      <w:pPr>
        <w:suppressAutoHyphens w:val="0"/>
        <w:jc w:val="both"/>
        <w:rPr>
          <w:rFonts w:ascii="Arial" w:hAnsi="Arial" w:cs="Arial"/>
          <w:sz w:val="22"/>
          <w:szCs w:val="22"/>
        </w:rPr>
      </w:pPr>
      <w:r>
        <w:rPr>
          <w:rFonts w:ascii="Arial" w:hAnsi="Arial" w:cs="Arial"/>
          <w:sz w:val="22"/>
          <w:szCs w:val="22"/>
        </w:rPr>
        <w:t>Esta opción es solamente para mostrar toda la información del Número de Partes solicitada. Para salir debe hacer click en el icono Salir.</w:t>
      </w:r>
    </w:p>
    <w:p w14:paraId="30A2594C" w14:textId="77777777" w:rsidR="00263C4D" w:rsidRDefault="00263C4D" w:rsidP="00263C4D">
      <w:pPr>
        <w:suppressAutoHyphens w:val="0"/>
        <w:rPr>
          <w:rFonts w:ascii="Arial" w:hAnsi="Arial" w:cs="Arial"/>
          <w:sz w:val="22"/>
          <w:szCs w:val="22"/>
        </w:rPr>
      </w:pPr>
    </w:p>
    <w:p w14:paraId="30A2594D" w14:textId="77777777" w:rsidR="00263C4D" w:rsidRDefault="00263C4D" w:rsidP="00263C4D">
      <w:pPr>
        <w:suppressAutoHyphens w:val="0"/>
        <w:jc w:val="both"/>
        <w:rPr>
          <w:rFonts w:ascii="Arial" w:hAnsi="Arial" w:cs="Arial"/>
          <w:sz w:val="22"/>
          <w:szCs w:val="22"/>
        </w:rPr>
      </w:pPr>
      <w:r>
        <w:rPr>
          <w:rFonts w:ascii="Arial" w:hAnsi="Arial" w:cs="Arial"/>
          <w:sz w:val="22"/>
          <w:szCs w:val="22"/>
        </w:rPr>
        <w:t>Para eliminar un Número de Partes; haga click en el icono de eliminar y se mostrarán mensajes en las cuales debe confirmar según sea el caso.</w:t>
      </w:r>
    </w:p>
    <w:p w14:paraId="30A2594E" w14:textId="77777777" w:rsidR="004B19FF" w:rsidRDefault="004B19FF" w:rsidP="00263C4D">
      <w:pPr>
        <w:suppressAutoHyphens w:val="0"/>
        <w:jc w:val="both"/>
        <w:rPr>
          <w:rFonts w:ascii="Arial" w:hAnsi="Arial" w:cs="Arial"/>
          <w:sz w:val="22"/>
          <w:szCs w:val="22"/>
        </w:rPr>
      </w:pPr>
    </w:p>
    <w:p w14:paraId="30A2594F" w14:textId="77777777" w:rsidR="004B19FF" w:rsidRDefault="004B19FF" w:rsidP="00263C4D">
      <w:pPr>
        <w:suppressAutoHyphens w:val="0"/>
        <w:jc w:val="both"/>
        <w:rPr>
          <w:rFonts w:ascii="Arial" w:hAnsi="Arial" w:cs="Arial"/>
          <w:sz w:val="22"/>
          <w:szCs w:val="22"/>
        </w:rPr>
      </w:pPr>
      <w:r w:rsidRPr="004B19FF">
        <w:rPr>
          <w:rFonts w:ascii="Arial" w:hAnsi="Arial" w:cs="Arial"/>
          <w:b/>
          <w:sz w:val="22"/>
          <w:szCs w:val="22"/>
        </w:rPr>
        <w:t>Unidad de Medidas:</w:t>
      </w:r>
      <w:r w:rsidR="00EA21DD">
        <w:rPr>
          <w:rFonts w:ascii="Arial" w:hAnsi="Arial" w:cs="Arial"/>
          <w:b/>
          <w:sz w:val="22"/>
          <w:szCs w:val="22"/>
        </w:rPr>
        <w:t xml:space="preserve"> </w:t>
      </w:r>
      <w:r w:rsidR="00EA21DD">
        <w:rPr>
          <w:rFonts w:ascii="Arial" w:hAnsi="Arial" w:cs="Arial"/>
          <w:sz w:val="22"/>
          <w:szCs w:val="22"/>
        </w:rPr>
        <w:t>Permite registral información de las unidades de medidas; información esta que se utilizará posteriormente en las definiciones de los artículos Al ingresar la opción se mostrará la siguiente vista:</w:t>
      </w:r>
    </w:p>
    <w:p w14:paraId="30A25950" w14:textId="77777777" w:rsidR="004023A8" w:rsidRDefault="004023A8" w:rsidP="00263C4D">
      <w:pPr>
        <w:suppressAutoHyphens w:val="0"/>
        <w:jc w:val="both"/>
        <w:rPr>
          <w:rFonts w:ascii="Arial" w:hAnsi="Arial" w:cs="Arial"/>
          <w:sz w:val="22"/>
          <w:szCs w:val="22"/>
        </w:rPr>
      </w:pPr>
    </w:p>
    <w:p w14:paraId="30A25951" w14:textId="77777777" w:rsidR="00EA21DD" w:rsidRPr="004B19FF" w:rsidRDefault="00EA21DD" w:rsidP="00263C4D">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01" wp14:editId="30A25C02">
            <wp:extent cx="5246923" cy="2981325"/>
            <wp:effectExtent l="19050" t="0" r="0"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5252085" cy="2984258"/>
                    </a:xfrm>
                    <a:prstGeom prst="rect">
                      <a:avLst/>
                    </a:prstGeom>
                    <a:noFill/>
                    <a:ln w="9525">
                      <a:noFill/>
                      <a:miter lim="800000"/>
                      <a:headEnd/>
                      <a:tailEnd/>
                    </a:ln>
                  </pic:spPr>
                </pic:pic>
              </a:graphicData>
            </a:graphic>
          </wp:inline>
        </w:drawing>
      </w:r>
    </w:p>
    <w:p w14:paraId="30A25952" w14:textId="77777777" w:rsidR="00E45A80" w:rsidRDefault="00E45A80" w:rsidP="00E45A80">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14:paraId="30A25953" w14:textId="77777777" w:rsidR="00E45A80" w:rsidRDefault="00E45A80">
      <w:pPr>
        <w:suppressAutoHyphens w:val="0"/>
        <w:rPr>
          <w:rFonts w:ascii="Arial" w:hAnsi="Arial" w:cs="Arial"/>
          <w:sz w:val="22"/>
          <w:szCs w:val="22"/>
        </w:rPr>
      </w:pPr>
    </w:p>
    <w:p w14:paraId="30A25954" w14:textId="77777777"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14:anchorId="30A25C03" wp14:editId="30A25C04">
            <wp:extent cx="5252085" cy="1981657"/>
            <wp:effectExtent l="19050" t="0" r="5715" b="0"/>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srcRect/>
                    <a:stretch>
                      <a:fillRect/>
                    </a:stretch>
                  </pic:blipFill>
                  <pic:spPr bwMode="auto">
                    <a:xfrm>
                      <a:off x="0" y="0"/>
                      <a:ext cx="5252085" cy="1981657"/>
                    </a:xfrm>
                    <a:prstGeom prst="rect">
                      <a:avLst/>
                    </a:prstGeom>
                    <a:noFill/>
                    <a:ln w="9525">
                      <a:noFill/>
                      <a:miter lim="800000"/>
                      <a:headEnd/>
                      <a:tailEnd/>
                    </a:ln>
                  </pic:spPr>
                </pic:pic>
              </a:graphicData>
            </a:graphic>
          </wp:inline>
        </w:drawing>
      </w:r>
    </w:p>
    <w:p w14:paraId="30A25955" w14:textId="77777777" w:rsidR="00E45A80" w:rsidRDefault="00E45A80">
      <w:pPr>
        <w:suppressAutoHyphens w:val="0"/>
        <w:rPr>
          <w:rFonts w:ascii="Arial" w:hAnsi="Arial" w:cs="Arial"/>
          <w:sz w:val="22"/>
          <w:szCs w:val="22"/>
        </w:rPr>
      </w:pPr>
    </w:p>
    <w:p w14:paraId="30A25956" w14:textId="77777777" w:rsidR="00E45A80" w:rsidRDefault="00E45A80" w:rsidP="00E45A80">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w:t>
      </w:r>
      <w:r w:rsidR="001966C4">
        <w:rPr>
          <w:rFonts w:ascii="Arial" w:hAnsi="Arial" w:cs="Arial"/>
          <w:noProof/>
          <w:sz w:val="22"/>
          <w:szCs w:val="22"/>
          <w:lang w:eastAsia="es-ES"/>
        </w:rPr>
        <w:t>s</w:t>
      </w:r>
      <w:r>
        <w:rPr>
          <w:rFonts w:ascii="Arial" w:hAnsi="Arial" w:cs="Arial"/>
          <w:noProof/>
          <w:sz w:val="22"/>
          <w:szCs w:val="22"/>
          <w:lang w:eastAsia="es-ES"/>
        </w:rPr>
        <w:t>ione el icono de Guardar; con la cual se procederá a registrar la información. Si no se desea realizar mas operaciones de este tipo presione click en el icono Salir.</w:t>
      </w:r>
    </w:p>
    <w:p w14:paraId="30A25957" w14:textId="77777777" w:rsidR="00E45A80" w:rsidRDefault="00E45A80" w:rsidP="00E45A80">
      <w:pPr>
        <w:suppressAutoHyphens w:val="0"/>
        <w:rPr>
          <w:rFonts w:ascii="Arial" w:hAnsi="Arial" w:cs="Arial"/>
          <w:b/>
          <w:sz w:val="22"/>
          <w:szCs w:val="22"/>
        </w:rPr>
      </w:pPr>
    </w:p>
    <w:p w14:paraId="30A25958" w14:textId="77777777" w:rsidR="00E45A80" w:rsidRDefault="00E45A80" w:rsidP="00E45A80">
      <w:pPr>
        <w:suppressAutoHyphens w:val="0"/>
        <w:jc w:val="both"/>
        <w:rPr>
          <w:rFonts w:ascii="Arial" w:hAnsi="Arial" w:cs="Arial"/>
          <w:sz w:val="22"/>
          <w:szCs w:val="22"/>
        </w:rPr>
      </w:pPr>
      <w:r>
        <w:rPr>
          <w:rFonts w:ascii="Arial" w:hAnsi="Arial" w:cs="Arial"/>
          <w:sz w:val="22"/>
          <w:szCs w:val="22"/>
        </w:rPr>
        <w:t>Para modificar información de las Unidades de Medidas presione el icono de modificación y se mostrará la siguiente vista:</w:t>
      </w:r>
    </w:p>
    <w:p w14:paraId="30A25959" w14:textId="77777777" w:rsidR="00E45A80" w:rsidRDefault="00E45A80" w:rsidP="00E45A80">
      <w:pPr>
        <w:suppressAutoHyphens w:val="0"/>
        <w:jc w:val="both"/>
        <w:rPr>
          <w:rFonts w:ascii="Arial" w:hAnsi="Arial" w:cs="Arial"/>
          <w:sz w:val="22"/>
          <w:szCs w:val="22"/>
        </w:rPr>
      </w:pPr>
    </w:p>
    <w:p w14:paraId="30A2595A" w14:textId="77777777" w:rsidR="00E45A80" w:rsidRDefault="00E45A80">
      <w:pPr>
        <w:suppressAutoHyphens w:val="0"/>
        <w:rPr>
          <w:rFonts w:ascii="Arial" w:hAnsi="Arial" w:cs="Arial"/>
          <w:sz w:val="22"/>
          <w:szCs w:val="22"/>
        </w:rPr>
      </w:pPr>
      <w:r>
        <w:rPr>
          <w:rFonts w:ascii="Arial" w:hAnsi="Arial" w:cs="Arial"/>
          <w:noProof/>
          <w:sz w:val="22"/>
          <w:szCs w:val="22"/>
          <w:lang w:eastAsia="es-ES"/>
        </w:rPr>
        <w:drawing>
          <wp:inline distT="0" distB="0" distL="0" distR="0" wp14:anchorId="30A25C05" wp14:editId="30A25C06">
            <wp:extent cx="5252085" cy="1998457"/>
            <wp:effectExtent l="19050" t="0" r="5715" b="0"/>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5252085" cy="1998457"/>
                    </a:xfrm>
                    <a:prstGeom prst="rect">
                      <a:avLst/>
                    </a:prstGeom>
                    <a:noFill/>
                    <a:ln w="9525">
                      <a:noFill/>
                      <a:miter lim="800000"/>
                      <a:headEnd/>
                      <a:tailEnd/>
                    </a:ln>
                  </pic:spPr>
                </pic:pic>
              </a:graphicData>
            </a:graphic>
          </wp:inline>
        </w:drawing>
      </w:r>
    </w:p>
    <w:p w14:paraId="30A2595B" w14:textId="77777777" w:rsidR="004023A8" w:rsidRDefault="00E45A80" w:rsidP="004023A8">
      <w:pPr>
        <w:suppressAutoHyphens w:val="0"/>
        <w:jc w:val="both"/>
        <w:rPr>
          <w:rFonts w:ascii="Arial" w:hAnsi="Arial" w:cs="Arial"/>
          <w:sz w:val="22"/>
          <w:szCs w:val="22"/>
        </w:rPr>
      </w:pPr>
      <w:r>
        <w:rPr>
          <w:rFonts w:ascii="Arial" w:hAnsi="Arial" w:cs="Arial"/>
          <w:sz w:val="22"/>
          <w:szCs w:val="22"/>
        </w:rPr>
        <w:t xml:space="preserve">Observará que en esta vista solo se podrá modificar la descripción de la Unidad de Medida. Modifique la información si así lo desea y presione </w:t>
      </w:r>
      <w:r w:rsidR="004023A8">
        <w:rPr>
          <w:rFonts w:ascii="Arial" w:hAnsi="Arial" w:cs="Arial"/>
          <w:sz w:val="22"/>
          <w:szCs w:val="22"/>
        </w:rPr>
        <w:t xml:space="preserve">click en </w:t>
      </w:r>
      <w:r>
        <w:rPr>
          <w:rFonts w:ascii="Arial" w:hAnsi="Arial" w:cs="Arial"/>
          <w:sz w:val="22"/>
          <w:szCs w:val="22"/>
        </w:rPr>
        <w:t>el icono Guardar</w:t>
      </w:r>
      <w:r w:rsidR="004023A8">
        <w:rPr>
          <w:rFonts w:ascii="Arial" w:hAnsi="Arial" w:cs="Arial"/>
          <w:sz w:val="22"/>
          <w:szCs w:val="22"/>
        </w:rPr>
        <w:t xml:space="preserve"> para actualizar la información. Presione click en el icono Salir.</w:t>
      </w:r>
    </w:p>
    <w:p w14:paraId="30A2595C" w14:textId="77777777" w:rsidR="004023A8" w:rsidRDefault="004023A8" w:rsidP="004023A8">
      <w:pPr>
        <w:suppressAutoHyphens w:val="0"/>
        <w:jc w:val="both"/>
        <w:rPr>
          <w:rFonts w:ascii="Arial" w:hAnsi="Arial" w:cs="Arial"/>
          <w:sz w:val="22"/>
          <w:szCs w:val="22"/>
        </w:rPr>
      </w:pPr>
    </w:p>
    <w:p w14:paraId="30A2595D" w14:textId="77777777"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las Unidades de Medidas; presione click en cualquiera de los datos de Listado Unidad de Medida (Código, nombre,) y se mostrará la siguiente vista:</w:t>
      </w:r>
    </w:p>
    <w:p w14:paraId="30A2595E" w14:textId="77777777" w:rsidR="004023A8" w:rsidRDefault="004023A8" w:rsidP="004023A8">
      <w:pPr>
        <w:suppressAutoHyphens w:val="0"/>
        <w:jc w:val="both"/>
        <w:rPr>
          <w:rFonts w:ascii="Arial" w:hAnsi="Arial" w:cs="Arial"/>
          <w:noProof/>
          <w:sz w:val="22"/>
          <w:szCs w:val="22"/>
          <w:lang w:eastAsia="es-ES"/>
        </w:rPr>
      </w:pPr>
    </w:p>
    <w:p w14:paraId="30A2595F" w14:textId="77777777" w:rsidR="004023A8" w:rsidRDefault="004023A8" w:rsidP="004023A8">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14:anchorId="30A25C07" wp14:editId="30A25C08">
            <wp:extent cx="5252085" cy="2639864"/>
            <wp:effectExtent l="19050" t="0" r="5715" b="0"/>
            <wp:docPr id="4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5252085" cy="2639864"/>
                    </a:xfrm>
                    <a:prstGeom prst="rect">
                      <a:avLst/>
                    </a:prstGeom>
                    <a:noFill/>
                    <a:ln w="9525">
                      <a:noFill/>
                      <a:miter lim="800000"/>
                      <a:headEnd/>
                      <a:tailEnd/>
                    </a:ln>
                  </pic:spPr>
                </pic:pic>
              </a:graphicData>
            </a:graphic>
          </wp:inline>
        </w:drawing>
      </w:r>
    </w:p>
    <w:p w14:paraId="30A25960" w14:textId="77777777" w:rsidR="004023A8" w:rsidRDefault="004023A8" w:rsidP="004023A8">
      <w:pPr>
        <w:suppressAutoHyphens w:val="0"/>
        <w:jc w:val="both"/>
        <w:rPr>
          <w:rFonts w:ascii="Arial" w:hAnsi="Arial" w:cs="Arial"/>
          <w:sz w:val="22"/>
          <w:szCs w:val="22"/>
        </w:rPr>
      </w:pPr>
    </w:p>
    <w:p w14:paraId="30A25961" w14:textId="77777777" w:rsidR="009B72C7" w:rsidRDefault="009B72C7" w:rsidP="009B72C7">
      <w:pPr>
        <w:suppressAutoHyphens w:val="0"/>
        <w:jc w:val="both"/>
        <w:rPr>
          <w:rFonts w:ascii="Arial" w:hAnsi="Arial" w:cs="Arial"/>
          <w:sz w:val="22"/>
          <w:szCs w:val="22"/>
        </w:rPr>
      </w:pPr>
      <w:r>
        <w:rPr>
          <w:rFonts w:ascii="Arial" w:hAnsi="Arial" w:cs="Arial"/>
          <w:sz w:val="22"/>
          <w:szCs w:val="22"/>
        </w:rPr>
        <w:t>Recuerde que esta opción es solamente para mostrar toda la información de la Unidad de Medida solicitada. Para salir debe hacer click en el icono Salir.</w:t>
      </w:r>
    </w:p>
    <w:p w14:paraId="30A25962" w14:textId="77777777" w:rsidR="009B72C7" w:rsidRDefault="009B72C7" w:rsidP="009B72C7">
      <w:pPr>
        <w:suppressAutoHyphens w:val="0"/>
        <w:jc w:val="both"/>
        <w:rPr>
          <w:rFonts w:ascii="Arial" w:hAnsi="Arial" w:cs="Arial"/>
          <w:sz w:val="22"/>
          <w:szCs w:val="22"/>
        </w:rPr>
      </w:pPr>
    </w:p>
    <w:p w14:paraId="30A25963" w14:textId="77777777" w:rsidR="009B72C7" w:rsidRDefault="009B72C7" w:rsidP="009B72C7">
      <w:pPr>
        <w:suppressAutoHyphens w:val="0"/>
        <w:jc w:val="both"/>
        <w:rPr>
          <w:rFonts w:ascii="Arial" w:hAnsi="Arial" w:cs="Arial"/>
          <w:sz w:val="22"/>
          <w:szCs w:val="22"/>
        </w:rPr>
      </w:pPr>
      <w:r>
        <w:rPr>
          <w:rFonts w:ascii="Arial" w:hAnsi="Arial" w:cs="Arial"/>
          <w:sz w:val="22"/>
          <w:szCs w:val="22"/>
        </w:rPr>
        <w:lastRenderedPageBreak/>
        <w:t>Para eliminar un registro de la Unidad de Medida haga click en el icono de eliminar y se mostrarán mensajes en las cuales debe confirmar según sea el caso.</w:t>
      </w:r>
    </w:p>
    <w:p w14:paraId="30A25964" w14:textId="77777777" w:rsidR="000B2722" w:rsidRDefault="000B2722">
      <w:pPr>
        <w:suppressAutoHyphens w:val="0"/>
        <w:rPr>
          <w:rFonts w:ascii="Arial" w:hAnsi="Arial" w:cs="Arial"/>
          <w:sz w:val="22"/>
          <w:szCs w:val="22"/>
        </w:rPr>
      </w:pPr>
    </w:p>
    <w:p w14:paraId="30A25965" w14:textId="77777777" w:rsidR="00431099" w:rsidRDefault="00431099" w:rsidP="00431099">
      <w:pPr>
        <w:suppressAutoHyphens w:val="0"/>
        <w:jc w:val="both"/>
        <w:rPr>
          <w:rFonts w:ascii="Arial" w:hAnsi="Arial" w:cs="Arial"/>
          <w:sz w:val="22"/>
          <w:szCs w:val="22"/>
        </w:rPr>
      </w:pPr>
      <w:r>
        <w:rPr>
          <w:rFonts w:ascii="Arial" w:hAnsi="Arial" w:cs="Arial"/>
          <w:b/>
          <w:sz w:val="22"/>
          <w:szCs w:val="22"/>
        </w:rPr>
        <w:t>Recursos</w:t>
      </w:r>
      <w:r w:rsidRPr="00874932">
        <w:rPr>
          <w:rFonts w:ascii="Arial" w:hAnsi="Arial" w:cs="Arial"/>
          <w:b/>
          <w:sz w:val="22"/>
          <w:szCs w:val="22"/>
        </w:rPr>
        <w:t>:</w:t>
      </w:r>
      <w:r>
        <w:rPr>
          <w:rFonts w:ascii="Arial" w:hAnsi="Arial" w:cs="Arial"/>
          <w:b/>
          <w:sz w:val="22"/>
          <w:szCs w:val="22"/>
        </w:rPr>
        <w:t xml:space="preserve"> </w:t>
      </w:r>
      <w:r>
        <w:rPr>
          <w:rFonts w:ascii="Arial" w:hAnsi="Arial" w:cs="Arial"/>
          <w:sz w:val="22"/>
          <w:szCs w:val="22"/>
        </w:rPr>
        <w:t>Permite registral información de los recursos. Los recursos son todos aquellos elementos que se utilizan en las actividades de la formulación presupuestaria</w:t>
      </w:r>
      <w:r w:rsidR="00CB263A">
        <w:rPr>
          <w:rFonts w:ascii="Arial" w:hAnsi="Arial" w:cs="Arial"/>
          <w:sz w:val="22"/>
          <w:szCs w:val="22"/>
        </w:rPr>
        <w:t>; ya que estos son los que cuantifican en bolívares</w:t>
      </w:r>
      <w:r>
        <w:rPr>
          <w:rFonts w:ascii="Arial" w:hAnsi="Arial" w:cs="Arial"/>
          <w:sz w:val="22"/>
          <w:szCs w:val="22"/>
        </w:rPr>
        <w:t>. Al ingresarla se siguiente vista:</w:t>
      </w:r>
    </w:p>
    <w:p w14:paraId="30A25966" w14:textId="77777777" w:rsidR="00CB263A" w:rsidRDefault="00CB263A" w:rsidP="00431099">
      <w:pPr>
        <w:suppressAutoHyphens w:val="0"/>
        <w:jc w:val="both"/>
        <w:rPr>
          <w:rFonts w:ascii="Arial" w:hAnsi="Arial" w:cs="Arial"/>
          <w:sz w:val="22"/>
          <w:szCs w:val="22"/>
        </w:rPr>
      </w:pPr>
    </w:p>
    <w:p w14:paraId="30A25967" w14:textId="77777777"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09" wp14:editId="30A25C0A">
            <wp:extent cx="5133975" cy="3346301"/>
            <wp:effectExtent l="19050" t="0" r="9525" b="0"/>
            <wp:docPr id="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5139695" cy="3350029"/>
                    </a:xfrm>
                    <a:prstGeom prst="rect">
                      <a:avLst/>
                    </a:prstGeom>
                    <a:noFill/>
                    <a:ln w="9525">
                      <a:noFill/>
                      <a:miter lim="800000"/>
                      <a:headEnd/>
                      <a:tailEnd/>
                    </a:ln>
                  </pic:spPr>
                </pic:pic>
              </a:graphicData>
            </a:graphic>
          </wp:inline>
        </w:drawing>
      </w:r>
    </w:p>
    <w:p w14:paraId="30A25968" w14:textId="77777777" w:rsidR="00CB263A" w:rsidRDefault="00CB263A" w:rsidP="00431099">
      <w:pPr>
        <w:suppressAutoHyphens w:val="0"/>
        <w:jc w:val="both"/>
        <w:rPr>
          <w:rFonts w:ascii="Arial" w:hAnsi="Arial" w:cs="Arial"/>
          <w:sz w:val="22"/>
          <w:szCs w:val="22"/>
        </w:rPr>
      </w:pPr>
    </w:p>
    <w:p w14:paraId="30A25969" w14:textId="77777777" w:rsidR="001042B5" w:rsidRDefault="001042B5" w:rsidP="001042B5">
      <w:pPr>
        <w:suppressAutoHyphens w:val="0"/>
        <w:jc w:val="both"/>
        <w:rPr>
          <w:rFonts w:ascii="Arial" w:hAnsi="Arial" w:cs="Arial"/>
          <w:sz w:val="22"/>
          <w:szCs w:val="22"/>
        </w:rPr>
      </w:pPr>
      <w:r>
        <w:rPr>
          <w:rFonts w:ascii="Arial" w:hAnsi="Arial" w:cs="Arial"/>
          <w:sz w:val="22"/>
          <w:szCs w:val="22"/>
        </w:rPr>
        <w:t>Para registrar nuevos registros presione click en el icono de ingresar y se mostrará la siguiente vista:</w:t>
      </w:r>
    </w:p>
    <w:p w14:paraId="30A2596A" w14:textId="77777777" w:rsidR="001042B5" w:rsidRDefault="00513954" w:rsidP="001042B5">
      <w:pPr>
        <w:suppressAutoHyphens w:val="0"/>
        <w:jc w:val="both"/>
        <w:rPr>
          <w:rFonts w:ascii="Arial" w:hAnsi="Arial" w:cs="Arial"/>
          <w:sz w:val="22"/>
          <w:szCs w:val="22"/>
        </w:rPr>
      </w:pPr>
      <w:r>
        <w:rPr>
          <w:rFonts w:ascii="Arial" w:hAnsi="Arial" w:cs="Arial"/>
          <w:sz w:val="22"/>
          <w:szCs w:val="22"/>
        </w:rPr>
        <w:t xml:space="preserve"> </w:t>
      </w:r>
    </w:p>
    <w:p w14:paraId="30A2596B" w14:textId="77777777" w:rsidR="001042B5" w:rsidRDefault="001042B5" w:rsidP="00431099">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14:anchorId="30A25C0B" wp14:editId="30A25C0C">
            <wp:extent cx="5229225" cy="3390900"/>
            <wp:effectExtent l="19050" t="0" r="9525" b="0"/>
            <wp:docPr id="4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srcRect/>
                    <a:stretch>
                      <a:fillRect/>
                    </a:stretch>
                  </pic:blipFill>
                  <pic:spPr bwMode="auto">
                    <a:xfrm>
                      <a:off x="0" y="0"/>
                      <a:ext cx="5234388" cy="3394248"/>
                    </a:xfrm>
                    <a:prstGeom prst="rect">
                      <a:avLst/>
                    </a:prstGeom>
                    <a:noFill/>
                    <a:ln w="9525">
                      <a:noFill/>
                      <a:miter lim="800000"/>
                      <a:headEnd/>
                      <a:tailEnd/>
                    </a:ln>
                  </pic:spPr>
                </pic:pic>
              </a:graphicData>
            </a:graphic>
          </wp:inline>
        </w:drawing>
      </w:r>
    </w:p>
    <w:p w14:paraId="30A2596D" w14:textId="77777777" w:rsidR="001966C4" w:rsidRDefault="001966C4">
      <w:pPr>
        <w:suppressAutoHyphens w:val="0"/>
        <w:rPr>
          <w:rFonts w:ascii="Arial" w:hAnsi="Arial" w:cs="Arial"/>
          <w:sz w:val="22"/>
          <w:szCs w:val="22"/>
        </w:rPr>
      </w:pPr>
    </w:p>
    <w:p w14:paraId="30A2596E" w14:textId="77777777" w:rsidR="001966C4" w:rsidRDefault="001966C4" w:rsidP="001966C4">
      <w:pPr>
        <w:suppressAutoHyphens w:val="0"/>
        <w:jc w:val="both"/>
        <w:rPr>
          <w:rFonts w:ascii="Arial" w:hAnsi="Arial" w:cs="Arial"/>
          <w:noProof/>
          <w:sz w:val="22"/>
          <w:szCs w:val="22"/>
          <w:lang w:eastAsia="es-ES"/>
        </w:rPr>
      </w:pPr>
      <w:r>
        <w:rPr>
          <w:rFonts w:ascii="Arial" w:hAnsi="Arial" w:cs="Arial"/>
          <w:sz w:val="22"/>
          <w:szCs w:val="22"/>
        </w:rPr>
        <w:t>Ingrese todos los datos solicitados; en esta vista existe una particularidad que al definir un recurso se debe indicar el Número de Parte, la Unidad de Medida y el Plan de Cuenta a la que corresponde el recurso. P</w:t>
      </w:r>
      <w:r>
        <w:rPr>
          <w:rFonts w:ascii="Arial" w:hAnsi="Arial" w:cs="Arial"/>
          <w:noProof/>
          <w:sz w:val="22"/>
          <w:szCs w:val="22"/>
          <w:lang w:eastAsia="es-ES"/>
        </w:rPr>
        <w:t>resione el icono de Guardar; con la cual se procederá a registrar la información. Si no se desea realizar mas operaciones de este tipo presione click en el icono Salir.</w:t>
      </w:r>
    </w:p>
    <w:p w14:paraId="30A2596F" w14:textId="77777777" w:rsidR="001966C4" w:rsidRDefault="001966C4" w:rsidP="001966C4">
      <w:pPr>
        <w:suppressAutoHyphens w:val="0"/>
        <w:rPr>
          <w:rFonts w:ascii="Arial" w:hAnsi="Arial" w:cs="Arial"/>
          <w:b/>
          <w:sz w:val="22"/>
          <w:szCs w:val="22"/>
        </w:rPr>
      </w:pPr>
    </w:p>
    <w:p w14:paraId="30A25970" w14:textId="77777777" w:rsidR="001966C4" w:rsidRDefault="001966C4" w:rsidP="001966C4">
      <w:pPr>
        <w:suppressAutoHyphens w:val="0"/>
        <w:jc w:val="both"/>
        <w:rPr>
          <w:rFonts w:ascii="Arial" w:hAnsi="Arial" w:cs="Arial"/>
          <w:sz w:val="22"/>
          <w:szCs w:val="22"/>
        </w:rPr>
      </w:pPr>
      <w:r>
        <w:rPr>
          <w:rFonts w:ascii="Arial" w:hAnsi="Arial" w:cs="Arial"/>
          <w:sz w:val="22"/>
          <w:szCs w:val="22"/>
        </w:rPr>
        <w:t>Para modificar información de los Recursos presione el icono de modificación y se mostrará la siguiente vista:</w:t>
      </w:r>
    </w:p>
    <w:p w14:paraId="30A25971" w14:textId="77777777" w:rsidR="001966C4" w:rsidRDefault="001966C4" w:rsidP="001966C4">
      <w:pPr>
        <w:suppressAutoHyphens w:val="0"/>
        <w:jc w:val="both"/>
        <w:rPr>
          <w:rFonts w:ascii="Arial" w:hAnsi="Arial" w:cs="Arial"/>
          <w:sz w:val="22"/>
          <w:szCs w:val="22"/>
        </w:rPr>
      </w:pPr>
    </w:p>
    <w:p w14:paraId="30A25972" w14:textId="77777777" w:rsidR="001966C4" w:rsidRDefault="001966C4" w:rsidP="001966C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14:anchorId="30A25C0D" wp14:editId="30A25C0E">
            <wp:extent cx="5252085" cy="3547766"/>
            <wp:effectExtent l="19050" t="0" r="5715" b="0"/>
            <wp:docPr id="4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srcRect/>
                    <a:stretch>
                      <a:fillRect/>
                    </a:stretch>
                  </pic:blipFill>
                  <pic:spPr bwMode="auto">
                    <a:xfrm>
                      <a:off x="0" y="0"/>
                      <a:ext cx="5252085" cy="3547766"/>
                    </a:xfrm>
                    <a:prstGeom prst="rect">
                      <a:avLst/>
                    </a:prstGeom>
                    <a:noFill/>
                    <a:ln w="9525">
                      <a:noFill/>
                      <a:miter lim="800000"/>
                      <a:headEnd/>
                      <a:tailEnd/>
                    </a:ln>
                  </pic:spPr>
                </pic:pic>
              </a:graphicData>
            </a:graphic>
          </wp:inline>
        </w:drawing>
      </w:r>
    </w:p>
    <w:p w14:paraId="30A25975" w14:textId="77777777" w:rsidR="00492A99" w:rsidRDefault="00492A99">
      <w:pPr>
        <w:suppressAutoHyphens w:val="0"/>
        <w:rPr>
          <w:rFonts w:ascii="Arial" w:hAnsi="Arial" w:cs="Arial"/>
          <w:sz w:val="22"/>
          <w:szCs w:val="22"/>
        </w:rPr>
      </w:pPr>
    </w:p>
    <w:p w14:paraId="30A25976" w14:textId="77777777" w:rsidR="00492A99" w:rsidRDefault="00492A99" w:rsidP="00492A99">
      <w:pPr>
        <w:suppressAutoHyphens w:val="0"/>
        <w:jc w:val="both"/>
        <w:rPr>
          <w:rFonts w:ascii="Arial" w:hAnsi="Arial" w:cs="Arial"/>
          <w:sz w:val="22"/>
          <w:szCs w:val="22"/>
        </w:rPr>
      </w:pPr>
      <w:r>
        <w:rPr>
          <w:rFonts w:ascii="Arial" w:hAnsi="Arial" w:cs="Arial"/>
          <w:sz w:val="22"/>
          <w:szCs w:val="22"/>
        </w:rPr>
        <w:t>Modifique los datos que desee modificar y presione click en le icono de Guardar; con lo cual se actualizará la información. Para salir de esta opción presione  click en el icono Salir.</w:t>
      </w:r>
    </w:p>
    <w:p w14:paraId="30A25977" w14:textId="77777777" w:rsidR="00492A99" w:rsidRDefault="00492A99" w:rsidP="00492A99">
      <w:pPr>
        <w:suppressAutoHyphens w:val="0"/>
        <w:jc w:val="both"/>
        <w:rPr>
          <w:rFonts w:ascii="Arial" w:hAnsi="Arial" w:cs="Arial"/>
          <w:sz w:val="22"/>
          <w:szCs w:val="22"/>
        </w:rPr>
      </w:pPr>
    </w:p>
    <w:p w14:paraId="30A25978" w14:textId="77777777" w:rsidR="00492A99" w:rsidRDefault="00492A99" w:rsidP="00492A99">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Recursos; presione click en cualquiera de los datos de Listado Unidad de Medida (Código, nombre, parte, unidad de medida, precio) y se mostrará la siguiente vista:</w:t>
      </w:r>
    </w:p>
    <w:p w14:paraId="30A25979" w14:textId="77777777" w:rsidR="00492A99" w:rsidRDefault="00492A99">
      <w:pPr>
        <w:suppressAutoHyphens w:val="0"/>
        <w:rPr>
          <w:rFonts w:ascii="Arial" w:hAnsi="Arial" w:cs="Arial"/>
          <w:b/>
          <w:sz w:val="22"/>
          <w:szCs w:val="22"/>
        </w:rPr>
      </w:pPr>
    </w:p>
    <w:p w14:paraId="30A2597A" w14:textId="77777777" w:rsidR="00492A99" w:rsidRDefault="00492A99">
      <w:pPr>
        <w:suppressAutoHyphens w:val="0"/>
        <w:rPr>
          <w:rFonts w:ascii="Arial" w:hAnsi="Arial" w:cs="Arial"/>
          <w:b/>
          <w:sz w:val="22"/>
          <w:szCs w:val="22"/>
        </w:rPr>
      </w:pPr>
      <w:r>
        <w:rPr>
          <w:rFonts w:ascii="Arial" w:hAnsi="Arial" w:cs="Arial"/>
          <w:b/>
          <w:noProof/>
          <w:sz w:val="22"/>
          <w:szCs w:val="22"/>
          <w:lang w:eastAsia="es-ES"/>
        </w:rPr>
        <w:lastRenderedPageBreak/>
        <w:drawing>
          <wp:inline distT="0" distB="0" distL="0" distR="0" wp14:anchorId="30A25C0F" wp14:editId="30A25C10">
            <wp:extent cx="5252085" cy="3328594"/>
            <wp:effectExtent l="19050" t="0" r="5715" b="0"/>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srcRect/>
                    <a:stretch>
                      <a:fillRect/>
                    </a:stretch>
                  </pic:blipFill>
                  <pic:spPr bwMode="auto">
                    <a:xfrm>
                      <a:off x="0" y="0"/>
                      <a:ext cx="5252085" cy="3328594"/>
                    </a:xfrm>
                    <a:prstGeom prst="rect">
                      <a:avLst/>
                    </a:prstGeom>
                    <a:noFill/>
                    <a:ln w="9525">
                      <a:noFill/>
                      <a:miter lim="800000"/>
                      <a:headEnd/>
                      <a:tailEnd/>
                    </a:ln>
                  </pic:spPr>
                </pic:pic>
              </a:graphicData>
            </a:graphic>
          </wp:inline>
        </w:drawing>
      </w:r>
    </w:p>
    <w:p w14:paraId="30A2597B" w14:textId="77777777" w:rsidR="00492A99" w:rsidRDefault="00492A99">
      <w:pPr>
        <w:suppressAutoHyphens w:val="0"/>
        <w:rPr>
          <w:rFonts w:ascii="Arial" w:hAnsi="Arial" w:cs="Arial"/>
          <w:b/>
          <w:sz w:val="22"/>
          <w:szCs w:val="22"/>
        </w:rPr>
      </w:pPr>
    </w:p>
    <w:p w14:paraId="30A2597C" w14:textId="77777777" w:rsidR="00492A99" w:rsidRDefault="00492A99" w:rsidP="00492A99">
      <w:pPr>
        <w:suppressAutoHyphens w:val="0"/>
        <w:jc w:val="both"/>
        <w:rPr>
          <w:rFonts w:ascii="Arial" w:hAnsi="Arial" w:cs="Arial"/>
          <w:sz w:val="22"/>
          <w:szCs w:val="22"/>
        </w:rPr>
      </w:pPr>
      <w:r>
        <w:rPr>
          <w:rFonts w:ascii="Arial" w:hAnsi="Arial" w:cs="Arial"/>
          <w:sz w:val="22"/>
          <w:szCs w:val="22"/>
        </w:rPr>
        <w:t>Recuerde que esta vista es solamente para mostrar información del registro de Recursos. Para salir debe hacer click en el icono Salir.</w:t>
      </w:r>
    </w:p>
    <w:p w14:paraId="30A2597D" w14:textId="77777777" w:rsidR="00492A99" w:rsidRDefault="00492A99" w:rsidP="00492A99">
      <w:pPr>
        <w:suppressAutoHyphens w:val="0"/>
        <w:jc w:val="both"/>
        <w:rPr>
          <w:rFonts w:ascii="Arial" w:hAnsi="Arial" w:cs="Arial"/>
          <w:sz w:val="22"/>
          <w:szCs w:val="22"/>
        </w:rPr>
      </w:pPr>
    </w:p>
    <w:p w14:paraId="30A2597E" w14:textId="77777777" w:rsidR="00492A99" w:rsidRDefault="00492A99" w:rsidP="00492A99">
      <w:pPr>
        <w:suppressAutoHyphens w:val="0"/>
        <w:jc w:val="both"/>
        <w:rPr>
          <w:rFonts w:ascii="Arial" w:hAnsi="Arial" w:cs="Arial"/>
          <w:sz w:val="22"/>
          <w:szCs w:val="22"/>
        </w:rPr>
      </w:pPr>
      <w:r>
        <w:rPr>
          <w:rFonts w:ascii="Arial" w:hAnsi="Arial" w:cs="Arial"/>
          <w:sz w:val="22"/>
          <w:szCs w:val="22"/>
        </w:rPr>
        <w:t>Para eliminar un registro de los Recursos haga click en el icono de eliminar y se mostrarán mensajes en las cuales debe confirmar según sea el caso.</w:t>
      </w:r>
    </w:p>
    <w:p w14:paraId="30A2597F" w14:textId="77777777" w:rsidR="00172E01" w:rsidRDefault="00172E01">
      <w:pPr>
        <w:suppressAutoHyphens w:val="0"/>
        <w:rPr>
          <w:rFonts w:ascii="Arial" w:hAnsi="Arial" w:cs="Arial"/>
          <w:sz w:val="22"/>
          <w:szCs w:val="22"/>
        </w:rPr>
      </w:pPr>
    </w:p>
    <w:p w14:paraId="30A25980" w14:textId="77777777" w:rsidR="00492A99" w:rsidRDefault="00172E01" w:rsidP="006A6827">
      <w:pPr>
        <w:suppressAutoHyphens w:val="0"/>
        <w:jc w:val="both"/>
        <w:rPr>
          <w:rFonts w:ascii="Arial" w:hAnsi="Arial" w:cs="Arial"/>
          <w:sz w:val="22"/>
          <w:szCs w:val="22"/>
        </w:rPr>
      </w:pPr>
      <w:r>
        <w:rPr>
          <w:rFonts w:ascii="Arial" w:hAnsi="Arial" w:cs="Arial"/>
          <w:b/>
          <w:sz w:val="22"/>
          <w:szCs w:val="22"/>
        </w:rPr>
        <w:t>Tipos de Variables:</w:t>
      </w:r>
      <w:r w:rsidR="006A6827">
        <w:rPr>
          <w:rFonts w:ascii="Arial" w:hAnsi="Arial" w:cs="Arial"/>
          <w:sz w:val="22"/>
          <w:szCs w:val="22"/>
        </w:rPr>
        <w:t xml:space="preserve"> Permite registrar y mantener los registros de los tipos de variables que son necesarios al momento de realizar la formulación presupuestaria; estas están asociadas a las variables macroeconómicas y hacen referencias a los ajustes por índice inflacionario para las partidas </w:t>
      </w:r>
      <w:r w:rsidR="008C1EBF" w:rsidRPr="002F29EF">
        <w:rPr>
          <w:rFonts w:ascii="Arial" w:hAnsi="Arial" w:cs="Arial"/>
          <w:sz w:val="22"/>
          <w:szCs w:val="22"/>
        </w:rPr>
        <w:t>4.02 Materiales y Suministros  hasta la 4.98 Rectificaciones del Presupuesto</w:t>
      </w:r>
      <w:r w:rsidR="006A6827">
        <w:rPr>
          <w:rFonts w:ascii="Arial" w:hAnsi="Arial" w:cs="Arial"/>
          <w:sz w:val="22"/>
          <w:szCs w:val="22"/>
        </w:rPr>
        <w:t xml:space="preserve"> o ajustes por incrementos salariales en las partida 4.01 de gastos de personal.</w:t>
      </w:r>
      <w:r w:rsidR="008C1EBF">
        <w:rPr>
          <w:rFonts w:ascii="Arial" w:hAnsi="Arial" w:cs="Arial"/>
          <w:sz w:val="22"/>
          <w:szCs w:val="22"/>
        </w:rPr>
        <w:t xml:space="preserve"> Al ingresar a la opción se mostrará la siguiente vista:</w:t>
      </w:r>
    </w:p>
    <w:p w14:paraId="30A25981" w14:textId="77777777" w:rsidR="00492A99" w:rsidRPr="00492A99" w:rsidRDefault="00492A99">
      <w:pPr>
        <w:suppressAutoHyphens w:val="0"/>
        <w:rPr>
          <w:rFonts w:ascii="Arial" w:hAnsi="Arial" w:cs="Arial"/>
          <w:sz w:val="22"/>
          <w:szCs w:val="22"/>
        </w:rPr>
      </w:pPr>
    </w:p>
    <w:p w14:paraId="30A25982" w14:textId="77777777" w:rsidR="001966C4" w:rsidRDefault="001966C4" w:rsidP="00492A99">
      <w:pPr>
        <w:suppressAutoHyphens w:val="0"/>
        <w:jc w:val="both"/>
        <w:rPr>
          <w:rFonts w:ascii="Arial" w:hAnsi="Arial" w:cs="Arial"/>
          <w:b/>
          <w:sz w:val="22"/>
          <w:szCs w:val="22"/>
        </w:rPr>
      </w:pPr>
    </w:p>
    <w:p w14:paraId="30A25983" w14:textId="77777777" w:rsidR="001966C4" w:rsidRDefault="001966C4">
      <w:pPr>
        <w:suppressAutoHyphens w:val="0"/>
        <w:rPr>
          <w:rFonts w:ascii="Arial" w:hAnsi="Arial" w:cs="Arial"/>
          <w:b/>
          <w:sz w:val="22"/>
          <w:szCs w:val="22"/>
        </w:rPr>
      </w:pPr>
    </w:p>
    <w:p w14:paraId="30A25984" w14:textId="77777777" w:rsidR="008C1EBF" w:rsidRDefault="008C1EBF" w:rsidP="001966C4">
      <w:pPr>
        <w:pStyle w:val="Textoindependiente"/>
        <w:spacing w:after="0" w:line="360" w:lineRule="auto"/>
        <w:rPr>
          <w:rFonts w:ascii="Arial" w:hAnsi="Arial" w:cs="Arial"/>
          <w:b/>
          <w:sz w:val="22"/>
          <w:szCs w:val="22"/>
        </w:rPr>
      </w:pPr>
    </w:p>
    <w:p w14:paraId="30A25985" w14:textId="77777777" w:rsidR="008C1EBF" w:rsidRDefault="008C1EBF" w:rsidP="001966C4">
      <w:pPr>
        <w:pStyle w:val="Textoindependiente"/>
        <w:spacing w:after="0" w:line="360" w:lineRule="auto"/>
        <w:rPr>
          <w:rFonts w:ascii="Arial" w:hAnsi="Arial" w:cs="Arial"/>
          <w:b/>
          <w:sz w:val="22"/>
          <w:szCs w:val="22"/>
        </w:rPr>
      </w:pPr>
    </w:p>
    <w:p w14:paraId="30A25986" w14:textId="77777777" w:rsidR="008C1EBF" w:rsidRDefault="008C1EBF" w:rsidP="001966C4">
      <w:pPr>
        <w:pStyle w:val="Textoindependiente"/>
        <w:spacing w:after="0" w:line="360" w:lineRule="auto"/>
        <w:rPr>
          <w:rFonts w:ascii="Arial" w:hAnsi="Arial" w:cs="Arial"/>
          <w:b/>
          <w:sz w:val="22"/>
          <w:szCs w:val="22"/>
        </w:rPr>
      </w:pPr>
    </w:p>
    <w:p w14:paraId="30A25987" w14:textId="77777777" w:rsidR="002143A1" w:rsidRDefault="002143A1">
      <w:pPr>
        <w:suppressAutoHyphens w:val="0"/>
        <w:rPr>
          <w:rFonts w:ascii="Arial" w:hAnsi="Arial" w:cs="Arial"/>
          <w:b/>
          <w:sz w:val="22"/>
          <w:szCs w:val="22"/>
        </w:rPr>
      </w:pPr>
    </w:p>
    <w:p w14:paraId="30A25988" w14:textId="77777777" w:rsidR="002143A1" w:rsidRDefault="002143A1">
      <w:pPr>
        <w:suppressAutoHyphens w:val="0"/>
        <w:rPr>
          <w:rFonts w:ascii="Arial" w:hAnsi="Arial" w:cs="Arial"/>
          <w:b/>
          <w:sz w:val="22"/>
          <w:szCs w:val="22"/>
        </w:rPr>
      </w:pPr>
    </w:p>
    <w:p w14:paraId="30A25989" w14:textId="77777777" w:rsidR="002143A1" w:rsidRDefault="002143A1">
      <w:pPr>
        <w:suppressAutoHyphens w:val="0"/>
        <w:rPr>
          <w:rFonts w:ascii="Arial" w:hAnsi="Arial" w:cs="Arial"/>
          <w:b/>
          <w:sz w:val="22"/>
          <w:szCs w:val="22"/>
        </w:rPr>
      </w:pPr>
    </w:p>
    <w:p w14:paraId="30A2598A" w14:textId="77777777" w:rsidR="002143A1" w:rsidRDefault="002143A1">
      <w:pPr>
        <w:suppressAutoHyphens w:val="0"/>
        <w:rPr>
          <w:rFonts w:ascii="Arial" w:hAnsi="Arial" w:cs="Arial"/>
          <w:b/>
          <w:sz w:val="22"/>
          <w:szCs w:val="22"/>
        </w:rPr>
      </w:pPr>
    </w:p>
    <w:p w14:paraId="30A2598B" w14:textId="77777777" w:rsidR="002143A1" w:rsidRDefault="002143A1">
      <w:pPr>
        <w:suppressAutoHyphens w:val="0"/>
        <w:rPr>
          <w:rFonts w:ascii="Arial" w:hAnsi="Arial" w:cs="Arial"/>
          <w:b/>
          <w:sz w:val="22"/>
          <w:szCs w:val="22"/>
        </w:rPr>
      </w:pPr>
    </w:p>
    <w:p w14:paraId="30A2598C" w14:textId="77777777" w:rsidR="008C1EBF" w:rsidRDefault="008C1EBF">
      <w:pPr>
        <w:suppressAutoHyphens w:val="0"/>
        <w:rPr>
          <w:rFonts w:ascii="Arial" w:hAnsi="Arial" w:cs="Arial"/>
          <w:b/>
          <w:sz w:val="22"/>
          <w:szCs w:val="22"/>
        </w:rPr>
      </w:pPr>
    </w:p>
    <w:p w14:paraId="30A2598D" w14:textId="77777777" w:rsidR="00B80F4A" w:rsidRDefault="002143A1">
      <w:pPr>
        <w:suppressAutoHyphens w:val="0"/>
        <w:rPr>
          <w:rFonts w:ascii="Arial" w:hAnsi="Arial" w:cs="Arial"/>
          <w:b/>
          <w:sz w:val="22"/>
          <w:szCs w:val="22"/>
        </w:rPr>
      </w:pPr>
      <w:r>
        <w:rPr>
          <w:rFonts w:ascii="Arial" w:hAnsi="Arial" w:cs="Arial"/>
          <w:b/>
          <w:noProof/>
          <w:sz w:val="22"/>
          <w:szCs w:val="22"/>
          <w:lang w:eastAsia="es-ES"/>
        </w:rPr>
        <w:drawing>
          <wp:inline distT="0" distB="0" distL="0" distR="0" wp14:anchorId="30A25C11" wp14:editId="30A25C12">
            <wp:extent cx="5419725" cy="2209800"/>
            <wp:effectExtent l="19050" t="0" r="9525" b="0"/>
            <wp:docPr id="4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a:srcRect/>
                    <a:stretch>
                      <a:fillRect/>
                    </a:stretch>
                  </pic:blipFill>
                  <pic:spPr bwMode="auto">
                    <a:xfrm>
                      <a:off x="0" y="0"/>
                      <a:ext cx="5419725" cy="2209800"/>
                    </a:xfrm>
                    <a:prstGeom prst="rect">
                      <a:avLst/>
                    </a:prstGeom>
                    <a:noFill/>
                    <a:ln w="9525">
                      <a:noFill/>
                      <a:miter lim="800000"/>
                      <a:headEnd/>
                      <a:tailEnd/>
                    </a:ln>
                  </pic:spPr>
                </pic:pic>
              </a:graphicData>
            </a:graphic>
          </wp:inline>
        </w:drawing>
      </w:r>
    </w:p>
    <w:p w14:paraId="30A2598E" w14:textId="77777777" w:rsidR="00B80F4A" w:rsidRDefault="00B80F4A">
      <w:pPr>
        <w:suppressAutoHyphens w:val="0"/>
        <w:rPr>
          <w:rFonts w:ascii="Arial" w:hAnsi="Arial" w:cs="Arial"/>
          <w:b/>
          <w:sz w:val="22"/>
          <w:szCs w:val="22"/>
        </w:rPr>
      </w:pPr>
    </w:p>
    <w:p w14:paraId="30A2598F" w14:textId="77777777" w:rsidR="002143A1" w:rsidRDefault="00B80F4A">
      <w:pPr>
        <w:suppressAutoHyphens w:val="0"/>
        <w:rPr>
          <w:rFonts w:ascii="Arial" w:hAnsi="Arial" w:cs="Arial"/>
          <w:sz w:val="22"/>
          <w:szCs w:val="22"/>
        </w:rPr>
      </w:pPr>
      <w:r w:rsidRPr="00B80F4A">
        <w:rPr>
          <w:rFonts w:ascii="Arial" w:hAnsi="Arial" w:cs="Arial"/>
          <w:sz w:val="22"/>
          <w:szCs w:val="22"/>
        </w:rPr>
        <w:t>Para ingresar</w:t>
      </w:r>
      <w:r w:rsidR="002143A1" w:rsidRPr="00B80F4A">
        <w:rPr>
          <w:rFonts w:ascii="Arial" w:hAnsi="Arial" w:cs="Arial"/>
          <w:sz w:val="22"/>
          <w:szCs w:val="22"/>
        </w:rPr>
        <w:t xml:space="preserve"> </w:t>
      </w:r>
      <w:r>
        <w:rPr>
          <w:rFonts w:ascii="Arial" w:hAnsi="Arial" w:cs="Arial"/>
          <w:sz w:val="22"/>
          <w:szCs w:val="22"/>
        </w:rPr>
        <w:t>los registros de los Tipos de Variables; presione click en el icono de ingresar con la cual se mostrará la siguiente vista:</w:t>
      </w:r>
    </w:p>
    <w:p w14:paraId="30A25990" w14:textId="77777777" w:rsidR="00B80F4A" w:rsidRDefault="00B80F4A">
      <w:pPr>
        <w:suppressAutoHyphens w:val="0"/>
        <w:rPr>
          <w:rFonts w:ascii="Arial" w:hAnsi="Arial" w:cs="Arial"/>
          <w:sz w:val="22"/>
          <w:szCs w:val="22"/>
        </w:rPr>
      </w:pPr>
    </w:p>
    <w:p w14:paraId="30A25991" w14:textId="77777777" w:rsidR="00B80F4A" w:rsidRPr="00B80F4A" w:rsidRDefault="00B80F4A">
      <w:pPr>
        <w:suppressAutoHyphens w:val="0"/>
        <w:rPr>
          <w:rFonts w:ascii="Arial" w:hAnsi="Arial" w:cs="Arial"/>
          <w:sz w:val="22"/>
          <w:szCs w:val="22"/>
        </w:rPr>
      </w:pPr>
      <w:r>
        <w:rPr>
          <w:rFonts w:ascii="Arial" w:hAnsi="Arial" w:cs="Arial"/>
          <w:noProof/>
          <w:sz w:val="22"/>
          <w:szCs w:val="22"/>
          <w:lang w:eastAsia="es-ES"/>
        </w:rPr>
        <w:drawing>
          <wp:inline distT="0" distB="0" distL="0" distR="0" wp14:anchorId="30A25C13" wp14:editId="30A25C14">
            <wp:extent cx="5252085" cy="1771620"/>
            <wp:effectExtent l="19050" t="0" r="5715"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srcRect/>
                    <a:stretch>
                      <a:fillRect/>
                    </a:stretch>
                  </pic:blipFill>
                  <pic:spPr bwMode="auto">
                    <a:xfrm>
                      <a:off x="0" y="0"/>
                      <a:ext cx="5252085" cy="1771620"/>
                    </a:xfrm>
                    <a:prstGeom prst="rect">
                      <a:avLst/>
                    </a:prstGeom>
                    <a:noFill/>
                    <a:ln w="9525">
                      <a:noFill/>
                      <a:miter lim="800000"/>
                      <a:headEnd/>
                      <a:tailEnd/>
                    </a:ln>
                  </pic:spPr>
                </pic:pic>
              </a:graphicData>
            </a:graphic>
          </wp:inline>
        </w:drawing>
      </w:r>
    </w:p>
    <w:p w14:paraId="30A25992" w14:textId="77777777" w:rsidR="00B80F4A" w:rsidRDefault="00B80F4A" w:rsidP="00B80F4A">
      <w:pPr>
        <w:suppressAutoHyphens w:val="0"/>
        <w:jc w:val="both"/>
        <w:rPr>
          <w:rFonts w:ascii="Arial" w:hAnsi="Arial" w:cs="Arial"/>
          <w:noProof/>
          <w:sz w:val="22"/>
          <w:szCs w:val="22"/>
          <w:lang w:eastAsia="es-ES"/>
        </w:rPr>
      </w:pPr>
    </w:p>
    <w:p w14:paraId="30A25993" w14:textId="77777777" w:rsidR="00B80F4A" w:rsidRDefault="00B80F4A" w:rsidP="00B80F4A">
      <w:pPr>
        <w:suppressAutoHyphens w:val="0"/>
        <w:jc w:val="both"/>
        <w:rPr>
          <w:rFonts w:ascii="Arial" w:hAnsi="Arial" w:cs="Arial"/>
          <w:noProof/>
          <w:sz w:val="22"/>
          <w:szCs w:val="22"/>
          <w:lang w:eastAsia="es-ES"/>
        </w:rPr>
      </w:pPr>
    </w:p>
    <w:p w14:paraId="30A25994" w14:textId="77777777" w:rsidR="00B80F4A" w:rsidRDefault="00B80F4A" w:rsidP="00B80F4A">
      <w:pPr>
        <w:suppressAutoHyphens w:val="0"/>
        <w:jc w:val="both"/>
        <w:rPr>
          <w:rFonts w:ascii="Arial" w:hAnsi="Arial" w:cs="Arial"/>
          <w:noProof/>
          <w:sz w:val="22"/>
          <w:szCs w:val="22"/>
          <w:lang w:eastAsia="es-ES"/>
        </w:rPr>
      </w:pPr>
      <w:r>
        <w:rPr>
          <w:rFonts w:ascii="Arial" w:hAnsi="Arial" w:cs="Arial"/>
          <w:noProof/>
          <w:sz w:val="22"/>
          <w:szCs w:val="22"/>
          <w:lang w:eastAsia="es-ES"/>
        </w:rPr>
        <w:t>Ingrese los datos solicitados y precionar el icono de Guardar; con la cual se procederá a registrar la información. Si no se desea realizar mas operaciones de este tipo presione click en el icono Salir.</w:t>
      </w:r>
    </w:p>
    <w:p w14:paraId="30A25995" w14:textId="77777777" w:rsidR="00B80F4A" w:rsidRDefault="00B80F4A" w:rsidP="00B80F4A">
      <w:pPr>
        <w:suppressAutoHyphens w:val="0"/>
        <w:rPr>
          <w:rFonts w:ascii="Arial" w:hAnsi="Arial" w:cs="Arial"/>
          <w:b/>
          <w:sz w:val="22"/>
          <w:szCs w:val="22"/>
        </w:rPr>
      </w:pPr>
    </w:p>
    <w:p w14:paraId="30A25996" w14:textId="77777777" w:rsidR="00B80F4A" w:rsidRDefault="00B80F4A" w:rsidP="00B80F4A">
      <w:pPr>
        <w:suppressAutoHyphens w:val="0"/>
        <w:jc w:val="both"/>
        <w:rPr>
          <w:rFonts w:ascii="Arial" w:hAnsi="Arial" w:cs="Arial"/>
          <w:sz w:val="22"/>
          <w:szCs w:val="22"/>
        </w:rPr>
      </w:pPr>
      <w:r>
        <w:rPr>
          <w:rFonts w:ascii="Arial" w:hAnsi="Arial" w:cs="Arial"/>
          <w:sz w:val="22"/>
          <w:szCs w:val="22"/>
        </w:rPr>
        <w:t xml:space="preserve">Para modificar información del Tipo de Variable  presione </w:t>
      </w:r>
      <w:r w:rsidR="00BB2C6F">
        <w:rPr>
          <w:rFonts w:ascii="Arial" w:hAnsi="Arial" w:cs="Arial"/>
          <w:sz w:val="22"/>
          <w:szCs w:val="22"/>
        </w:rPr>
        <w:t xml:space="preserve">click en </w:t>
      </w:r>
      <w:r>
        <w:rPr>
          <w:rFonts w:ascii="Arial" w:hAnsi="Arial" w:cs="Arial"/>
          <w:sz w:val="22"/>
          <w:szCs w:val="22"/>
        </w:rPr>
        <w:t>el icono de modificar y se mostrará la siguiente vista:</w:t>
      </w:r>
    </w:p>
    <w:p w14:paraId="30A25997" w14:textId="77777777" w:rsidR="001360F8" w:rsidRDefault="001360F8" w:rsidP="00B80F4A">
      <w:pPr>
        <w:suppressAutoHyphens w:val="0"/>
        <w:jc w:val="both"/>
        <w:rPr>
          <w:rFonts w:ascii="Arial" w:hAnsi="Arial" w:cs="Arial"/>
          <w:sz w:val="22"/>
          <w:szCs w:val="22"/>
        </w:rPr>
      </w:pPr>
    </w:p>
    <w:p w14:paraId="30A25998" w14:textId="77777777" w:rsidR="00FD3B4C" w:rsidRDefault="00FD3B4C" w:rsidP="00B80F4A">
      <w:pPr>
        <w:suppressAutoHyphens w:val="0"/>
        <w:jc w:val="both"/>
        <w:rPr>
          <w:rFonts w:ascii="Arial" w:hAnsi="Arial" w:cs="Arial"/>
          <w:sz w:val="22"/>
          <w:szCs w:val="22"/>
        </w:rPr>
      </w:pPr>
    </w:p>
    <w:p w14:paraId="30A25999" w14:textId="77777777" w:rsidR="00FD3B4C" w:rsidRDefault="00FD3B4C" w:rsidP="00B80F4A">
      <w:pPr>
        <w:suppressAutoHyphens w:val="0"/>
        <w:jc w:val="both"/>
        <w:rPr>
          <w:rFonts w:ascii="Arial" w:hAnsi="Arial" w:cs="Arial"/>
          <w:sz w:val="22"/>
          <w:szCs w:val="22"/>
        </w:rPr>
      </w:pPr>
    </w:p>
    <w:p w14:paraId="30A2599A" w14:textId="77777777" w:rsidR="00FD3B4C" w:rsidRPr="00FD3B4C" w:rsidRDefault="00FD3B4C" w:rsidP="00B80F4A">
      <w:pPr>
        <w:suppressAutoHyphens w:val="0"/>
        <w:jc w:val="both"/>
        <w:rPr>
          <w:rFonts w:ascii="Arial" w:hAnsi="Arial" w:cs="Arial"/>
          <w:sz w:val="22"/>
          <w:szCs w:val="22"/>
        </w:rPr>
      </w:pPr>
    </w:p>
    <w:p w14:paraId="30A2599B" w14:textId="77777777" w:rsidR="001360F8" w:rsidRDefault="001360F8" w:rsidP="00B80F4A">
      <w:pPr>
        <w:suppressAutoHyphens w:val="0"/>
        <w:jc w:val="both"/>
        <w:rPr>
          <w:rFonts w:ascii="Arial" w:hAnsi="Arial" w:cs="Arial"/>
          <w:sz w:val="22"/>
          <w:szCs w:val="22"/>
        </w:rPr>
      </w:pPr>
    </w:p>
    <w:p w14:paraId="30A2599C" w14:textId="77777777" w:rsidR="001360F8" w:rsidRDefault="001360F8" w:rsidP="00B80F4A">
      <w:pPr>
        <w:suppressAutoHyphens w:val="0"/>
        <w:jc w:val="both"/>
        <w:rPr>
          <w:rFonts w:ascii="Arial" w:hAnsi="Arial" w:cs="Arial"/>
          <w:sz w:val="22"/>
          <w:szCs w:val="22"/>
        </w:rPr>
      </w:pPr>
    </w:p>
    <w:p w14:paraId="30A2599D" w14:textId="77777777" w:rsidR="001360F8" w:rsidRDefault="001360F8" w:rsidP="00B80F4A">
      <w:pPr>
        <w:suppressAutoHyphens w:val="0"/>
        <w:jc w:val="both"/>
        <w:rPr>
          <w:rFonts w:ascii="Arial" w:hAnsi="Arial" w:cs="Arial"/>
          <w:sz w:val="22"/>
          <w:szCs w:val="22"/>
        </w:rPr>
      </w:pPr>
    </w:p>
    <w:p w14:paraId="30A2599E" w14:textId="77777777" w:rsidR="001360F8" w:rsidRDefault="001360F8" w:rsidP="00B80F4A">
      <w:pPr>
        <w:suppressAutoHyphens w:val="0"/>
        <w:jc w:val="both"/>
        <w:rPr>
          <w:rFonts w:ascii="Arial" w:hAnsi="Arial" w:cs="Arial"/>
          <w:sz w:val="22"/>
          <w:szCs w:val="22"/>
        </w:rPr>
      </w:pPr>
    </w:p>
    <w:p w14:paraId="30A2599F" w14:textId="77777777" w:rsidR="00AB5E55" w:rsidRDefault="001360F8">
      <w:pPr>
        <w:suppressAutoHyphens w:val="0"/>
        <w:rPr>
          <w:rFonts w:ascii="Arial" w:hAnsi="Arial" w:cs="Arial"/>
          <w:b/>
          <w:sz w:val="22"/>
          <w:szCs w:val="22"/>
        </w:rPr>
      </w:pPr>
      <w:r>
        <w:rPr>
          <w:rFonts w:ascii="Arial" w:hAnsi="Arial" w:cs="Arial"/>
          <w:b/>
          <w:noProof/>
          <w:sz w:val="22"/>
          <w:szCs w:val="22"/>
          <w:lang w:eastAsia="es-ES"/>
        </w:rPr>
        <w:drawing>
          <wp:inline distT="0" distB="0" distL="0" distR="0" wp14:anchorId="30A25C15" wp14:editId="30A25C16">
            <wp:extent cx="5252085" cy="1854083"/>
            <wp:effectExtent l="19050" t="0" r="5715" b="0"/>
            <wp:docPr id="5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srcRect/>
                    <a:stretch>
                      <a:fillRect/>
                    </a:stretch>
                  </pic:blipFill>
                  <pic:spPr bwMode="auto">
                    <a:xfrm>
                      <a:off x="0" y="0"/>
                      <a:ext cx="5252085" cy="1854083"/>
                    </a:xfrm>
                    <a:prstGeom prst="rect">
                      <a:avLst/>
                    </a:prstGeom>
                    <a:noFill/>
                    <a:ln w="9525">
                      <a:noFill/>
                      <a:miter lim="800000"/>
                      <a:headEnd/>
                      <a:tailEnd/>
                    </a:ln>
                  </pic:spPr>
                </pic:pic>
              </a:graphicData>
            </a:graphic>
          </wp:inline>
        </w:drawing>
      </w:r>
    </w:p>
    <w:p w14:paraId="30A259A0" w14:textId="77777777" w:rsidR="00BF39D4" w:rsidRDefault="00BF39D4">
      <w:pPr>
        <w:suppressAutoHyphens w:val="0"/>
        <w:rPr>
          <w:rFonts w:ascii="Arial" w:hAnsi="Arial" w:cs="Arial"/>
          <w:b/>
          <w:sz w:val="22"/>
          <w:szCs w:val="22"/>
        </w:rPr>
      </w:pPr>
    </w:p>
    <w:p w14:paraId="30A259A1" w14:textId="77777777" w:rsidR="00BF39D4" w:rsidRDefault="00BF39D4" w:rsidP="00BF39D4">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la información del nombre del Tipo de Variable y presione click en el icono de Guardar; para salir de esta opción presione click en el icono Salir.</w:t>
      </w:r>
    </w:p>
    <w:p w14:paraId="30A259A2" w14:textId="77777777" w:rsidR="004C1CD5" w:rsidRDefault="004C1CD5" w:rsidP="00BF39D4">
      <w:pPr>
        <w:suppressAutoHyphens w:val="0"/>
        <w:jc w:val="both"/>
        <w:rPr>
          <w:rFonts w:ascii="Arial" w:hAnsi="Arial" w:cs="Arial"/>
          <w:sz w:val="22"/>
          <w:szCs w:val="22"/>
        </w:rPr>
      </w:pPr>
    </w:p>
    <w:p w14:paraId="30A259A3" w14:textId="77777777"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 los Tipos de Variable; presione click en cualquiera de los datos de Listado Unidad de Medida (Código, nombre) y se mostrará la siguiente vista:</w:t>
      </w:r>
    </w:p>
    <w:p w14:paraId="30A259A4" w14:textId="77777777" w:rsidR="004C1CD5" w:rsidRDefault="004C1CD5" w:rsidP="004C1CD5">
      <w:pPr>
        <w:suppressAutoHyphens w:val="0"/>
        <w:jc w:val="both"/>
        <w:rPr>
          <w:rFonts w:ascii="Arial" w:hAnsi="Arial" w:cs="Arial"/>
          <w:noProof/>
          <w:sz w:val="22"/>
          <w:szCs w:val="22"/>
          <w:lang w:eastAsia="es-ES"/>
        </w:rPr>
      </w:pPr>
    </w:p>
    <w:p w14:paraId="30A259A5" w14:textId="77777777" w:rsidR="004C1CD5" w:rsidRDefault="004C1CD5" w:rsidP="004C1CD5">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14:anchorId="30A25C17" wp14:editId="30A25C18">
            <wp:extent cx="5252085" cy="2279599"/>
            <wp:effectExtent l="19050" t="0" r="5715" b="0"/>
            <wp:docPr id="5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srcRect/>
                    <a:stretch>
                      <a:fillRect/>
                    </a:stretch>
                  </pic:blipFill>
                  <pic:spPr bwMode="auto">
                    <a:xfrm>
                      <a:off x="0" y="0"/>
                      <a:ext cx="5252085" cy="2279599"/>
                    </a:xfrm>
                    <a:prstGeom prst="rect">
                      <a:avLst/>
                    </a:prstGeom>
                    <a:noFill/>
                    <a:ln w="9525">
                      <a:noFill/>
                      <a:miter lim="800000"/>
                      <a:headEnd/>
                      <a:tailEnd/>
                    </a:ln>
                  </pic:spPr>
                </pic:pic>
              </a:graphicData>
            </a:graphic>
          </wp:inline>
        </w:drawing>
      </w:r>
    </w:p>
    <w:p w14:paraId="30A259A6" w14:textId="77777777" w:rsidR="004C1CD5" w:rsidRDefault="004C1CD5" w:rsidP="00BF39D4">
      <w:pPr>
        <w:suppressAutoHyphens w:val="0"/>
        <w:jc w:val="both"/>
        <w:rPr>
          <w:rFonts w:ascii="Arial" w:hAnsi="Arial" w:cs="Arial"/>
          <w:sz w:val="22"/>
          <w:szCs w:val="22"/>
        </w:rPr>
      </w:pPr>
    </w:p>
    <w:p w14:paraId="30A259A7" w14:textId="77777777" w:rsidR="004C1CD5" w:rsidRDefault="004C1CD5" w:rsidP="00BF39D4">
      <w:pPr>
        <w:suppressAutoHyphens w:val="0"/>
        <w:jc w:val="both"/>
        <w:rPr>
          <w:rFonts w:ascii="Arial" w:hAnsi="Arial" w:cs="Arial"/>
          <w:sz w:val="22"/>
          <w:szCs w:val="22"/>
        </w:rPr>
      </w:pPr>
      <w:r>
        <w:rPr>
          <w:rFonts w:ascii="Arial" w:hAnsi="Arial" w:cs="Arial"/>
          <w:sz w:val="22"/>
          <w:szCs w:val="22"/>
        </w:rPr>
        <w:t>Recuerde que en esta vista solo puede consultar la información de los Tipos de Variables. Para salir presione click en el icono Salir.</w:t>
      </w:r>
    </w:p>
    <w:p w14:paraId="30A259A8" w14:textId="77777777" w:rsidR="000271A0" w:rsidRDefault="000271A0" w:rsidP="00BF39D4">
      <w:pPr>
        <w:suppressAutoHyphens w:val="0"/>
        <w:jc w:val="both"/>
        <w:rPr>
          <w:rFonts w:ascii="Arial" w:hAnsi="Arial" w:cs="Arial"/>
          <w:sz w:val="22"/>
          <w:szCs w:val="22"/>
        </w:rPr>
      </w:pPr>
    </w:p>
    <w:p w14:paraId="30A259A9" w14:textId="77777777" w:rsidR="000271A0" w:rsidRDefault="000271A0" w:rsidP="000271A0">
      <w:pPr>
        <w:suppressAutoHyphens w:val="0"/>
        <w:jc w:val="both"/>
        <w:rPr>
          <w:rFonts w:ascii="Arial" w:hAnsi="Arial" w:cs="Arial"/>
          <w:sz w:val="22"/>
          <w:szCs w:val="22"/>
        </w:rPr>
      </w:pPr>
      <w:r>
        <w:rPr>
          <w:rFonts w:ascii="Arial" w:hAnsi="Arial" w:cs="Arial"/>
          <w:sz w:val="22"/>
          <w:szCs w:val="22"/>
        </w:rPr>
        <w:t>Para eliminar un registro de los Tipos de Variables presione click en el icono de eliminar y se mostrarán mensajes en las cuales debe confirmar según sea el caso.</w:t>
      </w:r>
    </w:p>
    <w:p w14:paraId="30A259AA" w14:textId="77777777" w:rsidR="00FD3B4C" w:rsidRDefault="00FD3B4C" w:rsidP="00BF39D4">
      <w:pPr>
        <w:suppressAutoHyphens w:val="0"/>
        <w:jc w:val="both"/>
        <w:rPr>
          <w:rFonts w:ascii="Arial" w:hAnsi="Arial" w:cs="Arial"/>
          <w:sz w:val="22"/>
          <w:szCs w:val="22"/>
        </w:rPr>
      </w:pPr>
    </w:p>
    <w:p w14:paraId="30A259AB" w14:textId="77777777" w:rsidR="00FD3B4C" w:rsidRDefault="002143A1" w:rsidP="00FD3B4C">
      <w:pPr>
        <w:suppressAutoHyphens w:val="0"/>
        <w:jc w:val="both"/>
        <w:rPr>
          <w:rFonts w:ascii="Arial" w:hAnsi="Arial" w:cs="Arial"/>
          <w:sz w:val="22"/>
          <w:szCs w:val="22"/>
        </w:rPr>
      </w:pPr>
      <w:r w:rsidRPr="00BF39D4">
        <w:rPr>
          <w:rFonts w:ascii="Arial" w:hAnsi="Arial" w:cs="Arial"/>
          <w:sz w:val="22"/>
          <w:szCs w:val="22"/>
        </w:rPr>
        <w:br w:type="page"/>
      </w:r>
      <w:r w:rsidR="00FD3B4C">
        <w:rPr>
          <w:rFonts w:ascii="Arial" w:hAnsi="Arial" w:cs="Arial"/>
          <w:b/>
          <w:sz w:val="22"/>
          <w:szCs w:val="22"/>
        </w:rPr>
        <w:lastRenderedPageBreak/>
        <w:t>Variables Económicas:</w:t>
      </w:r>
      <w:r w:rsidR="00FD3B4C">
        <w:rPr>
          <w:rFonts w:ascii="Arial" w:hAnsi="Arial" w:cs="Arial"/>
          <w:sz w:val="22"/>
          <w:szCs w:val="22"/>
        </w:rPr>
        <w:t xml:space="preserve"> En esta opción se lleva el registro y control de la Variables Económicas; aquí se especifican los ajuste</w:t>
      </w:r>
      <w:r w:rsidR="0051335E">
        <w:rPr>
          <w:rFonts w:ascii="Arial" w:hAnsi="Arial" w:cs="Arial"/>
          <w:sz w:val="22"/>
          <w:szCs w:val="22"/>
        </w:rPr>
        <w:t>s</w:t>
      </w:r>
      <w:r w:rsidR="00FD3B4C">
        <w:rPr>
          <w:rFonts w:ascii="Arial" w:hAnsi="Arial" w:cs="Arial"/>
          <w:sz w:val="22"/>
          <w:szCs w:val="22"/>
        </w:rPr>
        <w:t xml:space="preserve"> o variaciones que hay que considerar al momento de hacer la formulación presupuestaria. Esta contemplan los porcentajes mensualizado de dichos ajustes. Al ingresar la opción se presenta la siguiente vista:</w:t>
      </w:r>
    </w:p>
    <w:p w14:paraId="30A259AC" w14:textId="77777777" w:rsidR="00FD3B4C" w:rsidRDefault="00FD3B4C">
      <w:pPr>
        <w:suppressAutoHyphens w:val="0"/>
        <w:rPr>
          <w:rFonts w:ascii="Arial" w:hAnsi="Arial" w:cs="Arial"/>
          <w:b/>
          <w:sz w:val="22"/>
          <w:szCs w:val="22"/>
        </w:rPr>
      </w:pPr>
    </w:p>
    <w:p w14:paraId="30A259AD" w14:textId="77777777" w:rsidR="00FD3B4C" w:rsidRDefault="00FD3B4C"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14:anchorId="30A25C19" wp14:editId="30A25C1A">
            <wp:extent cx="5251546" cy="1552575"/>
            <wp:effectExtent l="19050" t="0" r="6254"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7"/>
                    <a:srcRect/>
                    <a:stretch>
                      <a:fillRect/>
                    </a:stretch>
                  </pic:blipFill>
                  <pic:spPr bwMode="auto">
                    <a:xfrm>
                      <a:off x="0" y="0"/>
                      <a:ext cx="5252085" cy="1552734"/>
                    </a:xfrm>
                    <a:prstGeom prst="rect">
                      <a:avLst/>
                    </a:prstGeom>
                    <a:noFill/>
                    <a:ln w="9525">
                      <a:noFill/>
                      <a:miter lim="800000"/>
                      <a:headEnd/>
                      <a:tailEnd/>
                    </a:ln>
                  </pic:spPr>
                </pic:pic>
              </a:graphicData>
            </a:graphic>
          </wp:inline>
        </w:drawing>
      </w:r>
    </w:p>
    <w:p w14:paraId="30A259AE" w14:textId="77777777" w:rsidR="00FD3B4C" w:rsidRDefault="00FD3B4C" w:rsidP="00FD3B4C">
      <w:pPr>
        <w:suppressAutoHyphens w:val="0"/>
        <w:jc w:val="both"/>
        <w:rPr>
          <w:rFonts w:ascii="Arial" w:hAnsi="Arial" w:cs="Arial"/>
          <w:b/>
          <w:sz w:val="22"/>
          <w:szCs w:val="22"/>
        </w:rPr>
      </w:pPr>
    </w:p>
    <w:p w14:paraId="30A259AF" w14:textId="77777777" w:rsidR="00FD3B4C" w:rsidRDefault="00FD3B4C" w:rsidP="00FD3B4C">
      <w:pPr>
        <w:suppressAutoHyphens w:val="0"/>
        <w:jc w:val="both"/>
        <w:rPr>
          <w:rFonts w:ascii="Arial" w:hAnsi="Arial" w:cs="Arial"/>
          <w:sz w:val="22"/>
          <w:szCs w:val="22"/>
        </w:rPr>
      </w:pPr>
      <w:r w:rsidRPr="00FD3B4C">
        <w:rPr>
          <w:rFonts w:ascii="Arial" w:hAnsi="Arial" w:cs="Arial"/>
          <w:sz w:val="22"/>
          <w:szCs w:val="22"/>
        </w:rPr>
        <w:t>Para registrar información de las Variables Económicas</w:t>
      </w:r>
      <w:r>
        <w:rPr>
          <w:rFonts w:ascii="Arial" w:hAnsi="Arial" w:cs="Arial"/>
          <w:sz w:val="22"/>
          <w:szCs w:val="22"/>
        </w:rPr>
        <w:t xml:space="preserve"> presione click en el icono de ingresar y se mostrará la siguiente vista:</w:t>
      </w:r>
    </w:p>
    <w:p w14:paraId="30A259B0" w14:textId="77777777" w:rsidR="00FD3B4C" w:rsidRDefault="00FD3B4C" w:rsidP="00FD3B4C">
      <w:pPr>
        <w:suppressAutoHyphens w:val="0"/>
        <w:jc w:val="both"/>
        <w:rPr>
          <w:rFonts w:ascii="Arial" w:hAnsi="Arial" w:cs="Arial"/>
          <w:sz w:val="22"/>
          <w:szCs w:val="22"/>
        </w:rPr>
      </w:pPr>
    </w:p>
    <w:p w14:paraId="30A259B1" w14:textId="77777777" w:rsidR="00FD3B4C" w:rsidRDefault="00FD3B4C"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1B" wp14:editId="30A25C1C">
            <wp:extent cx="5252085" cy="3526796"/>
            <wp:effectExtent l="19050" t="0" r="571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srcRect/>
                    <a:stretch>
                      <a:fillRect/>
                    </a:stretch>
                  </pic:blipFill>
                  <pic:spPr bwMode="auto">
                    <a:xfrm>
                      <a:off x="0" y="0"/>
                      <a:ext cx="5252085" cy="3526796"/>
                    </a:xfrm>
                    <a:prstGeom prst="rect">
                      <a:avLst/>
                    </a:prstGeom>
                    <a:noFill/>
                    <a:ln w="9525">
                      <a:noFill/>
                      <a:miter lim="800000"/>
                      <a:headEnd/>
                      <a:tailEnd/>
                    </a:ln>
                  </pic:spPr>
                </pic:pic>
              </a:graphicData>
            </a:graphic>
          </wp:inline>
        </w:drawing>
      </w:r>
    </w:p>
    <w:p w14:paraId="30A259B2" w14:textId="77777777" w:rsidR="00FD3B4C" w:rsidRDefault="00FD3B4C" w:rsidP="00FD3B4C">
      <w:pPr>
        <w:suppressAutoHyphens w:val="0"/>
        <w:jc w:val="both"/>
        <w:rPr>
          <w:rFonts w:ascii="Arial" w:hAnsi="Arial" w:cs="Arial"/>
          <w:sz w:val="22"/>
          <w:szCs w:val="22"/>
        </w:rPr>
      </w:pPr>
    </w:p>
    <w:p w14:paraId="30A259B3" w14:textId="45F10BDB" w:rsidR="00FD3B4C" w:rsidRPr="00FD3B4C" w:rsidRDefault="00FD3B4C" w:rsidP="00FD3B4C">
      <w:pPr>
        <w:suppressAutoHyphens w:val="0"/>
        <w:jc w:val="both"/>
        <w:rPr>
          <w:rFonts w:ascii="Arial" w:hAnsi="Arial" w:cs="Arial"/>
          <w:sz w:val="22"/>
          <w:szCs w:val="22"/>
        </w:rPr>
      </w:pPr>
      <w:r>
        <w:rPr>
          <w:rFonts w:ascii="Arial" w:hAnsi="Arial" w:cs="Arial"/>
          <w:sz w:val="22"/>
          <w:szCs w:val="22"/>
        </w:rPr>
        <w:t xml:space="preserve">Ingrese la información solicitada; entre ellos debe indicar el tipo de variable económica a la cual se va </w:t>
      </w:r>
      <w:r w:rsidR="00707FD9">
        <w:rPr>
          <w:rFonts w:ascii="Arial" w:hAnsi="Arial" w:cs="Arial"/>
          <w:sz w:val="22"/>
          <w:szCs w:val="22"/>
        </w:rPr>
        <w:t xml:space="preserve">a </w:t>
      </w:r>
      <w:r>
        <w:rPr>
          <w:rFonts w:ascii="Arial" w:hAnsi="Arial" w:cs="Arial"/>
          <w:sz w:val="22"/>
          <w:szCs w:val="22"/>
        </w:rPr>
        <w:t>aplicar el porcentaje y en los meses que sedeas ajustar la formulación presupuestaria. Presione click en el icono Guardar y se almacenará la información. Presione click en el icono Salir para salir de esta opción.</w:t>
      </w:r>
      <w:r w:rsidRPr="00FD3B4C">
        <w:rPr>
          <w:rFonts w:ascii="Arial" w:hAnsi="Arial" w:cs="Arial"/>
          <w:sz w:val="22"/>
          <w:szCs w:val="22"/>
        </w:rPr>
        <w:br w:type="page"/>
      </w:r>
    </w:p>
    <w:p w14:paraId="30A259B4" w14:textId="77777777" w:rsidR="00BB2C6F" w:rsidRDefault="00BB2C6F" w:rsidP="00BB2C6F">
      <w:pPr>
        <w:suppressAutoHyphens w:val="0"/>
        <w:jc w:val="both"/>
        <w:rPr>
          <w:rFonts w:ascii="Arial" w:hAnsi="Arial" w:cs="Arial"/>
          <w:sz w:val="22"/>
          <w:szCs w:val="22"/>
        </w:rPr>
      </w:pPr>
      <w:r>
        <w:rPr>
          <w:rFonts w:ascii="Arial" w:hAnsi="Arial" w:cs="Arial"/>
          <w:sz w:val="22"/>
          <w:szCs w:val="22"/>
        </w:rPr>
        <w:lastRenderedPageBreak/>
        <w:t>Para modificar información de la Variable Económica presione click en el icono de modificar y se mostrará la siguiente vista:</w:t>
      </w:r>
    </w:p>
    <w:p w14:paraId="30A259B5" w14:textId="77777777" w:rsidR="00FD3B4C" w:rsidRDefault="00FD3B4C" w:rsidP="00FD3B4C">
      <w:pPr>
        <w:suppressAutoHyphens w:val="0"/>
        <w:jc w:val="both"/>
        <w:rPr>
          <w:rFonts w:ascii="Arial" w:hAnsi="Arial" w:cs="Arial"/>
          <w:b/>
          <w:sz w:val="22"/>
          <w:szCs w:val="22"/>
        </w:rPr>
      </w:pPr>
    </w:p>
    <w:p w14:paraId="30A259B6" w14:textId="77777777" w:rsidR="00BB2C6F" w:rsidRDefault="002A6652" w:rsidP="00FD3B4C">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14:anchorId="30A25C1D" wp14:editId="30A25C1E">
            <wp:extent cx="5252085" cy="3429220"/>
            <wp:effectExtent l="19050" t="0" r="5715" b="0"/>
            <wp:docPr id="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5252085" cy="3429220"/>
                    </a:xfrm>
                    <a:prstGeom prst="rect">
                      <a:avLst/>
                    </a:prstGeom>
                    <a:noFill/>
                    <a:ln w="9525">
                      <a:noFill/>
                      <a:miter lim="800000"/>
                      <a:headEnd/>
                      <a:tailEnd/>
                    </a:ln>
                  </pic:spPr>
                </pic:pic>
              </a:graphicData>
            </a:graphic>
          </wp:inline>
        </w:drawing>
      </w:r>
    </w:p>
    <w:p w14:paraId="30A259B7" w14:textId="77777777" w:rsidR="00BB2C6F" w:rsidRDefault="00BB2C6F" w:rsidP="00FD3B4C">
      <w:pPr>
        <w:suppressAutoHyphens w:val="0"/>
        <w:jc w:val="both"/>
        <w:rPr>
          <w:rFonts w:ascii="Arial" w:hAnsi="Arial" w:cs="Arial"/>
          <w:b/>
          <w:sz w:val="22"/>
          <w:szCs w:val="22"/>
        </w:rPr>
      </w:pPr>
    </w:p>
    <w:p w14:paraId="30A259B8" w14:textId="77777777" w:rsidR="00765A45" w:rsidRDefault="00765A45" w:rsidP="00765A45">
      <w:pPr>
        <w:suppressAutoHyphens w:val="0"/>
        <w:jc w:val="both"/>
        <w:rPr>
          <w:rFonts w:ascii="Arial" w:hAnsi="Arial" w:cs="Arial"/>
          <w:sz w:val="22"/>
          <w:szCs w:val="22"/>
        </w:rPr>
      </w:pPr>
      <w:r w:rsidRPr="00BF39D4">
        <w:rPr>
          <w:rFonts w:ascii="Arial" w:hAnsi="Arial" w:cs="Arial"/>
          <w:sz w:val="22"/>
          <w:szCs w:val="22"/>
        </w:rPr>
        <w:t xml:space="preserve">Modifique </w:t>
      </w:r>
      <w:r>
        <w:rPr>
          <w:rFonts w:ascii="Arial" w:hAnsi="Arial" w:cs="Arial"/>
          <w:sz w:val="22"/>
          <w:szCs w:val="22"/>
        </w:rPr>
        <w:t>la información de cada mes de las Variables Económicas y presione click en el icono de Guardar; para salir de esta opción presione click en el icono Salir.</w:t>
      </w:r>
    </w:p>
    <w:p w14:paraId="30A259B9" w14:textId="77777777" w:rsidR="00765A45" w:rsidRDefault="00765A45" w:rsidP="00765A45">
      <w:pPr>
        <w:suppressAutoHyphens w:val="0"/>
        <w:jc w:val="both"/>
        <w:rPr>
          <w:rFonts w:ascii="Arial" w:hAnsi="Arial" w:cs="Arial"/>
          <w:sz w:val="22"/>
          <w:szCs w:val="22"/>
        </w:rPr>
      </w:pPr>
    </w:p>
    <w:p w14:paraId="30A259BA" w14:textId="77777777" w:rsidR="00765A45" w:rsidRDefault="00765A45" w:rsidP="00765A45">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las Variables Economicas; presione click en cualquiera de los datos de Listado Variables </w:t>
      </w:r>
      <w:r>
        <w:rPr>
          <w:rFonts w:ascii="Arial" w:hAnsi="Arial" w:cs="Arial"/>
          <w:sz w:val="22"/>
          <w:szCs w:val="22"/>
        </w:rPr>
        <w:t xml:space="preserve">Económicas </w:t>
      </w:r>
      <w:r>
        <w:rPr>
          <w:rFonts w:ascii="Arial" w:hAnsi="Arial" w:cs="Arial"/>
          <w:noProof/>
          <w:sz w:val="22"/>
          <w:szCs w:val="22"/>
          <w:lang w:eastAsia="es-ES"/>
        </w:rPr>
        <w:t>y se mostrará la siguiente vista:</w:t>
      </w:r>
    </w:p>
    <w:p w14:paraId="30A259BB" w14:textId="77777777" w:rsidR="00765A45" w:rsidRDefault="00765A45" w:rsidP="00765A45">
      <w:pPr>
        <w:suppressAutoHyphens w:val="0"/>
        <w:jc w:val="both"/>
        <w:rPr>
          <w:rFonts w:ascii="Arial" w:hAnsi="Arial" w:cs="Arial"/>
          <w:noProof/>
          <w:sz w:val="22"/>
          <w:szCs w:val="22"/>
          <w:lang w:eastAsia="es-ES"/>
        </w:rPr>
      </w:pPr>
    </w:p>
    <w:p w14:paraId="30A259BC" w14:textId="77777777" w:rsidR="00BB2C6F" w:rsidRDefault="00765A45" w:rsidP="00FD3B4C">
      <w:pPr>
        <w:suppressAutoHyphens w:val="0"/>
        <w:jc w:val="both"/>
        <w:rPr>
          <w:rFonts w:ascii="Arial" w:hAnsi="Arial" w:cs="Arial"/>
          <w:b/>
          <w:sz w:val="22"/>
          <w:szCs w:val="22"/>
        </w:rPr>
      </w:pPr>
      <w:r>
        <w:rPr>
          <w:rFonts w:ascii="Arial" w:hAnsi="Arial" w:cs="Arial"/>
          <w:b/>
          <w:noProof/>
          <w:sz w:val="22"/>
          <w:szCs w:val="22"/>
          <w:lang w:eastAsia="es-ES"/>
        </w:rPr>
        <w:lastRenderedPageBreak/>
        <w:drawing>
          <wp:inline distT="0" distB="0" distL="0" distR="0" wp14:anchorId="30A25C1F" wp14:editId="30A25C20">
            <wp:extent cx="5249696" cy="2628900"/>
            <wp:effectExtent l="19050" t="0" r="8104" b="0"/>
            <wp:docPr id="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5252085" cy="2630096"/>
                    </a:xfrm>
                    <a:prstGeom prst="rect">
                      <a:avLst/>
                    </a:prstGeom>
                    <a:noFill/>
                    <a:ln w="9525">
                      <a:noFill/>
                      <a:miter lim="800000"/>
                      <a:headEnd/>
                      <a:tailEnd/>
                    </a:ln>
                  </pic:spPr>
                </pic:pic>
              </a:graphicData>
            </a:graphic>
          </wp:inline>
        </w:drawing>
      </w:r>
    </w:p>
    <w:p w14:paraId="30A259BD" w14:textId="77777777" w:rsidR="00765A45" w:rsidRDefault="00765A45" w:rsidP="00765A45">
      <w:pPr>
        <w:suppressAutoHyphens w:val="0"/>
        <w:jc w:val="both"/>
        <w:rPr>
          <w:rFonts w:ascii="Arial" w:hAnsi="Arial" w:cs="Arial"/>
          <w:sz w:val="22"/>
          <w:szCs w:val="22"/>
        </w:rPr>
      </w:pPr>
      <w:r>
        <w:rPr>
          <w:rFonts w:ascii="Arial" w:hAnsi="Arial" w:cs="Arial"/>
          <w:sz w:val="22"/>
          <w:szCs w:val="22"/>
        </w:rPr>
        <w:t>Recuerde que en esta vista solo puede consultar la información de las Variables Económicas. Para salir presione click en el icono Salir.</w:t>
      </w:r>
    </w:p>
    <w:p w14:paraId="30A259BE" w14:textId="77777777" w:rsidR="00765A45" w:rsidRDefault="00765A45" w:rsidP="00765A45">
      <w:pPr>
        <w:suppressAutoHyphens w:val="0"/>
        <w:jc w:val="both"/>
        <w:rPr>
          <w:rFonts w:ascii="Arial" w:hAnsi="Arial" w:cs="Arial"/>
          <w:sz w:val="22"/>
          <w:szCs w:val="22"/>
        </w:rPr>
      </w:pPr>
    </w:p>
    <w:p w14:paraId="30A259BF" w14:textId="77777777" w:rsidR="00765A45" w:rsidRDefault="00765A45" w:rsidP="00765A45">
      <w:pPr>
        <w:suppressAutoHyphens w:val="0"/>
        <w:jc w:val="both"/>
        <w:rPr>
          <w:rFonts w:ascii="Arial" w:hAnsi="Arial" w:cs="Arial"/>
          <w:sz w:val="22"/>
          <w:szCs w:val="22"/>
        </w:rPr>
      </w:pPr>
      <w:r>
        <w:rPr>
          <w:rFonts w:ascii="Arial" w:hAnsi="Arial" w:cs="Arial"/>
          <w:sz w:val="22"/>
          <w:szCs w:val="22"/>
        </w:rPr>
        <w:t>Para eliminar un registro de los Tipos de Variables presione click en el icono de eliminar y se mostrarán mensajes en las cuales debe confirmar según sea el caso.</w:t>
      </w:r>
    </w:p>
    <w:p w14:paraId="30A259C0" w14:textId="77777777" w:rsidR="00BB2C6F" w:rsidRDefault="00BB2C6F" w:rsidP="00FD3B4C">
      <w:pPr>
        <w:suppressAutoHyphens w:val="0"/>
        <w:jc w:val="both"/>
        <w:rPr>
          <w:rFonts w:ascii="Arial" w:hAnsi="Arial" w:cs="Arial"/>
          <w:b/>
          <w:sz w:val="22"/>
          <w:szCs w:val="22"/>
        </w:rPr>
      </w:pPr>
    </w:p>
    <w:p w14:paraId="30A259C1" w14:textId="77777777" w:rsidR="00FB7F8C" w:rsidRDefault="00FB7F8C"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FB7F8C">
        <w:rPr>
          <w:rFonts w:ascii="Arial" w:hAnsi="Arial" w:cs="Arial"/>
          <w:b/>
          <w:sz w:val="22"/>
          <w:szCs w:val="22"/>
        </w:rPr>
        <w:t>Estructura Programática</w:t>
      </w:r>
    </w:p>
    <w:p w14:paraId="30A259C2" w14:textId="77777777" w:rsidR="0051335E" w:rsidRDefault="0051335E" w:rsidP="0051335E">
      <w:pPr>
        <w:suppressAutoHyphens w:val="0"/>
        <w:spacing w:line="360" w:lineRule="auto"/>
        <w:jc w:val="both"/>
        <w:rPr>
          <w:rFonts w:ascii="Arial" w:hAnsi="Arial" w:cs="Arial"/>
          <w:sz w:val="22"/>
          <w:szCs w:val="22"/>
        </w:rPr>
      </w:pPr>
      <w:r>
        <w:rPr>
          <w:rFonts w:ascii="Arial" w:hAnsi="Arial" w:cs="Arial"/>
          <w:b/>
          <w:sz w:val="22"/>
          <w:szCs w:val="22"/>
        </w:rPr>
        <w:t>Proyectos:</w:t>
      </w:r>
      <w:r>
        <w:rPr>
          <w:rFonts w:ascii="Arial" w:hAnsi="Arial" w:cs="Arial"/>
          <w:sz w:val="22"/>
          <w:szCs w:val="22"/>
        </w:rPr>
        <w:t xml:space="preserve"> En esta opción se lleva el registro y control de los Proyectos. Esto contempla el primer novel de la estructura programática para la formulación presupuestaria. Al ingresar la opción se presenta la siguiente vista:</w:t>
      </w:r>
    </w:p>
    <w:p w14:paraId="30A259C3" w14:textId="77777777" w:rsidR="00745815" w:rsidRDefault="00745815" w:rsidP="0051335E">
      <w:pPr>
        <w:suppressAutoHyphens w:val="0"/>
        <w:spacing w:line="360" w:lineRule="auto"/>
        <w:jc w:val="both"/>
        <w:rPr>
          <w:rFonts w:ascii="Arial" w:hAnsi="Arial" w:cs="Arial"/>
          <w:sz w:val="22"/>
          <w:szCs w:val="22"/>
        </w:rPr>
      </w:pPr>
    </w:p>
    <w:p w14:paraId="30A259C4" w14:textId="77777777" w:rsidR="0051335E" w:rsidRPr="00FB7F8C" w:rsidRDefault="00745815" w:rsidP="0051335E">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14:anchorId="30A25C21" wp14:editId="30A25C22">
            <wp:extent cx="5252085" cy="2619375"/>
            <wp:effectExtent l="19050" t="0" r="5715" b="0"/>
            <wp:docPr id="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252085" cy="2619375"/>
                    </a:xfrm>
                    <a:prstGeom prst="rect">
                      <a:avLst/>
                    </a:prstGeom>
                    <a:noFill/>
                    <a:ln w="9525">
                      <a:noFill/>
                      <a:miter lim="800000"/>
                      <a:headEnd/>
                      <a:tailEnd/>
                    </a:ln>
                  </pic:spPr>
                </pic:pic>
              </a:graphicData>
            </a:graphic>
          </wp:inline>
        </w:drawing>
      </w:r>
    </w:p>
    <w:p w14:paraId="30A259C5" w14:textId="77777777" w:rsidR="00BB2C6F" w:rsidRDefault="00745815" w:rsidP="00FD3B4C">
      <w:pPr>
        <w:suppressAutoHyphens w:val="0"/>
        <w:jc w:val="both"/>
        <w:rPr>
          <w:rFonts w:ascii="Arial" w:hAnsi="Arial" w:cs="Arial"/>
          <w:sz w:val="22"/>
          <w:szCs w:val="22"/>
        </w:rPr>
      </w:pPr>
      <w:r w:rsidRPr="00745815">
        <w:rPr>
          <w:rFonts w:ascii="Arial" w:hAnsi="Arial" w:cs="Arial"/>
          <w:sz w:val="22"/>
          <w:szCs w:val="22"/>
        </w:rPr>
        <w:lastRenderedPageBreak/>
        <w:t>Para ingresar</w:t>
      </w:r>
      <w:r>
        <w:rPr>
          <w:rFonts w:ascii="Arial" w:hAnsi="Arial" w:cs="Arial"/>
          <w:sz w:val="22"/>
          <w:szCs w:val="22"/>
        </w:rPr>
        <w:t xml:space="preserve"> un nuevo registro de los proyectos presione click en el icono ingresar y se mostrará la siguiente vista:</w:t>
      </w:r>
    </w:p>
    <w:p w14:paraId="30A259C6" w14:textId="77777777" w:rsidR="00745815" w:rsidRDefault="00745815" w:rsidP="00FD3B4C">
      <w:pPr>
        <w:suppressAutoHyphens w:val="0"/>
        <w:jc w:val="both"/>
        <w:rPr>
          <w:rFonts w:ascii="Arial" w:hAnsi="Arial" w:cs="Arial"/>
          <w:sz w:val="22"/>
          <w:szCs w:val="22"/>
        </w:rPr>
      </w:pPr>
    </w:p>
    <w:p w14:paraId="30A259C7" w14:textId="77777777" w:rsidR="00745815" w:rsidRPr="00745815" w:rsidRDefault="00745815"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23" wp14:editId="30A25C24">
            <wp:extent cx="5252085" cy="2942559"/>
            <wp:effectExtent l="19050" t="0" r="5715" b="0"/>
            <wp:docPr id="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srcRect/>
                    <a:stretch>
                      <a:fillRect/>
                    </a:stretch>
                  </pic:blipFill>
                  <pic:spPr bwMode="auto">
                    <a:xfrm>
                      <a:off x="0" y="0"/>
                      <a:ext cx="5252085" cy="2942559"/>
                    </a:xfrm>
                    <a:prstGeom prst="rect">
                      <a:avLst/>
                    </a:prstGeom>
                    <a:noFill/>
                    <a:ln w="9525">
                      <a:noFill/>
                      <a:miter lim="800000"/>
                      <a:headEnd/>
                      <a:tailEnd/>
                    </a:ln>
                  </pic:spPr>
                </pic:pic>
              </a:graphicData>
            </a:graphic>
          </wp:inline>
        </w:drawing>
      </w:r>
    </w:p>
    <w:p w14:paraId="30A259C8" w14:textId="77777777" w:rsidR="00745815" w:rsidRDefault="00745815" w:rsidP="00745815">
      <w:pPr>
        <w:suppressAutoHyphens w:val="0"/>
        <w:jc w:val="both"/>
        <w:rPr>
          <w:rFonts w:ascii="Arial" w:hAnsi="Arial" w:cs="Arial"/>
          <w:b/>
          <w:sz w:val="22"/>
          <w:szCs w:val="22"/>
        </w:rPr>
      </w:pPr>
    </w:p>
    <w:p w14:paraId="30A259C9" w14:textId="77777777" w:rsidR="00745815" w:rsidRDefault="00745815" w:rsidP="00745815">
      <w:pPr>
        <w:suppressAutoHyphens w:val="0"/>
        <w:jc w:val="both"/>
        <w:rPr>
          <w:rFonts w:ascii="Arial" w:hAnsi="Arial" w:cs="Arial"/>
          <w:b/>
          <w:sz w:val="22"/>
          <w:szCs w:val="22"/>
        </w:rPr>
      </w:pPr>
      <w:r w:rsidRPr="00745815">
        <w:rPr>
          <w:rFonts w:ascii="Arial" w:hAnsi="Arial" w:cs="Arial"/>
          <w:b/>
          <w:sz w:val="22"/>
          <w:szCs w:val="22"/>
        </w:rPr>
        <w:t xml:space="preserve">Nota: </w:t>
      </w:r>
      <w:r w:rsidR="009B5AD6">
        <w:rPr>
          <w:rFonts w:ascii="Arial" w:hAnsi="Arial" w:cs="Arial"/>
          <w:b/>
          <w:sz w:val="22"/>
          <w:szCs w:val="22"/>
        </w:rPr>
        <w:t>A</w:t>
      </w:r>
      <w:r w:rsidRPr="00745815">
        <w:rPr>
          <w:rFonts w:ascii="Arial" w:hAnsi="Arial" w:cs="Arial"/>
          <w:b/>
          <w:sz w:val="22"/>
          <w:szCs w:val="22"/>
        </w:rPr>
        <w:t xml:space="preserve">quí </w:t>
      </w:r>
      <w:r w:rsidR="009B5AD6">
        <w:rPr>
          <w:rFonts w:ascii="Arial" w:hAnsi="Arial" w:cs="Arial"/>
          <w:b/>
          <w:sz w:val="22"/>
          <w:szCs w:val="22"/>
        </w:rPr>
        <w:t xml:space="preserve">tengo </w:t>
      </w:r>
      <w:r w:rsidRPr="00745815">
        <w:rPr>
          <w:rFonts w:ascii="Arial" w:hAnsi="Arial" w:cs="Arial"/>
          <w:b/>
          <w:sz w:val="22"/>
          <w:szCs w:val="22"/>
        </w:rPr>
        <w:t xml:space="preserve"> que mejorar los buscadores</w:t>
      </w:r>
    </w:p>
    <w:p w14:paraId="30A259CA" w14:textId="77777777" w:rsidR="00745815" w:rsidRDefault="00745815" w:rsidP="00FD3B4C">
      <w:pPr>
        <w:suppressAutoHyphens w:val="0"/>
        <w:jc w:val="both"/>
        <w:rPr>
          <w:rFonts w:ascii="Arial" w:hAnsi="Arial" w:cs="Arial"/>
          <w:sz w:val="22"/>
          <w:szCs w:val="22"/>
        </w:rPr>
      </w:pPr>
      <w:r>
        <w:rPr>
          <w:rFonts w:ascii="Arial" w:hAnsi="Arial" w:cs="Arial"/>
          <w:sz w:val="22"/>
          <w:szCs w:val="22"/>
        </w:rPr>
        <w:t>Ingrese todos los datos solicitado en la vista. Presione click en el icono de Guardar para registrar la información. Si desea salir</w:t>
      </w:r>
      <w:r w:rsidR="008F5866">
        <w:rPr>
          <w:rFonts w:ascii="Arial" w:hAnsi="Arial" w:cs="Arial"/>
          <w:sz w:val="22"/>
          <w:szCs w:val="22"/>
        </w:rPr>
        <w:t>; presione click en el icono Salir.</w:t>
      </w:r>
    </w:p>
    <w:p w14:paraId="30A259CB" w14:textId="77777777" w:rsidR="008F5866" w:rsidRDefault="008F5866" w:rsidP="00FD3B4C">
      <w:pPr>
        <w:suppressAutoHyphens w:val="0"/>
        <w:jc w:val="both"/>
        <w:rPr>
          <w:rFonts w:ascii="Arial" w:hAnsi="Arial" w:cs="Arial"/>
          <w:sz w:val="22"/>
          <w:szCs w:val="22"/>
        </w:rPr>
      </w:pPr>
    </w:p>
    <w:p w14:paraId="30A259CC" w14:textId="77777777" w:rsidR="008104D1" w:rsidRDefault="008104D1" w:rsidP="008104D1">
      <w:pPr>
        <w:suppressAutoHyphens w:val="0"/>
        <w:jc w:val="both"/>
        <w:rPr>
          <w:rFonts w:ascii="Arial" w:hAnsi="Arial" w:cs="Arial"/>
          <w:sz w:val="22"/>
          <w:szCs w:val="22"/>
        </w:rPr>
      </w:pPr>
      <w:r>
        <w:rPr>
          <w:rFonts w:ascii="Arial" w:hAnsi="Arial" w:cs="Arial"/>
          <w:sz w:val="22"/>
          <w:szCs w:val="22"/>
        </w:rPr>
        <w:t>Para modificar información del Proyecto presione click en el icono de modificar y se mostrará la siguiente vista:</w:t>
      </w:r>
    </w:p>
    <w:p w14:paraId="30A259CD" w14:textId="77777777" w:rsidR="008104D1" w:rsidRDefault="008104D1" w:rsidP="008104D1">
      <w:pPr>
        <w:suppressAutoHyphens w:val="0"/>
        <w:jc w:val="both"/>
        <w:rPr>
          <w:rFonts w:ascii="Arial" w:hAnsi="Arial" w:cs="Arial"/>
          <w:sz w:val="22"/>
          <w:szCs w:val="22"/>
        </w:rPr>
      </w:pPr>
    </w:p>
    <w:p w14:paraId="30A259CE" w14:textId="77777777" w:rsidR="008104D1" w:rsidRDefault="008104D1"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25" wp14:editId="30A25C26">
            <wp:extent cx="5252085" cy="2660963"/>
            <wp:effectExtent l="19050" t="0" r="5715" b="0"/>
            <wp:docPr id="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srcRect/>
                    <a:stretch>
                      <a:fillRect/>
                    </a:stretch>
                  </pic:blipFill>
                  <pic:spPr bwMode="auto">
                    <a:xfrm>
                      <a:off x="0" y="0"/>
                      <a:ext cx="5252085" cy="2660963"/>
                    </a:xfrm>
                    <a:prstGeom prst="rect">
                      <a:avLst/>
                    </a:prstGeom>
                    <a:noFill/>
                    <a:ln w="9525">
                      <a:noFill/>
                      <a:miter lim="800000"/>
                      <a:headEnd/>
                      <a:tailEnd/>
                    </a:ln>
                  </pic:spPr>
                </pic:pic>
              </a:graphicData>
            </a:graphic>
          </wp:inline>
        </w:drawing>
      </w:r>
    </w:p>
    <w:p w14:paraId="30A259CF" w14:textId="77777777" w:rsidR="008104D1" w:rsidRDefault="008104D1" w:rsidP="008104D1">
      <w:pPr>
        <w:suppressAutoHyphens w:val="0"/>
        <w:jc w:val="both"/>
        <w:rPr>
          <w:rFonts w:ascii="Arial" w:hAnsi="Arial" w:cs="Arial"/>
          <w:sz w:val="22"/>
          <w:szCs w:val="22"/>
        </w:rPr>
      </w:pPr>
      <w:r w:rsidRPr="00BF39D4">
        <w:rPr>
          <w:rFonts w:ascii="Arial" w:hAnsi="Arial" w:cs="Arial"/>
          <w:sz w:val="22"/>
          <w:szCs w:val="22"/>
        </w:rPr>
        <w:lastRenderedPageBreak/>
        <w:t xml:space="preserve">Modifique </w:t>
      </w:r>
      <w:r>
        <w:rPr>
          <w:rFonts w:ascii="Arial" w:hAnsi="Arial" w:cs="Arial"/>
          <w:sz w:val="22"/>
          <w:szCs w:val="22"/>
        </w:rPr>
        <w:t>la información del Proyecto y presione click en el icono de Guardar; para salir de esta opción presione click en el icono Salir.</w:t>
      </w:r>
    </w:p>
    <w:p w14:paraId="30A259D0" w14:textId="77777777" w:rsidR="008104D1" w:rsidRDefault="008104D1" w:rsidP="008104D1">
      <w:pPr>
        <w:suppressAutoHyphens w:val="0"/>
        <w:jc w:val="both"/>
        <w:rPr>
          <w:rFonts w:ascii="Arial" w:hAnsi="Arial" w:cs="Arial"/>
          <w:sz w:val="22"/>
          <w:szCs w:val="22"/>
        </w:rPr>
      </w:pPr>
    </w:p>
    <w:p w14:paraId="30A259D1" w14:textId="77777777"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t>Para consultar información de un registro en particular del Proyecto; presione click en cualquiera de los datos de Listado Proyectos</w:t>
      </w:r>
      <w:r>
        <w:rPr>
          <w:rFonts w:ascii="Arial" w:hAnsi="Arial" w:cs="Arial"/>
          <w:sz w:val="22"/>
          <w:szCs w:val="22"/>
        </w:rPr>
        <w:t xml:space="preserve"> </w:t>
      </w:r>
      <w:r>
        <w:rPr>
          <w:rFonts w:ascii="Arial" w:hAnsi="Arial" w:cs="Arial"/>
          <w:noProof/>
          <w:sz w:val="22"/>
          <w:szCs w:val="22"/>
          <w:lang w:eastAsia="es-ES"/>
        </w:rPr>
        <w:t>y se mostrará la siguiente vista:</w:t>
      </w:r>
    </w:p>
    <w:p w14:paraId="30A259D2" w14:textId="77777777" w:rsidR="008104D1" w:rsidRDefault="008104D1" w:rsidP="008104D1">
      <w:pPr>
        <w:suppressAutoHyphens w:val="0"/>
        <w:jc w:val="both"/>
        <w:rPr>
          <w:rFonts w:ascii="Arial" w:hAnsi="Arial" w:cs="Arial"/>
          <w:noProof/>
          <w:sz w:val="22"/>
          <w:szCs w:val="22"/>
          <w:lang w:eastAsia="es-ES"/>
        </w:rPr>
      </w:pPr>
    </w:p>
    <w:p w14:paraId="30A259D3" w14:textId="77777777" w:rsidR="008104D1" w:rsidRDefault="008104D1" w:rsidP="008104D1">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14:anchorId="30A25C27" wp14:editId="30A25C28">
            <wp:extent cx="5252085" cy="2814115"/>
            <wp:effectExtent l="19050" t="0" r="5715" b="0"/>
            <wp:docPr id="6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srcRect/>
                    <a:stretch>
                      <a:fillRect/>
                    </a:stretch>
                  </pic:blipFill>
                  <pic:spPr bwMode="auto">
                    <a:xfrm>
                      <a:off x="0" y="0"/>
                      <a:ext cx="5252085" cy="2814115"/>
                    </a:xfrm>
                    <a:prstGeom prst="rect">
                      <a:avLst/>
                    </a:prstGeom>
                    <a:noFill/>
                    <a:ln w="9525">
                      <a:noFill/>
                      <a:miter lim="800000"/>
                      <a:headEnd/>
                      <a:tailEnd/>
                    </a:ln>
                  </pic:spPr>
                </pic:pic>
              </a:graphicData>
            </a:graphic>
          </wp:inline>
        </w:drawing>
      </w:r>
    </w:p>
    <w:p w14:paraId="30A259D4" w14:textId="77777777" w:rsidR="008104D1" w:rsidRDefault="008104D1" w:rsidP="008104D1">
      <w:pPr>
        <w:suppressAutoHyphens w:val="0"/>
        <w:jc w:val="both"/>
        <w:rPr>
          <w:rFonts w:ascii="Arial" w:hAnsi="Arial" w:cs="Arial"/>
          <w:noProof/>
          <w:sz w:val="22"/>
          <w:szCs w:val="22"/>
          <w:lang w:eastAsia="es-ES"/>
        </w:rPr>
      </w:pPr>
    </w:p>
    <w:p w14:paraId="30A259D5" w14:textId="77777777" w:rsidR="00C306DC" w:rsidRDefault="00C306DC" w:rsidP="00C306DC">
      <w:pPr>
        <w:suppressAutoHyphens w:val="0"/>
        <w:jc w:val="both"/>
        <w:rPr>
          <w:rFonts w:ascii="Arial" w:hAnsi="Arial" w:cs="Arial"/>
          <w:sz w:val="22"/>
          <w:szCs w:val="22"/>
        </w:rPr>
      </w:pPr>
      <w:r>
        <w:rPr>
          <w:rFonts w:ascii="Arial" w:hAnsi="Arial" w:cs="Arial"/>
          <w:sz w:val="22"/>
          <w:szCs w:val="22"/>
        </w:rPr>
        <w:t>Recuerde que en esta vista solo puede consultar la información de los Proyectos. Para salir presione click en el icono Salir.</w:t>
      </w:r>
    </w:p>
    <w:p w14:paraId="30A259D6" w14:textId="77777777" w:rsidR="00C306DC" w:rsidRDefault="00C306DC" w:rsidP="00C306DC">
      <w:pPr>
        <w:suppressAutoHyphens w:val="0"/>
        <w:jc w:val="both"/>
        <w:rPr>
          <w:rFonts w:ascii="Arial" w:hAnsi="Arial" w:cs="Arial"/>
          <w:sz w:val="22"/>
          <w:szCs w:val="22"/>
        </w:rPr>
      </w:pPr>
    </w:p>
    <w:p w14:paraId="30A259D7" w14:textId="77777777" w:rsidR="00C306DC" w:rsidRDefault="00C306DC" w:rsidP="00C306DC">
      <w:pPr>
        <w:suppressAutoHyphens w:val="0"/>
        <w:jc w:val="both"/>
        <w:rPr>
          <w:rFonts w:ascii="Arial" w:hAnsi="Arial" w:cs="Arial"/>
          <w:sz w:val="22"/>
          <w:szCs w:val="22"/>
        </w:rPr>
      </w:pPr>
      <w:r>
        <w:rPr>
          <w:rFonts w:ascii="Arial" w:hAnsi="Arial" w:cs="Arial"/>
          <w:sz w:val="22"/>
          <w:szCs w:val="22"/>
        </w:rPr>
        <w:t>Para eliminar un registro de los Proyectos presione click en el icono de eliminar y se mostrarán mensajes en las cuales debe confirmar según sea el caso.</w:t>
      </w:r>
    </w:p>
    <w:p w14:paraId="30A259D8" w14:textId="77777777" w:rsidR="00F775F3" w:rsidRDefault="00F775F3" w:rsidP="00C306DC">
      <w:pPr>
        <w:suppressAutoHyphens w:val="0"/>
        <w:jc w:val="both"/>
        <w:rPr>
          <w:rFonts w:ascii="Arial" w:hAnsi="Arial" w:cs="Arial"/>
          <w:sz w:val="22"/>
          <w:szCs w:val="22"/>
        </w:rPr>
      </w:pPr>
    </w:p>
    <w:p w14:paraId="30A259D9" w14:textId="77777777" w:rsidR="00F775F3" w:rsidRDefault="00F775F3" w:rsidP="00C306DC">
      <w:pPr>
        <w:suppressAutoHyphens w:val="0"/>
        <w:jc w:val="both"/>
        <w:rPr>
          <w:rFonts w:ascii="Arial" w:hAnsi="Arial" w:cs="Arial"/>
          <w:sz w:val="22"/>
          <w:szCs w:val="22"/>
        </w:rPr>
      </w:pPr>
      <w:r>
        <w:rPr>
          <w:rFonts w:ascii="Arial" w:hAnsi="Arial" w:cs="Arial"/>
          <w:b/>
          <w:sz w:val="22"/>
          <w:szCs w:val="22"/>
        </w:rPr>
        <w:t>Unidades Administrativas:</w:t>
      </w:r>
      <w:r>
        <w:rPr>
          <w:rFonts w:ascii="Arial" w:hAnsi="Arial" w:cs="Arial"/>
          <w:sz w:val="22"/>
          <w:szCs w:val="22"/>
        </w:rPr>
        <w:t xml:space="preserve"> En esta opción se llevar el registro y control de las Unidades Administrativas; esto corresponde al segundo nivel de la Estructura Programática. Al ingresar la opción se mostrará la siguiente vista:</w:t>
      </w:r>
    </w:p>
    <w:p w14:paraId="30A259DA" w14:textId="77777777" w:rsidR="00F775F3" w:rsidRDefault="00F775F3" w:rsidP="00C306DC">
      <w:pPr>
        <w:suppressAutoHyphens w:val="0"/>
        <w:jc w:val="both"/>
        <w:rPr>
          <w:rFonts w:ascii="Arial" w:hAnsi="Arial" w:cs="Arial"/>
          <w:sz w:val="22"/>
          <w:szCs w:val="22"/>
        </w:rPr>
      </w:pPr>
    </w:p>
    <w:p w14:paraId="30A259DB" w14:textId="77777777" w:rsidR="00F775F3" w:rsidRPr="00F775F3" w:rsidRDefault="00F775F3" w:rsidP="00C306DC">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14:anchorId="30A25C29" wp14:editId="30A25C2A">
            <wp:extent cx="5252085" cy="2505075"/>
            <wp:effectExtent l="19050" t="0" r="5715" b="0"/>
            <wp:docPr id="6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252085" cy="2505075"/>
                    </a:xfrm>
                    <a:prstGeom prst="rect">
                      <a:avLst/>
                    </a:prstGeom>
                    <a:noFill/>
                    <a:ln w="9525">
                      <a:noFill/>
                      <a:miter lim="800000"/>
                      <a:headEnd/>
                      <a:tailEnd/>
                    </a:ln>
                  </pic:spPr>
                </pic:pic>
              </a:graphicData>
            </a:graphic>
          </wp:inline>
        </w:drawing>
      </w:r>
      <w:r>
        <w:rPr>
          <w:rFonts w:ascii="Arial" w:hAnsi="Arial" w:cs="Arial"/>
          <w:sz w:val="22"/>
          <w:szCs w:val="22"/>
        </w:rPr>
        <w:t xml:space="preserve"> </w:t>
      </w:r>
    </w:p>
    <w:p w14:paraId="30A259DC" w14:textId="77777777" w:rsidR="008104D1" w:rsidRDefault="00F775F3" w:rsidP="008104D1">
      <w:pPr>
        <w:suppressAutoHyphens w:val="0"/>
        <w:jc w:val="both"/>
        <w:rPr>
          <w:rFonts w:ascii="Arial" w:hAnsi="Arial" w:cs="Arial"/>
          <w:sz w:val="22"/>
          <w:szCs w:val="22"/>
        </w:rPr>
      </w:pPr>
      <w:r>
        <w:rPr>
          <w:rFonts w:ascii="Arial" w:hAnsi="Arial" w:cs="Arial"/>
          <w:sz w:val="22"/>
          <w:szCs w:val="22"/>
        </w:rPr>
        <w:t xml:space="preserve">Para ingresar </w:t>
      </w:r>
      <w:r w:rsidR="00907F15">
        <w:rPr>
          <w:rFonts w:ascii="Arial" w:hAnsi="Arial" w:cs="Arial"/>
          <w:sz w:val="22"/>
          <w:szCs w:val="22"/>
        </w:rPr>
        <w:t>la</w:t>
      </w:r>
      <w:r>
        <w:rPr>
          <w:rFonts w:ascii="Arial" w:hAnsi="Arial" w:cs="Arial"/>
          <w:sz w:val="22"/>
          <w:szCs w:val="22"/>
        </w:rPr>
        <w:t xml:space="preserve"> formación de las Unidades Administrativas presione click en el icono de ingresar mediante la cual se mostrará la siguiente vista:</w:t>
      </w:r>
    </w:p>
    <w:p w14:paraId="30A259DD" w14:textId="77777777" w:rsidR="00F775F3" w:rsidRDefault="00F775F3" w:rsidP="008104D1">
      <w:pPr>
        <w:suppressAutoHyphens w:val="0"/>
        <w:jc w:val="both"/>
        <w:rPr>
          <w:rFonts w:ascii="Arial" w:hAnsi="Arial" w:cs="Arial"/>
          <w:sz w:val="22"/>
          <w:szCs w:val="22"/>
        </w:rPr>
      </w:pPr>
    </w:p>
    <w:p w14:paraId="30A259DE" w14:textId="77777777" w:rsidR="00F775F3" w:rsidRDefault="00F775F3" w:rsidP="008104D1">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2B" wp14:editId="30A25C2C">
            <wp:extent cx="5246317" cy="3476625"/>
            <wp:effectExtent l="19050" t="0" r="0" b="0"/>
            <wp:docPr id="6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a:stretch>
                      <a:fillRect/>
                    </a:stretch>
                  </pic:blipFill>
                  <pic:spPr bwMode="auto">
                    <a:xfrm>
                      <a:off x="0" y="0"/>
                      <a:ext cx="5252085" cy="3480447"/>
                    </a:xfrm>
                    <a:prstGeom prst="rect">
                      <a:avLst/>
                    </a:prstGeom>
                    <a:noFill/>
                    <a:ln w="9525">
                      <a:noFill/>
                      <a:miter lim="800000"/>
                      <a:headEnd/>
                      <a:tailEnd/>
                    </a:ln>
                  </pic:spPr>
                </pic:pic>
              </a:graphicData>
            </a:graphic>
          </wp:inline>
        </w:drawing>
      </w:r>
    </w:p>
    <w:p w14:paraId="30A259DF" w14:textId="77777777" w:rsidR="00907F15" w:rsidRDefault="00907F15" w:rsidP="00FD3B4C">
      <w:pPr>
        <w:suppressAutoHyphens w:val="0"/>
        <w:jc w:val="both"/>
        <w:rPr>
          <w:rFonts w:ascii="Arial" w:hAnsi="Arial" w:cs="Arial"/>
          <w:sz w:val="22"/>
          <w:szCs w:val="22"/>
        </w:rPr>
      </w:pPr>
    </w:p>
    <w:p w14:paraId="30A259E0" w14:textId="77777777" w:rsidR="00907F15" w:rsidRDefault="00907F15" w:rsidP="00FD3B4C">
      <w:pPr>
        <w:suppressAutoHyphens w:val="0"/>
        <w:jc w:val="both"/>
        <w:rPr>
          <w:rFonts w:ascii="Arial" w:hAnsi="Arial" w:cs="Arial"/>
          <w:sz w:val="22"/>
          <w:szCs w:val="22"/>
        </w:rPr>
      </w:pPr>
      <w:r>
        <w:rPr>
          <w:rFonts w:ascii="Arial" w:hAnsi="Arial" w:cs="Arial"/>
          <w:sz w:val="22"/>
          <w:szCs w:val="22"/>
        </w:rPr>
        <w:t>Ingrese los datos solicitados correspondiente</w:t>
      </w:r>
      <w:r w:rsidR="00FD2903">
        <w:rPr>
          <w:rFonts w:ascii="Arial" w:hAnsi="Arial" w:cs="Arial"/>
          <w:sz w:val="22"/>
          <w:szCs w:val="22"/>
        </w:rPr>
        <w:t>s</w:t>
      </w:r>
      <w:r>
        <w:rPr>
          <w:rFonts w:ascii="Arial" w:hAnsi="Arial" w:cs="Arial"/>
          <w:sz w:val="22"/>
          <w:szCs w:val="22"/>
        </w:rPr>
        <w:t xml:space="preserve"> a las Unidades Administrativas y presione click al icono de Guarda para registrar la información. Para salir de esta opción presione click en el icono de Salir.</w:t>
      </w:r>
    </w:p>
    <w:p w14:paraId="30A259E1" w14:textId="77777777" w:rsidR="00907F15" w:rsidRDefault="00907F15" w:rsidP="00FD3B4C">
      <w:pPr>
        <w:suppressAutoHyphens w:val="0"/>
        <w:jc w:val="both"/>
        <w:rPr>
          <w:rFonts w:ascii="Arial" w:hAnsi="Arial" w:cs="Arial"/>
          <w:sz w:val="22"/>
          <w:szCs w:val="22"/>
        </w:rPr>
      </w:pPr>
    </w:p>
    <w:p w14:paraId="30A259E2" w14:textId="77777777" w:rsidR="00907F15" w:rsidRDefault="00FD2903" w:rsidP="00FD3B4C">
      <w:pPr>
        <w:suppressAutoHyphens w:val="0"/>
        <w:jc w:val="both"/>
        <w:rPr>
          <w:rFonts w:ascii="Arial" w:hAnsi="Arial" w:cs="Arial"/>
          <w:sz w:val="22"/>
          <w:szCs w:val="22"/>
        </w:rPr>
      </w:pPr>
      <w:r>
        <w:rPr>
          <w:rFonts w:ascii="Arial" w:hAnsi="Arial" w:cs="Arial"/>
          <w:sz w:val="22"/>
          <w:szCs w:val="22"/>
        </w:rPr>
        <w:lastRenderedPageBreak/>
        <w:t>Para modificar información de la Unidad Administrativa; presione click en el icono de modificar; con la cual se mostrará la siguiente vista:</w:t>
      </w:r>
    </w:p>
    <w:p w14:paraId="30A259E3" w14:textId="77777777" w:rsidR="00FD2903" w:rsidRDefault="00FD2903">
      <w:pPr>
        <w:suppressAutoHyphens w:val="0"/>
        <w:rPr>
          <w:rFonts w:ascii="Arial" w:hAnsi="Arial" w:cs="Arial"/>
          <w:sz w:val="22"/>
          <w:szCs w:val="22"/>
        </w:rPr>
      </w:pPr>
    </w:p>
    <w:p w14:paraId="30A259E4" w14:textId="77777777" w:rsidR="00FD2903" w:rsidRDefault="00FD2903">
      <w:pPr>
        <w:suppressAutoHyphens w:val="0"/>
        <w:rPr>
          <w:rFonts w:ascii="Arial" w:hAnsi="Arial" w:cs="Arial"/>
          <w:sz w:val="22"/>
          <w:szCs w:val="22"/>
        </w:rPr>
      </w:pPr>
      <w:r>
        <w:rPr>
          <w:rFonts w:ascii="Arial" w:hAnsi="Arial" w:cs="Arial"/>
          <w:noProof/>
          <w:sz w:val="22"/>
          <w:szCs w:val="22"/>
          <w:lang w:eastAsia="es-ES"/>
        </w:rPr>
        <w:drawing>
          <wp:inline distT="0" distB="0" distL="0" distR="0" wp14:anchorId="30A25C2D" wp14:editId="30A25C2E">
            <wp:extent cx="5251896" cy="2390775"/>
            <wp:effectExtent l="19050" t="0" r="5904" b="0"/>
            <wp:docPr id="48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srcRect/>
                    <a:stretch>
                      <a:fillRect/>
                    </a:stretch>
                  </pic:blipFill>
                  <pic:spPr bwMode="auto">
                    <a:xfrm>
                      <a:off x="0" y="0"/>
                      <a:ext cx="5252085" cy="2390861"/>
                    </a:xfrm>
                    <a:prstGeom prst="rect">
                      <a:avLst/>
                    </a:prstGeom>
                    <a:noFill/>
                    <a:ln w="9525">
                      <a:noFill/>
                      <a:miter lim="800000"/>
                      <a:headEnd/>
                      <a:tailEnd/>
                    </a:ln>
                  </pic:spPr>
                </pic:pic>
              </a:graphicData>
            </a:graphic>
          </wp:inline>
        </w:drawing>
      </w:r>
      <w:r>
        <w:rPr>
          <w:rFonts w:ascii="Arial" w:hAnsi="Arial" w:cs="Arial"/>
          <w:sz w:val="22"/>
          <w:szCs w:val="22"/>
        </w:rPr>
        <w:br w:type="page"/>
      </w:r>
    </w:p>
    <w:p w14:paraId="30A259E5" w14:textId="77777777" w:rsidR="008F5866" w:rsidRDefault="00F775F3" w:rsidP="00FD3B4C">
      <w:pPr>
        <w:suppressAutoHyphens w:val="0"/>
        <w:jc w:val="both"/>
        <w:rPr>
          <w:rFonts w:ascii="Arial" w:hAnsi="Arial" w:cs="Arial"/>
          <w:sz w:val="22"/>
          <w:szCs w:val="22"/>
        </w:rPr>
      </w:pPr>
      <w:r>
        <w:rPr>
          <w:rFonts w:ascii="Arial" w:hAnsi="Arial" w:cs="Arial"/>
          <w:sz w:val="22"/>
          <w:szCs w:val="22"/>
        </w:rPr>
        <w:lastRenderedPageBreak/>
        <w:t>Modifique los datos de la Unidad Administrativa que desea actualizar y presione click en el icono Guarda para registrar la información. Para salir de esta opción presione click en el icono Salir.</w:t>
      </w:r>
    </w:p>
    <w:p w14:paraId="30A259E6" w14:textId="77777777" w:rsidR="00F775F3" w:rsidRDefault="00F775F3" w:rsidP="00FD3B4C">
      <w:pPr>
        <w:suppressAutoHyphens w:val="0"/>
        <w:jc w:val="both"/>
        <w:rPr>
          <w:rFonts w:ascii="Arial" w:hAnsi="Arial" w:cs="Arial"/>
          <w:sz w:val="22"/>
          <w:szCs w:val="22"/>
        </w:rPr>
      </w:pPr>
    </w:p>
    <w:p w14:paraId="30A259E7" w14:textId="77777777" w:rsidR="00F775F3" w:rsidRDefault="00F775F3" w:rsidP="00F775F3">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Para consultar información de un registro en particular de la Unidad Administrativa presione click en cualquiera de los datos de Listado </w:t>
      </w:r>
      <w:r w:rsidR="00323CF1">
        <w:rPr>
          <w:rFonts w:ascii="Arial" w:hAnsi="Arial" w:cs="Arial"/>
          <w:noProof/>
          <w:sz w:val="22"/>
          <w:szCs w:val="22"/>
          <w:lang w:eastAsia="es-ES"/>
        </w:rPr>
        <w:t>Unidades Administrativas</w:t>
      </w:r>
      <w:r>
        <w:rPr>
          <w:rFonts w:ascii="Arial" w:hAnsi="Arial" w:cs="Arial"/>
          <w:sz w:val="22"/>
          <w:szCs w:val="22"/>
        </w:rPr>
        <w:t xml:space="preserve"> </w:t>
      </w:r>
      <w:r>
        <w:rPr>
          <w:rFonts w:ascii="Arial" w:hAnsi="Arial" w:cs="Arial"/>
          <w:noProof/>
          <w:sz w:val="22"/>
          <w:szCs w:val="22"/>
          <w:lang w:eastAsia="es-ES"/>
        </w:rPr>
        <w:t>y se mostrará la siguiente vista:</w:t>
      </w:r>
    </w:p>
    <w:p w14:paraId="30A259E8" w14:textId="77777777" w:rsidR="00F775F3" w:rsidRDefault="00F775F3" w:rsidP="00FD3B4C">
      <w:pPr>
        <w:suppressAutoHyphens w:val="0"/>
        <w:jc w:val="both"/>
        <w:rPr>
          <w:rFonts w:ascii="Arial" w:hAnsi="Arial" w:cs="Arial"/>
          <w:sz w:val="22"/>
          <w:szCs w:val="22"/>
        </w:rPr>
      </w:pPr>
    </w:p>
    <w:p w14:paraId="30A259E9" w14:textId="77777777" w:rsidR="00F775F3" w:rsidRDefault="00F775F3" w:rsidP="00FD3B4C">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2F" wp14:editId="30A25C30">
            <wp:extent cx="5252085" cy="3384218"/>
            <wp:effectExtent l="19050" t="0" r="5715" b="0"/>
            <wp:docPr id="48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5252085" cy="3384218"/>
                    </a:xfrm>
                    <a:prstGeom prst="rect">
                      <a:avLst/>
                    </a:prstGeom>
                    <a:noFill/>
                    <a:ln w="9525">
                      <a:noFill/>
                      <a:miter lim="800000"/>
                      <a:headEnd/>
                      <a:tailEnd/>
                    </a:ln>
                  </pic:spPr>
                </pic:pic>
              </a:graphicData>
            </a:graphic>
          </wp:inline>
        </w:drawing>
      </w:r>
    </w:p>
    <w:p w14:paraId="30A259EA" w14:textId="77777777" w:rsidR="00F775F3" w:rsidRDefault="00F775F3" w:rsidP="00FD3B4C">
      <w:pPr>
        <w:suppressAutoHyphens w:val="0"/>
        <w:jc w:val="both"/>
        <w:rPr>
          <w:rFonts w:ascii="Arial" w:hAnsi="Arial" w:cs="Arial"/>
          <w:sz w:val="22"/>
          <w:szCs w:val="22"/>
        </w:rPr>
      </w:pPr>
    </w:p>
    <w:p w14:paraId="30A259EB" w14:textId="77777777" w:rsidR="00AF6111" w:rsidRDefault="00AF6111" w:rsidP="00AF6111">
      <w:pPr>
        <w:suppressAutoHyphens w:val="0"/>
        <w:jc w:val="both"/>
        <w:rPr>
          <w:rFonts w:ascii="Arial" w:hAnsi="Arial" w:cs="Arial"/>
          <w:sz w:val="22"/>
          <w:szCs w:val="22"/>
        </w:rPr>
      </w:pPr>
      <w:r>
        <w:rPr>
          <w:rFonts w:ascii="Arial" w:hAnsi="Arial" w:cs="Arial"/>
          <w:sz w:val="22"/>
          <w:szCs w:val="22"/>
        </w:rPr>
        <w:t>Recuerde que en esta vista solo puede consultar la información de las Unidades Administrativas. Para salir presione click en el icono Salir.</w:t>
      </w:r>
    </w:p>
    <w:p w14:paraId="30A259EC" w14:textId="77777777" w:rsidR="00AF6111" w:rsidRDefault="00AF6111" w:rsidP="00AF6111">
      <w:pPr>
        <w:suppressAutoHyphens w:val="0"/>
        <w:jc w:val="both"/>
        <w:rPr>
          <w:rFonts w:ascii="Arial" w:hAnsi="Arial" w:cs="Arial"/>
          <w:sz w:val="22"/>
          <w:szCs w:val="22"/>
        </w:rPr>
      </w:pPr>
    </w:p>
    <w:p w14:paraId="30A259ED" w14:textId="77777777" w:rsidR="00AF6111" w:rsidRDefault="00AF6111" w:rsidP="00AF6111">
      <w:pPr>
        <w:suppressAutoHyphens w:val="0"/>
        <w:jc w:val="both"/>
        <w:rPr>
          <w:rFonts w:ascii="Arial" w:hAnsi="Arial" w:cs="Arial"/>
          <w:sz w:val="22"/>
          <w:szCs w:val="22"/>
        </w:rPr>
      </w:pPr>
      <w:r>
        <w:rPr>
          <w:rFonts w:ascii="Arial" w:hAnsi="Arial" w:cs="Arial"/>
          <w:sz w:val="22"/>
          <w:szCs w:val="22"/>
        </w:rPr>
        <w:t>Para eliminar un registro de las Unidades Administrativas presione click en el icono de eliminar y se mostrarán mensajes en las cuales debe confirmar según sea el caso.</w:t>
      </w:r>
    </w:p>
    <w:p w14:paraId="30A259EE" w14:textId="77777777" w:rsidR="00C562C8" w:rsidRDefault="00C562C8">
      <w:pPr>
        <w:suppressAutoHyphens w:val="0"/>
        <w:rPr>
          <w:rFonts w:ascii="Arial" w:hAnsi="Arial" w:cs="Arial"/>
          <w:sz w:val="22"/>
          <w:szCs w:val="22"/>
        </w:rPr>
      </w:pPr>
      <w:r>
        <w:rPr>
          <w:rFonts w:ascii="Arial" w:hAnsi="Arial" w:cs="Arial"/>
          <w:sz w:val="22"/>
          <w:szCs w:val="22"/>
        </w:rPr>
        <w:br w:type="page"/>
      </w:r>
    </w:p>
    <w:p w14:paraId="30A259EF" w14:textId="77777777" w:rsidR="00C562C8" w:rsidRDefault="00C562C8" w:rsidP="00C562C8">
      <w:pPr>
        <w:suppressAutoHyphens w:val="0"/>
        <w:jc w:val="both"/>
        <w:rPr>
          <w:rFonts w:ascii="Arial" w:hAnsi="Arial" w:cs="Arial"/>
          <w:sz w:val="22"/>
          <w:szCs w:val="22"/>
        </w:rPr>
      </w:pPr>
      <w:r>
        <w:rPr>
          <w:rFonts w:ascii="Arial" w:hAnsi="Arial" w:cs="Arial"/>
          <w:b/>
          <w:sz w:val="22"/>
          <w:szCs w:val="22"/>
        </w:rPr>
        <w:lastRenderedPageBreak/>
        <w:t>Acciones Especificas:</w:t>
      </w:r>
      <w:r>
        <w:rPr>
          <w:rFonts w:ascii="Arial" w:hAnsi="Arial" w:cs="Arial"/>
          <w:sz w:val="22"/>
          <w:szCs w:val="22"/>
        </w:rPr>
        <w:t xml:space="preserve"> En esta opción se llevar el registro y control de las Acciones Especificas; esto corresponde al tercer nivel de la Estructura Programática. Al ingresar la opción se mostrará la siguiente vista:</w:t>
      </w:r>
    </w:p>
    <w:p w14:paraId="30A259F0" w14:textId="77777777" w:rsidR="00C562C8" w:rsidRDefault="00C562C8" w:rsidP="00C562C8">
      <w:pPr>
        <w:suppressAutoHyphens w:val="0"/>
        <w:jc w:val="both"/>
        <w:rPr>
          <w:rFonts w:ascii="Arial" w:hAnsi="Arial" w:cs="Arial"/>
          <w:sz w:val="22"/>
          <w:szCs w:val="22"/>
        </w:rPr>
      </w:pPr>
    </w:p>
    <w:p w14:paraId="30A259F1" w14:textId="77777777" w:rsidR="00C562C8" w:rsidRDefault="00C562C8" w:rsidP="00C562C8">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31" wp14:editId="30A25C32">
            <wp:extent cx="5244588" cy="2705100"/>
            <wp:effectExtent l="19050" t="0" r="0" b="0"/>
            <wp:docPr id="48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srcRect/>
                    <a:stretch>
                      <a:fillRect/>
                    </a:stretch>
                  </pic:blipFill>
                  <pic:spPr bwMode="auto">
                    <a:xfrm>
                      <a:off x="0" y="0"/>
                      <a:ext cx="5252085" cy="2708967"/>
                    </a:xfrm>
                    <a:prstGeom prst="rect">
                      <a:avLst/>
                    </a:prstGeom>
                    <a:noFill/>
                    <a:ln w="9525">
                      <a:noFill/>
                      <a:miter lim="800000"/>
                      <a:headEnd/>
                      <a:tailEnd/>
                    </a:ln>
                  </pic:spPr>
                </pic:pic>
              </a:graphicData>
            </a:graphic>
          </wp:inline>
        </w:drawing>
      </w:r>
    </w:p>
    <w:p w14:paraId="30A259F2" w14:textId="77777777" w:rsidR="00C562C8" w:rsidRDefault="00C562C8" w:rsidP="00C562C8">
      <w:pPr>
        <w:suppressAutoHyphens w:val="0"/>
        <w:jc w:val="both"/>
        <w:rPr>
          <w:rFonts w:ascii="Arial" w:hAnsi="Arial" w:cs="Arial"/>
          <w:sz w:val="22"/>
          <w:szCs w:val="22"/>
        </w:rPr>
      </w:pPr>
    </w:p>
    <w:p w14:paraId="30A259F3" w14:textId="77777777" w:rsidR="00907F15" w:rsidRDefault="00907F15">
      <w:pPr>
        <w:suppressAutoHyphens w:val="0"/>
        <w:rPr>
          <w:rFonts w:ascii="Arial" w:hAnsi="Arial" w:cs="Arial"/>
          <w:sz w:val="22"/>
          <w:szCs w:val="22"/>
        </w:rPr>
      </w:pPr>
      <w:r>
        <w:rPr>
          <w:rFonts w:ascii="Arial" w:hAnsi="Arial" w:cs="Arial"/>
          <w:sz w:val="22"/>
          <w:szCs w:val="22"/>
        </w:rPr>
        <w:t>Para ingresar los registros de las Acciones Especificas presione click en el icono de ingresar; mediante la cual se mostrará la siguiente vista:</w:t>
      </w:r>
    </w:p>
    <w:p w14:paraId="30A259F4" w14:textId="77777777" w:rsidR="00907F15" w:rsidRDefault="00907F15">
      <w:pPr>
        <w:suppressAutoHyphens w:val="0"/>
        <w:rPr>
          <w:rFonts w:ascii="Arial" w:hAnsi="Arial" w:cs="Arial"/>
          <w:sz w:val="22"/>
          <w:szCs w:val="22"/>
        </w:rPr>
      </w:pPr>
    </w:p>
    <w:p w14:paraId="30A259F5" w14:textId="77777777" w:rsidR="00907F15" w:rsidRDefault="00907F15"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33" wp14:editId="30A25C34">
            <wp:extent cx="5251559" cy="3105150"/>
            <wp:effectExtent l="19050" t="0" r="6241" b="0"/>
            <wp:docPr id="48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5252085" cy="3105461"/>
                    </a:xfrm>
                    <a:prstGeom prst="rect">
                      <a:avLst/>
                    </a:prstGeom>
                    <a:noFill/>
                    <a:ln w="9525">
                      <a:noFill/>
                      <a:miter lim="800000"/>
                      <a:headEnd/>
                      <a:tailEnd/>
                    </a:ln>
                  </pic:spPr>
                </pic:pic>
              </a:graphicData>
            </a:graphic>
          </wp:inline>
        </w:drawing>
      </w:r>
      <w:r w:rsidR="00745815">
        <w:rPr>
          <w:rFonts w:ascii="Arial" w:hAnsi="Arial" w:cs="Arial"/>
          <w:sz w:val="22"/>
          <w:szCs w:val="22"/>
        </w:rPr>
        <w:br w:type="page"/>
      </w:r>
      <w:r>
        <w:rPr>
          <w:rFonts w:ascii="Arial" w:hAnsi="Arial" w:cs="Arial"/>
          <w:sz w:val="22"/>
          <w:szCs w:val="22"/>
        </w:rPr>
        <w:lastRenderedPageBreak/>
        <w:t>Se debe ingresar la información solicita; luego se presiona click en el icono de Guardar para registrar la información de las Acciones Especificas. Para salir presione clic en el icono de Salir.</w:t>
      </w:r>
    </w:p>
    <w:p w14:paraId="30A259F6" w14:textId="77777777" w:rsidR="00FD2903" w:rsidRDefault="00FD2903" w:rsidP="00907F15">
      <w:pPr>
        <w:suppressAutoHyphens w:val="0"/>
        <w:jc w:val="both"/>
        <w:rPr>
          <w:rFonts w:ascii="Arial" w:hAnsi="Arial" w:cs="Arial"/>
          <w:sz w:val="22"/>
          <w:szCs w:val="22"/>
        </w:rPr>
      </w:pPr>
    </w:p>
    <w:p w14:paraId="30A259F7" w14:textId="77777777" w:rsidR="00FD2903" w:rsidRDefault="00FD2903" w:rsidP="00907F15">
      <w:pPr>
        <w:suppressAutoHyphens w:val="0"/>
        <w:jc w:val="both"/>
        <w:rPr>
          <w:rFonts w:ascii="Arial" w:hAnsi="Arial" w:cs="Arial"/>
          <w:sz w:val="22"/>
          <w:szCs w:val="22"/>
        </w:rPr>
      </w:pPr>
      <w:r>
        <w:rPr>
          <w:rFonts w:ascii="Arial" w:hAnsi="Arial" w:cs="Arial"/>
          <w:sz w:val="22"/>
          <w:szCs w:val="22"/>
        </w:rPr>
        <w:t>Para modificar información de las Acciones Especificas; presione click en el icono modificar; con la cual se mostrará la siguiente vista:</w:t>
      </w:r>
    </w:p>
    <w:p w14:paraId="30A259F8" w14:textId="77777777" w:rsidR="00FD2903" w:rsidRDefault="00FD2903" w:rsidP="00907F15">
      <w:pPr>
        <w:suppressAutoHyphens w:val="0"/>
        <w:jc w:val="both"/>
        <w:rPr>
          <w:rFonts w:ascii="Arial" w:hAnsi="Arial" w:cs="Arial"/>
          <w:sz w:val="22"/>
          <w:szCs w:val="22"/>
        </w:rPr>
      </w:pPr>
    </w:p>
    <w:p w14:paraId="30A259F9" w14:textId="77777777" w:rsidR="00FD2903" w:rsidRPr="00FD2903" w:rsidRDefault="00FD2903" w:rsidP="00907F15">
      <w:pPr>
        <w:suppressAutoHyphens w:val="0"/>
        <w:jc w:val="both"/>
      </w:pPr>
      <w:r>
        <w:rPr>
          <w:rFonts w:ascii="Arial" w:hAnsi="Arial" w:cs="Arial"/>
          <w:noProof/>
          <w:sz w:val="22"/>
          <w:szCs w:val="22"/>
          <w:lang w:eastAsia="es-ES"/>
        </w:rPr>
        <w:drawing>
          <wp:inline distT="0" distB="0" distL="0" distR="0" wp14:anchorId="30A25C35" wp14:editId="30A25C36">
            <wp:extent cx="5252085" cy="4085731"/>
            <wp:effectExtent l="19050" t="0" r="5715" b="0"/>
            <wp:docPr id="48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srcRect/>
                    <a:stretch>
                      <a:fillRect/>
                    </a:stretch>
                  </pic:blipFill>
                  <pic:spPr bwMode="auto">
                    <a:xfrm>
                      <a:off x="0" y="0"/>
                      <a:ext cx="5252085" cy="4085731"/>
                    </a:xfrm>
                    <a:prstGeom prst="rect">
                      <a:avLst/>
                    </a:prstGeom>
                    <a:noFill/>
                    <a:ln w="9525">
                      <a:noFill/>
                      <a:miter lim="800000"/>
                      <a:headEnd/>
                      <a:tailEnd/>
                    </a:ln>
                  </pic:spPr>
                </pic:pic>
              </a:graphicData>
            </a:graphic>
          </wp:inline>
        </w:drawing>
      </w:r>
    </w:p>
    <w:p w14:paraId="30A259FA" w14:textId="77777777" w:rsidR="00907F15" w:rsidRDefault="00907F15" w:rsidP="00907F15">
      <w:pPr>
        <w:suppressAutoHyphens w:val="0"/>
        <w:jc w:val="both"/>
        <w:rPr>
          <w:rFonts w:ascii="Arial" w:hAnsi="Arial" w:cs="Arial"/>
          <w:sz w:val="22"/>
          <w:szCs w:val="22"/>
        </w:rPr>
      </w:pPr>
    </w:p>
    <w:p w14:paraId="30A259FB" w14:textId="77777777" w:rsidR="00907F15" w:rsidRDefault="00973D9A" w:rsidP="00907F15">
      <w:pPr>
        <w:suppressAutoHyphens w:val="0"/>
        <w:jc w:val="both"/>
        <w:rPr>
          <w:rFonts w:ascii="Arial" w:hAnsi="Arial" w:cs="Arial"/>
          <w:sz w:val="22"/>
          <w:szCs w:val="22"/>
        </w:rPr>
      </w:pPr>
      <w:r>
        <w:rPr>
          <w:rFonts w:ascii="Arial" w:hAnsi="Arial" w:cs="Arial"/>
          <w:sz w:val="22"/>
          <w:szCs w:val="22"/>
        </w:rPr>
        <w:t>Modifique los datos que desee actualizar y presione click en el icono de Guardar para registrar la información.</w:t>
      </w:r>
      <w:r w:rsidR="005517E9">
        <w:rPr>
          <w:rFonts w:ascii="Arial" w:hAnsi="Arial" w:cs="Arial"/>
          <w:sz w:val="22"/>
          <w:szCs w:val="22"/>
        </w:rPr>
        <w:t xml:space="preserve"> Para salir; presione click en el icono de Salir.</w:t>
      </w:r>
    </w:p>
    <w:p w14:paraId="30A259FC" w14:textId="77777777" w:rsidR="005517E9" w:rsidRDefault="005517E9" w:rsidP="00907F15">
      <w:pPr>
        <w:suppressAutoHyphens w:val="0"/>
        <w:jc w:val="both"/>
        <w:rPr>
          <w:rFonts w:ascii="Arial" w:hAnsi="Arial" w:cs="Arial"/>
          <w:sz w:val="22"/>
          <w:szCs w:val="22"/>
        </w:rPr>
      </w:pPr>
    </w:p>
    <w:p w14:paraId="30A259FD" w14:textId="77777777" w:rsidR="005517E9" w:rsidRDefault="005517E9" w:rsidP="005517E9">
      <w:pPr>
        <w:suppressAutoHyphens w:val="0"/>
        <w:jc w:val="both"/>
        <w:rPr>
          <w:rFonts w:ascii="Arial" w:hAnsi="Arial" w:cs="Arial"/>
          <w:noProof/>
          <w:sz w:val="22"/>
          <w:szCs w:val="22"/>
          <w:lang w:eastAsia="es-ES"/>
        </w:rPr>
      </w:pPr>
      <w:r>
        <w:rPr>
          <w:rFonts w:ascii="Arial" w:hAnsi="Arial" w:cs="Arial"/>
          <w:sz w:val="22"/>
          <w:szCs w:val="22"/>
        </w:rPr>
        <w:t xml:space="preserve">Si desea consultar información de un registro en particular de las Acciones Especificas; presione click </w:t>
      </w:r>
      <w:r>
        <w:rPr>
          <w:rFonts w:ascii="Arial" w:hAnsi="Arial" w:cs="Arial"/>
          <w:noProof/>
          <w:sz w:val="22"/>
          <w:szCs w:val="22"/>
          <w:lang w:eastAsia="es-ES"/>
        </w:rPr>
        <w:t>en cualquiera de los datos de Listado Acciones Especificas</w:t>
      </w:r>
      <w:r>
        <w:rPr>
          <w:rFonts w:ascii="Arial" w:hAnsi="Arial" w:cs="Arial"/>
          <w:sz w:val="22"/>
          <w:szCs w:val="22"/>
        </w:rPr>
        <w:t xml:space="preserve"> </w:t>
      </w:r>
      <w:r>
        <w:rPr>
          <w:rFonts w:ascii="Arial" w:hAnsi="Arial" w:cs="Arial"/>
          <w:noProof/>
          <w:sz w:val="22"/>
          <w:szCs w:val="22"/>
          <w:lang w:eastAsia="es-ES"/>
        </w:rPr>
        <w:t>y se mostrará la siguiente vista:</w:t>
      </w:r>
    </w:p>
    <w:p w14:paraId="30A259FE" w14:textId="77777777" w:rsidR="00323CF1" w:rsidRDefault="00323CF1">
      <w:pPr>
        <w:suppressAutoHyphens w:val="0"/>
        <w:rPr>
          <w:rFonts w:ascii="Arial" w:hAnsi="Arial" w:cs="Arial"/>
          <w:noProof/>
          <w:sz w:val="22"/>
          <w:szCs w:val="22"/>
          <w:lang w:eastAsia="es-ES"/>
        </w:rPr>
      </w:pPr>
      <w:r>
        <w:rPr>
          <w:rFonts w:ascii="Arial" w:hAnsi="Arial" w:cs="Arial"/>
          <w:noProof/>
          <w:sz w:val="22"/>
          <w:szCs w:val="22"/>
          <w:lang w:eastAsia="es-ES"/>
        </w:rPr>
        <w:br w:type="page"/>
      </w:r>
    </w:p>
    <w:p w14:paraId="30A259FF" w14:textId="77777777" w:rsidR="00323CF1" w:rsidRDefault="00323CF1" w:rsidP="005517E9">
      <w:pPr>
        <w:suppressAutoHyphens w:val="0"/>
        <w:jc w:val="both"/>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14:anchorId="30A25C37" wp14:editId="30A25C38">
            <wp:extent cx="5252085" cy="3475951"/>
            <wp:effectExtent l="19050" t="0" r="5715" b="0"/>
            <wp:docPr id="4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srcRect/>
                    <a:stretch>
                      <a:fillRect/>
                    </a:stretch>
                  </pic:blipFill>
                  <pic:spPr bwMode="auto">
                    <a:xfrm>
                      <a:off x="0" y="0"/>
                      <a:ext cx="5252085" cy="3475951"/>
                    </a:xfrm>
                    <a:prstGeom prst="rect">
                      <a:avLst/>
                    </a:prstGeom>
                    <a:noFill/>
                    <a:ln w="9525">
                      <a:noFill/>
                      <a:miter lim="800000"/>
                      <a:headEnd/>
                      <a:tailEnd/>
                    </a:ln>
                  </pic:spPr>
                </pic:pic>
              </a:graphicData>
            </a:graphic>
          </wp:inline>
        </w:drawing>
      </w:r>
    </w:p>
    <w:p w14:paraId="30A25A00" w14:textId="77777777" w:rsidR="00323CF1" w:rsidRDefault="00323CF1" w:rsidP="005517E9">
      <w:pPr>
        <w:suppressAutoHyphens w:val="0"/>
        <w:jc w:val="both"/>
        <w:rPr>
          <w:rFonts w:ascii="Arial" w:hAnsi="Arial" w:cs="Arial"/>
          <w:noProof/>
          <w:sz w:val="22"/>
          <w:szCs w:val="22"/>
          <w:lang w:eastAsia="es-ES"/>
        </w:rPr>
      </w:pPr>
    </w:p>
    <w:p w14:paraId="30A25A01" w14:textId="77777777" w:rsidR="00323CF1" w:rsidRDefault="00323CF1" w:rsidP="00323CF1">
      <w:pPr>
        <w:suppressAutoHyphens w:val="0"/>
        <w:jc w:val="both"/>
        <w:rPr>
          <w:rFonts w:ascii="Arial" w:hAnsi="Arial" w:cs="Arial"/>
          <w:sz w:val="22"/>
          <w:szCs w:val="22"/>
        </w:rPr>
      </w:pPr>
      <w:r>
        <w:rPr>
          <w:rFonts w:ascii="Arial" w:hAnsi="Arial" w:cs="Arial"/>
          <w:sz w:val="22"/>
          <w:szCs w:val="22"/>
        </w:rPr>
        <w:t>Recuerde que en esta vista solo puede consultar la información de las Acciones Especificas. Para salir presione click en el icono Salir.</w:t>
      </w:r>
    </w:p>
    <w:p w14:paraId="30A25A02" w14:textId="77777777" w:rsidR="00323CF1" w:rsidRDefault="00323CF1" w:rsidP="00323CF1">
      <w:pPr>
        <w:suppressAutoHyphens w:val="0"/>
        <w:jc w:val="both"/>
        <w:rPr>
          <w:rFonts w:ascii="Arial" w:hAnsi="Arial" w:cs="Arial"/>
          <w:sz w:val="22"/>
          <w:szCs w:val="22"/>
        </w:rPr>
      </w:pPr>
    </w:p>
    <w:p w14:paraId="30A25A03" w14:textId="77777777" w:rsidR="00323CF1" w:rsidRDefault="00323CF1" w:rsidP="00323CF1">
      <w:pPr>
        <w:suppressAutoHyphens w:val="0"/>
        <w:jc w:val="both"/>
        <w:rPr>
          <w:rFonts w:ascii="Arial" w:hAnsi="Arial" w:cs="Arial"/>
          <w:sz w:val="22"/>
          <w:szCs w:val="22"/>
        </w:rPr>
      </w:pPr>
      <w:r>
        <w:rPr>
          <w:rFonts w:ascii="Arial" w:hAnsi="Arial" w:cs="Arial"/>
          <w:sz w:val="22"/>
          <w:szCs w:val="22"/>
        </w:rPr>
        <w:t>Para eliminar un registro de las Acciones Especificas presione click en el icono de eliminar y se mostrarán mensajes en las cuales debe confirmar según sea el caso.</w:t>
      </w:r>
    </w:p>
    <w:p w14:paraId="30A25A04" w14:textId="77777777" w:rsidR="00201A11" w:rsidRDefault="00201A11">
      <w:pPr>
        <w:suppressAutoHyphens w:val="0"/>
        <w:rPr>
          <w:rFonts w:ascii="Arial" w:hAnsi="Arial" w:cs="Arial"/>
          <w:noProof/>
          <w:sz w:val="22"/>
          <w:szCs w:val="22"/>
          <w:lang w:eastAsia="es-ES"/>
        </w:rPr>
      </w:pPr>
      <w:r>
        <w:rPr>
          <w:rFonts w:ascii="Arial" w:hAnsi="Arial" w:cs="Arial"/>
          <w:noProof/>
          <w:sz w:val="22"/>
          <w:szCs w:val="22"/>
          <w:lang w:eastAsia="es-ES"/>
        </w:rPr>
        <w:br w:type="page"/>
      </w:r>
    </w:p>
    <w:p w14:paraId="30A25A05" w14:textId="77777777" w:rsidR="005517E9" w:rsidRDefault="00201A11" w:rsidP="00907F15">
      <w:pPr>
        <w:suppressAutoHyphens w:val="0"/>
        <w:jc w:val="both"/>
        <w:rPr>
          <w:rFonts w:ascii="Arial" w:hAnsi="Arial" w:cs="Arial"/>
          <w:sz w:val="22"/>
          <w:szCs w:val="22"/>
        </w:rPr>
      </w:pPr>
      <w:r w:rsidRPr="00201A11">
        <w:rPr>
          <w:rFonts w:ascii="Arial" w:hAnsi="Arial" w:cs="Arial"/>
          <w:b/>
          <w:sz w:val="22"/>
          <w:szCs w:val="22"/>
        </w:rPr>
        <w:lastRenderedPageBreak/>
        <w:t>Actividades</w:t>
      </w:r>
      <w:r>
        <w:rPr>
          <w:rFonts w:ascii="Arial" w:hAnsi="Arial" w:cs="Arial"/>
          <w:b/>
          <w:sz w:val="22"/>
          <w:szCs w:val="22"/>
        </w:rPr>
        <w:t xml:space="preserve">: </w:t>
      </w:r>
      <w:r>
        <w:rPr>
          <w:rFonts w:ascii="Arial" w:hAnsi="Arial" w:cs="Arial"/>
          <w:sz w:val="22"/>
          <w:szCs w:val="22"/>
        </w:rPr>
        <w:t>Esta opción permite llevar el registro y control de las actividades; esta corresponde el cuarto nivel de la Estructura Programática. Al ingresar la opción se mostrará la siguiente vista:</w:t>
      </w:r>
    </w:p>
    <w:p w14:paraId="30A25A06" w14:textId="77777777" w:rsidR="00201A11" w:rsidRPr="00201A11" w:rsidRDefault="00201A11" w:rsidP="00907F15">
      <w:pPr>
        <w:suppressAutoHyphens w:val="0"/>
        <w:jc w:val="both"/>
        <w:rPr>
          <w:rFonts w:ascii="Arial" w:hAnsi="Arial" w:cs="Arial"/>
          <w:sz w:val="22"/>
          <w:szCs w:val="22"/>
        </w:rPr>
      </w:pPr>
    </w:p>
    <w:p w14:paraId="30A25A07" w14:textId="77777777" w:rsidR="005517E9"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39" wp14:editId="30A25C3A">
            <wp:extent cx="5250974" cy="3381375"/>
            <wp:effectExtent l="19050" t="0" r="6826" b="0"/>
            <wp:docPr id="48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srcRect/>
                    <a:stretch>
                      <a:fillRect/>
                    </a:stretch>
                  </pic:blipFill>
                  <pic:spPr bwMode="auto">
                    <a:xfrm>
                      <a:off x="0" y="0"/>
                      <a:ext cx="5252085" cy="3382090"/>
                    </a:xfrm>
                    <a:prstGeom prst="rect">
                      <a:avLst/>
                    </a:prstGeom>
                    <a:noFill/>
                    <a:ln w="9525">
                      <a:noFill/>
                      <a:miter lim="800000"/>
                      <a:headEnd/>
                      <a:tailEnd/>
                    </a:ln>
                  </pic:spPr>
                </pic:pic>
              </a:graphicData>
            </a:graphic>
          </wp:inline>
        </w:drawing>
      </w:r>
    </w:p>
    <w:p w14:paraId="30A25A08" w14:textId="77777777" w:rsidR="00907F15" w:rsidRDefault="00907F15" w:rsidP="00907F15">
      <w:pPr>
        <w:suppressAutoHyphens w:val="0"/>
        <w:jc w:val="both"/>
        <w:rPr>
          <w:rFonts w:ascii="Arial" w:hAnsi="Arial" w:cs="Arial"/>
          <w:sz w:val="22"/>
          <w:szCs w:val="22"/>
        </w:rPr>
      </w:pPr>
    </w:p>
    <w:p w14:paraId="30A25A09" w14:textId="77777777" w:rsidR="00907F15" w:rsidRDefault="00201A11" w:rsidP="00907F15">
      <w:pPr>
        <w:suppressAutoHyphens w:val="0"/>
        <w:jc w:val="both"/>
        <w:rPr>
          <w:rFonts w:ascii="Arial" w:hAnsi="Arial" w:cs="Arial"/>
          <w:sz w:val="22"/>
          <w:szCs w:val="22"/>
        </w:rPr>
      </w:pPr>
      <w:r>
        <w:rPr>
          <w:rFonts w:ascii="Arial" w:hAnsi="Arial" w:cs="Arial"/>
          <w:sz w:val="22"/>
          <w:szCs w:val="22"/>
        </w:rPr>
        <w:t>Para ingresar información de las actividades; presione click en el icono de ingresar; con la cual se mostrará la siguiente vista:</w:t>
      </w:r>
    </w:p>
    <w:p w14:paraId="30A25A0A" w14:textId="77777777" w:rsidR="00201A11" w:rsidRDefault="00201A11" w:rsidP="00907F15">
      <w:pPr>
        <w:suppressAutoHyphens w:val="0"/>
        <w:jc w:val="both"/>
        <w:rPr>
          <w:rFonts w:ascii="Arial" w:hAnsi="Arial" w:cs="Arial"/>
          <w:sz w:val="22"/>
          <w:szCs w:val="22"/>
        </w:rPr>
      </w:pPr>
    </w:p>
    <w:p w14:paraId="30A25A0B" w14:textId="77777777" w:rsidR="00201A11" w:rsidRDefault="00201A11" w:rsidP="00907F15">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3B" wp14:editId="30A25C3C">
            <wp:extent cx="5251503" cy="2676525"/>
            <wp:effectExtent l="19050" t="0" r="6297" b="0"/>
            <wp:docPr id="48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4"/>
                    <a:srcRect/>
                    <a:stretch>
                      <a:fillRect/>
                    </a:stretch>
                  </pic:blipFill>
                  <pic:spPr bwMode="auto">
                    <a:xfrm>
                      <a:off x="0" y="0"/>
                      <a:ext cx="5252085" cy="2676822"/>
                    </a:xfrm>
                    <a:prstGeom prst="rect">
                      <a:avLst/>
                    </a:prstGeom>
                    <a:noFill/>
                    <a:ln w="9525">
                      <a:noFill/>
                      <a:miter lim="800000"/>
                      <a:headEnd/>
                      <a:tailEnd/>
                    </a:ln>
                  </pic:spPr>
                </pic:pic>
              </a:graphicData>
            </a:graphic>
          </wp:inline>
        </w:drawing>
      </w:r>
    </w:p>
    <w:p w14:paraId="30A25A0C" w14:textId="77777777" w:rsidR="00201A11" w:rsidRDefault="00201A11">
      <w:pPr>
        <w:suppressAutoHyphens w:val="0"/>
        <w:rPr>
          <w:rFonts w:ascii="Arial" w:hAnsi="Arial" w:cs="Arial"/>
          <w:sz w:val="22"/>
          <w:szCs w:val="22"/>
        </w:rPr>
      </w:pPr>
      <w:r>
        <w:rPr>
          <w:rFonts w:ascii="Arial" w:hAnsi="Arial" w:cs="Arial"/>
          <w:sz w:val="22"/>
          <w:szCs w:val="22"/>
        </w:rPr>
        <w:lastRenderedPageBreak/>
        <w:t>Ingrese los datos solicitados y presione click en el icono Guarda para registrar la información. Para salir; presione click en el icono de Salir.</w:t>
      </w:r>
    </w:p>
    <w:p w14:paraId="30A25A0D" w14:textId="77777777" w:rsidR="00201A11" w:rsidRDefault="00201A11">
      <w:pPr>
        <w:suppressAutoHyphens w:val="0"/>
        <w:rPr>
          <w:rFonts w:ascii="Arial" w:hAnsi="Arial" w:cs="Arial"/>
          <w:sz w:val="22"/>
          <w:szCs w:val="22"/>
        </w:rPr>
      </w:pPr>
    </w:p>
    <w:p w14:paraId="30A25A0E" w14:textId="77777777" w:rsidR="00201A11" w:rsidRDefault="00201A11">
      <w:pPr>
        <w:suppressAutoHyphens w:val="0"/>
        <w:rPr>
          <w:rFonts w:ascii="Arial" w:hAnsi="Arial" w:cs="Arial"/>
          <w:sz w:val="22"/>
          <w:szCs w:val="22"/>
        </w:rPr>
      </w:pPr>
      <w:r>
        <w:rPr>
          <w:rFonts w:ascii="Arial" w:hAnsi="Arial" w:cs="Arial"/>
          <w:sz w:val="22"/>
          <w:szCs w:val="22"/>
        </w:rPr>
        <w:t>Para modificar registro de las Actividades; presione click en el icono de modificar y se mostrará la siguiente vista:</w:t>
      </w:r>
    </w:p>
    <w:p w14:paraId="30A25A0F" w14:textId="77777777" w:rsidR="00201A11" w:rsidRDefault="00201A11">
      <w:pPr>
        <w:suppressAutoHyphens w:val="0"/>
        <w:rPr>
          <w:rFonts w:ascii="Arial" w:hAnsi="Arial" w:cs="Arial"/>
          <w:sz w:val="22"/>
          <w:szCs w:val="22"/>
        </w:rPr>
      </w:pPr>
    </w:p>
    <w:p w14:paraId="30A25A10" w14:textId="77777777" w:rsidR="00201A11" w:rsidRDefault="00201A11">
      <w:pPr>
        <w:suppressAutoHyphens w:val="0"/>
        <w:rPr>
          <w:rFonts w:ascii="Arial" w:hAnsi="Arial" w:cs="Arial"/>
          <w:sz w:val="22"/>
          <w:szCs w:val="22"/>
        </w:rPr>
      </w:pPr>
      <w:r>
        <w:rPr>
          <w:rFonts w:ascii="Arial" w:hAnsi="Arial" w:cs="Arial"/>
          <w:noProof/>
          <w:sz w:val="22"/>
          <w:szCs w:val="22"/>
          <w:lang w:eastAsia="es-ES"/>
        </w:rPr>
        <w:drawing>
          <wp:inline distT="0" distB="0" distL="0" distR="0" wp14:anchorId="30A25C3D" wp14:editId="30A25C3E">
            <wp:extent cx="5252085" cy="4349494"/>
            <wp:effectExtent l="19050" t="0" r="5715" b="0"/>
            <wp:docPr id="48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srcRect/>
                    <a:stretch>
                      <a:fillRect/>
                    </a:stretch>
                  </pic:blipFill>
                  <pic:spPr bwMode="auto">
                    <a:xfrm>
                      <a:off x="0" y="0"/>
                      <a:ext cx="5252085" cy="4349494"/>
                    </a:xfrm>
                    <a:prstGeom prst="rect">
                      <a:avLst/>
                    </a:prstGeom>
                    <a:noFill/>
                    <a:ln w="9525">
                      <a:noFill/>
                      <a:miter lim="800000"/>
                      <a:headEnd/>
                      <a:tailEnd/>
                    </a:ln>
                  </pic:spPr>
                </pic:pic>
              </a:graphicData>
            </a:graphic>
          </wp:inline>
        </w:drawing>
      </w:r>
    </w:p>
    <w:p w14:paraId="30A25A11" w14:textId="77777777" w:rsidR="00201A11" w:rsidRDefault="00201A11">
      <w:pPr>
        <w:suppressAutoHyphens w:val="0"/>
        <w:rPr>
          <w:rFonts w:ascii="Arial" w:hAnsi="Arial" w:cs="Arial"/>
          <w:sz w:val="22"/>
          <w:szCs w:val="22"/>
        </w:rPr>
      </w:pPr>
    </w:p>
    <w:p w14:paraId="30A25A12" w14:textId="77777777" w:rsidR="00201A11" w:rsidRDefault="00201A11">
      <w:pPr>
        <w:suppressAutoHyphens w:val="0"/>
        <w:rPr>
          <w:rFonts w:ascii="Arial" w:hAnsi="Arial" w:cs="Arial"/>
          <w:sz w:val="22"/>
          <w:szCs w:val="22"/>
        </w:rPr>
      </w:pPr>
    </w:p>
    <w:p w14:paraId="30A25A13" w14:textId="77777777" w:rsidR="00541890" w:rsidRDefault="00201A11" w:rsidP="00541890">
      <w:pPr>
        <w:suppressAutoHyphens w:val="0"/>
        <w:jc w:val="both"/>
        <w:rPr>
          <w:rFonts w:ascii="Arial" w:hAnsi="Arial" w:cs="Arial"/>
          <w:sz w:val="22"/>
          <w:szCs w:val="22"/>
        </w:rPr>
      </w:pPr>
      <w:r>
        <w:rPr>
          <w:rFonts w:ascii="Arial" w:hAnsi="Arial" w:cs="Arial"/>
          <w:sz w:val="22"/>
          <w:szCs w:val="22"/>
        </w:rPr>
        <w:t>Modifique los datos que desee actualizar y presione click en el icono de Guardar para registrar actualizar la información. Para salir</w:t>
      </w:r>
      <w:r w:rsidR="00541890">
        <w:rPr>
          <w:rFonts w:ascii="Arial" w:hAnsi="Arial" w:cs="Arial"/>
          <w:sz w:val="22"/>
          <w:szCs w:val="22"/>
        </w:rPr>
        <w:t>; presione click en el icono de Salir.</w:t>
      </w:r>
    </w:p>
    <w:p w14:paraId="30A25A14" w14:textId="77777777" w:rsidR="00541890" w:rsidRDefault="00541890">
      <w:pPr>
        <w:suppressAutoHyphens w:val="0"/>
        <w:rPr>
          <w:rFonts w:ascii="Arial" w:hAnsi="Arial" w:cs="Arial"/>
          <w:sz w:val="22"/>
          <w:szCs w:val="22"/>
        </w:rPr>
      </w:pPr>
    </w:p>
    <w:p w14:paraId="30A25A15" w14:textId="77777777" w:rsidR="00541890" w:rsidRDefault="00541890" w:rsidP="00541890">
      <w:pPr>
        <w:suppressAutoHyphens w:val="0"/>
        <w:jc w:val="both"/>
        <w:rPr>
          <w:rFonts w:ascii="Arial" w:hAnsi="Arial" w:cs="Arial"/>
          <w:noProof/>
          <w:sz w:val="22"/>
          <w:szCs w:val="22"/>
          <w:lang w:eastAsia="es-ES"/>
        </w:rPr>
      </w:pPr>
      <w:r>
        <w:rPr>
          <w:rFonts w:ascii="Arial" w:hAnsi="Arial" w:cs="Arial"/>
          <w:sz w:val="22"/>
          <w:szCs w:val="22"/>
        </w:rPr>
        <w:t xml:space="preserve">Si desea consultar información de un registro en particular de las Actividades; presione click </w:t>
      </w:r>
      <w:r>
        <w:rPr>
          <w:rFonts w:ascii="Arial" w:hAnsi="Arial" w:cs="Arial"/>
          <w:noProof/>
          <w:sz w:val="22"/>
          <w:szCs w:val="22"/>
          <w:lang w:eastAsia="es-ES"/>
        </w:rPr>
        <w:t>en cualquiera de los datos de Listado Actividades</w:t>
      </w:r>
      <w:r>
        <w:rPr>
          <w:rFonts w:ascii="Arial" w:hAnsi="Arial" w:cs="Arial"/>
          <w:sz w:val="22"/>
          <w:szCs w:val="22"/>
        </w:rPr>
        <w:t xml:space="preserve"> </w:t>
      </w:r>
      <w:r>
        <w:rPr>
          <w:rFonts w:ascii="Arial" w:hAnsi="Arial" w:cs="Arial"/>
          <w:noProof/>
          <w:sz w:val="22"/>
          <w:szCs w:val="22"/>
          <w:lang w:eastAsia="es-ES"/>
        </w:rPr>
        <w:t>y se mostrará la siguiente vista:</w:t>
      </w:r>
    </w:p>
    <w:p w14:paraId="30A25A16" w14:textId="77777777" w:rsidR="00201A11" w:rsidRDefault="00201A11" w:rsidP="00541890">
      <w:pPr>
        <w:suppressAutoHyphens w:val="0"/>
        <w:jc w:val="both"/>
        <w:rPr>
          <w:rFonts w:ascii="Arial" w:hAnsi="Arial" w:cs="Arial"/>
          <w:sz w:val="22"/>
          <w:szCs w:val="22"/>
        </w:rPr>
      </w:pPr>
      <w:r>
        <w:rPr>
          <w:rFonts w:ascii="Arial" w:hAnsi="Arial" w:cs="Arial"/>
          <w:sz w:val="22"/>
          <w:szCs w:val="22"/>
        </w:rPr>
        <w:br w:type="page"/>
      </w:r>
    </w:p>
    <w:p w14:paraId="30A25A17" w14:textId="77777777" w:rsidR="00541890" w:rsidRDefault="00541890">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14:anchorId="30A25C3F" wp14:editId="30A25C40">
            <wp:extent cx="5252085" cy="4063455"/>
            <wp:effectExtent l="19050" t="0" r="5715" b="0"/>
            <wp:docPr id="49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a:srcRect/>
                    <a:stretch>
                      <a:fillRect/>
                    </a:stretch>
                  </pic:blipFill>
                  <pic:spPr bwMode="auto">
                    <a:xfrm>
                      <a:off x="0" y="0"/>
                      <a:ext cx="5252085" cy="4063455"/>
                    </a:xfrm>
                    <a:prstGeom prst="rect">
                      <a:avLst/>
                    </a:prstGeom>
                    <a:noFill/>
                    <a:ln w="9525">
                      <a:noFill/>
                      <a:miter lim="800000"/>
                      <a:headEnd/>
                      <a:tailEnd/>
                    </a:ln>
                  </pic:spPr>
                </pic:pic>
              </a:graphicData>
            </a:graphic>
          </wp:inline>
        </w:drawing>
      </w:r>
    </w:p>
    <w:p w14:paraId="30A25A18" w14:textId="77777777" w:rsidR="00541890" w:rsidRDefault="00541890">
      <w:pPr>
        <w:suppressAutoHyphens w:val="0"/>
        <w:rPr>
          <w:rFonts w:ascii="Arial" w:hAnsi="Arial" w:cs="Arial"/>
          <w:sz w:val="22"/>
          <w:szCs w:val="22"/>
        </w:rPr>
      </w:pPr>
    </w:p>
    <w:p w14:paraId="30A25A19" w14:textId="77777777" w:rsidR="00541890" w:rsidRDefault="00541890" w:rsidP="00541890">
      <w:pPr>
        <w:suppressAutoHyphens w:val="0"/>
        <w:jc w:val="both"/>
        <w:rPr>
          <w:rFonts w:ascii="Arial" w:hAnsi="Arial" w:cs="Arial"/>
          <w:sz w:val="22"/>
          <w:szCs w:val="22"/>
        </w:rPr>
      </w:pPr>
      <w:r>
        <w:rPr>
          <w:rFonts w:ascii="Arial" w:hAnsi="Arial" w:cs="Arial"/>
          <w:sz w:val="22"/>
          <w:szCs w:val="22"/>
        </w:rPr>
        <w:t>Recuerde que en esta vista solo puede consultar la información de las Actividades. Para salir presione click en el icono Salir.</w:t>
      </w:r>
    </w:p>
    <w:p w14:paraId="30A25A1A" w14:textId="77777777" w:rsidR="00541890" w:rsidRDefault="00541890" w:rsidP="00541890">
      <w:pPr>
        <w:suppressAutoHyphens w:val="0"/>
        <w:jc w:val="both"/>
        <w:rPr>
          <w:rFonts w:ascii="Arial" w:hAnsi="Arial" w:cs="Arial"/>
          <w:sz w:val="22"/>
          <w:szCs w:val="22"/>
        </w:rPr>
      </w:pPr>
    </w:p>
    <w:p w14:paraId="30A25A1B" w14:textId="77777777" w:rsidR="00541890" w:rsidRDefault="00541890" w:rsidP="00541890">
      <w:pPr>
        <w:suppressAutoHyphens w:val="0"/>
        <w:jc w:val="both"/>
        <w:rPr>
          <w:rFonts w:ascii="Arial" w:hAnsi="Arial" w:cs="Arial"/>
          <w:sz w:val="22"/>
          <w:szCs w:val="22"/>
        </w:rPr>
      </w:pPr>
      <w:r>
        <w:rPr>
          <w:rFonts w:ascii="Arial" w:hAnsi="Arial" w:cs="Arial"/>
          <w:sz w:val="22"/>
          <w:szCs w:val="22"/>
        </w:rPr>
        <w:t>Para eliminar un registro de las Actividades presione click en el icono de eliminar y se mostrarán mensajes en las cuales debe confirmar según sea el caso.</w:t>
      </w:r>
    </w:p>
    <w:p w14:paraId="30A25A1C" w14:textId="77777777" w:rsidR="00E22C8E" w:rsidRDefault="00E22C8E">
      <w:pPr>
        <w:suppressAutoHyphens w:val="0"/>
        <w:rPr>
          <w:rFonts w:ascii="Arial" w:hAnsi="Arial" w:cs="Arial"/>
          <w:sz w:val="22"/>
          <w:szCs w:val="22"/>
        </w:rPr>
      </w:pPr>
    </w:p>
    <w:p w14:paraId="30A25A1D" w14:textId="77777777" w:rsidR="00E22C8E" w:rsidRDefault="00E22C8E">
      <w:pPr>
        <w:suppressAutoHyphens w:val="0"/>
        <w:rPr>
          <w:rFonts w:ascii="Arial" w:hAnsi="Arial" w:cs="Arial"/>
          <w:sz w:val="22"/>
          <w:szCs w:val="22"/>
        </w:rPr>
      </w:pPr>
      <w:r>
        <w:rPr>
          <w:rFonts w:ascii="Arial" w:hAnsi="Arial" w:cs="Arial"/>
          <w:b/>
          <w:sz w:val="22"/>
          <w:szCs w:val="22"/>
        </w:rPr>
        <w:t>Fuente de Financiamientos:</w:t>
      </w:r>
      <w:r>
        <w:rPr>
          <w:rFonts w:ascii="Arial" w:hAnsi="Arial" w:cs="Arial"/>
          <w:sz w:val="22"/>
          <w:szCs w:val="22"/>
        </w:rPr>
        <w:t xml:space="preserve"> Esta opción permite registrar y llevar el control de las Fuentes de Financiamientos; esto corresponde al quinto nivel de la Estructura </w:t>
      </w:r>
      <w:r w:rsidR="00717314">
        <w:rPr>
          <w:rFonts w:ascii="Arial" w:hAnsi="Arial" w:cs="Arial"/>
          <w:sz w:val="22"/>
          <w:szCs w:val="22"/>
        </w:rPr>
        <w:t>Programática</w:t>
      </w:r>
      <w:r>
        <w:rPr>
          <w:rFonts w:ascii="Arial" w:hAnsi="Arial" w:cs="Arial"/>
          <w:sz w:val="22"/>
          <w:szCs w:val="22"/>
        </w:rPr>
        <w:t>. Al ingresar en esta opción se mostrará la siguiente vista:</w:t>
      </w:r>
    </w:p>
    <w:p w14:paraId="30A25A1E" w14:textId="77777777" w:rsidR="00717314" w:rsidRDefault="00717314">
      <w:pPr>
        <w:suppressAutoHyphens w:val="0"/>
        <w:rPr>
          <w:rFonts w:ascii="Arial" w:hAnsi="Arial" w:cs="Arial"/>
          <w:sz w:val="22"/>
          <w:szCs w:val="22"/>
        </w:rPr>
      </w:pPr>
    </w:p>
    <w:p w14:paraId="30A25A1F" w14:textId="77777777" w:rsidR="00717314" w:rsidRDefault="00717314">
      <w:pPr>
        <w:suppressAutoHyphens w:val="0"/>
        <w:rPr>
          <w:rFonts w:ascii="Arial" w:hAnsi="Arial" w:cs="Arial"/>
          <w:sz w:val="22"/>
          <w:szCs w:val="22"/>
        </w:rPr>
      </w:pPr>
    </w:p>
    <w:p w14:paraId="30A25A20" w14:textId="77777777" w:rsidR="00717314" w:rsidRDefault="00717314">
      <w:pPr>
        <w:suppressAutoHyphens w:val="0"/>
        <w:rPr>
          <w:rFonts w:ascii="Arial" w:hAnsi="Arial" w:cs="Arial"/>
          <w:sz w:val="22"/>
          <w:szCs w:val="22"/>
        </w:rPr>
      </w:pPr>
    </w:p>
    <w:p w14:paraId="30A25A21" w14:textId="77777777" w:rsidR="00717314" w:rsidRDefault="00717314">
      <w:pPr>
        <w:suppressAutoHyphens w:val="0"/>
        <w:rPr>
          <w:rFonts w:ascii="Arial" w:hAnsi="Arial" w:cs="Arial"/>
          <w:sz w:val="22"/>
          <w:szCs w:val="22"/>
        </w:rPr>
      </w:pPr>
    </w:p>
    <w:p w14:paraId="30A25A22" w14:textId="77777777" w:rsidR="00717314" w:rsidRDefault="00717314">
      <w:pPr>
        <w:suppressAutoHyphens w:val="0"/>
        <w:rPr>
          <w:rFonts w:ascii="Arial" w:hAnsi="Arial" w:cs="Arial"/>
          <w:sz w:val="22"/>
          <w:szCs w:val="22"/>
        </w:rPr>
      </w:pPr>
    </w:p>
    <w:p w14:paraId="30A25A23" w14:textId="77777777" w:rsidR="00717314" w:rsidRDefault="00717314">
      <w:pPr>
        <w:suppressAutoHyphens w:val="0"/>
        <w:rPr>
          <w:rFonts w:ascii="Arial" w:hAnsi="Arial" w:cs="Arial"/>
          <w:sz w:val="22"/>
          <w:szCs w:val="22"/>
        </w:rPr>
      </w:pPr>
    </w:p>
    <w:p w14:paraId="30A25A24" w14:textId="77777777" w:rsidR="00717314" w:rsidRDefault="00717314">
      <w:pPr>
        <w:suppressAutoHyphens w:val="0"/>
        <w:rPr>
          <w:rFonts w:ascii="Arial" w:hAnsi="Arial" w:cs="Arial"/>
          <w:sz w:val="22"/>
          <w:szCs w:val="22"/>
        </w:rPr>
      </w:pPr>
    </w:p>
    <w:p w14:paraId="30A25A25" w14:textId="77777777" w:rsidR="00717314" w:rsidRDefault="00717314">
      <w:pPr>
        <w:suppressAutoHyphens w:val="0"/>
        <w:rPr>
          <w:rFonts w:ascii="Arial" w:hAnsi="Arial" w:cs="Arial"/>
          <w:sz w:val="22"/>
          <w:szCs w:val="22"/>
        </w:rPr>
      </w:pPr>
    </w:p>
    <w:p w14:paraId="30A25A26" w14:textId="77777777" w:rsidR="00717314" w:rsidRDefault="00717314">
      <w:pPr>
        <w:suppressAutoHyphens w:val="0"/>
        <w:rPr>
          <w:rFonts w:ascii="Arial" w:hAnsi="Arial" w:cs="Arial"/>
          <w:sz w:val="22"/>
          <w:szCs w:val="22"/>
        </w:rPr>
      </w:pPr>
    </w:p>
    <w:p w14:paraId="30A25A27" w14:textId="77777777" w:rsidR="00717314" w:rsidRDefault="00717314">
      <w:pPr>
        <w:suppressAutoHyphens w:val="0"/>
        <w:rPr>
          <w:rFonts w:ascii="Arial" w:hAnsi="Arial" w:cs="Arial"/>
          <w:sz w:val="22"/>
          <w:szCs w:val="22"/>
        </w:rPr>
      </w:pPr>
    </w:p>
    <w:p w14:paraId="30A25A28" w14:textId="77777777" w:rsidR="00717314" w:rsidRDefault="00717314">
      <w:pPr>
        <w:suppressAutoHyphens w:val="0"/>
        <w:rPr>
          <w:rFonts w:ascii="Arial" w:hAnsi="Arial" w:cs="Arial"/>
          <w:sz w:val="22"/>
          <w:szCs w:val="22"/>
        </w:rPr>
      </w:pPr>
      <w:r>
        <w:rPr>
          <w:rFonts w:ascii="Arial" w:hAnsi="Arial" w:cs="Arial"/>
          <w:noProof/>
          <w:sz w:val="22"/>
          <w:szCs w:val="22"/>
          <w:lang w:eastAsia="es-ES"/>
        </w:rPr>
        <w:lastRenderedPageBreak/>
        <w:drawing>
          <wp:inline distT="0" distB="0" distL="0" distR="0" wp14:anchorId="30A25C41" wp14:editId="30A25C42">
            <wp:extent cx="5252085" cy="1790700"/>
            <wp:effectExtent l="19050" t="0" r="5715" b="0"/>
            <wp:docPr id="49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5252085" cy="1790700"/>
                    </a:xfrm>
                    <a:prstGeom prst="rect">
                      <a:avLst/>
                    </a:prstGeom>
                    <a:noFill/>
                    <a:ln w="9525">
                      <a:noFill/>
                      <a:miter lim="800000"/>
                      <a:headEnd/>
                      <a:tailEnd/>
                    </a:ln>
                  </pic:spPr>
                </pic:pic>
              </a:graphicData>
            </a:graphic>
          </wp:inline>
        </w:drawing>
      </w:r>
    </w:p>
    <w:p w14:paraId="30A25A29" w14:textId="77777777" w:rsidR="00717314" w:rsidRDefault="00717314">
      <w:pPr>
        <w:suppressAutoHyphens w:val="0"/>
        <w:rPr>
          <w:rFonts w:ascii="Arial" w:hAnsi="Arial" w:cs="Arial"/>
          <w:sz w:val="22"/>
          <w:szCs w:val="22"/>
        </w:rPr>
      </w:pPr>
    </w:p>
    <w:p w14:paraId="30A25A2A" w14:textId="77777777" w:rsidR="00717314" w:rsidRDefault="00717314" w:rsidP="00717314">
      <w:pPr>
        <w:suppressAutoHyphens w:val="0"/>
        <w:jc w:val="both"/>
        <w:rPr>
          <w:rFonts w:ascii="Arial" w:hAnsi="Arial" w:cs="Arial"/>
          <w:sz w:val="22"/>
          <w:szCs w:val="22"/>
        </w:rPr>
      </w:pPr>
      <w:r>
        <w:rPr>
          <w:rFonts w:ascii="Arial" w:hAnsi="Arial" w:cs="Arial"/>
          <w:sz w:val="22"/>
          <w:szCs w:val="22"/>
        </w:rPr>
        <w:t>Si desea ingresar información de las Fuentes de Financiamientos; presione click en el icono de ingresar y se mostrará la siguiente vista:</w:t>
      </w:r>
    </w:p>
    <w:p w14:paraId="30A25A2B" w14:textId="77777777" w:rsidR="00717314" w:rsidRDefault="00717314" w:rsidP="00717314">
      <w:pPr>
        <w:suppressAutoHyphens w:val="0"/>
        <w:jc w:val="both"/>
        <w:rPr>
          <w:rFonts w:ascii="Arial" w:hAnsi="Arial" w:cs="Arial"/>
          <w:sz w:val="22"/>
          <w:szCs w:val="22"/>
        </w:rPr>
      </w:pPr>
    </w:p>
    <w:p w14:paraId="30A25A2C" w14:textId="77777777"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43" wp14:editId="30A25C44">
            <wp:extent cx="5252085" cy="2377260"/>
            <wp:effectExtent l="19050" t="0" r="5715" b="0"/>
            <wp:docPr id="49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a:srcRect/>
                    <a:stretch>
                      <a:fillRect/>
                    </a:stretch>
                  </pic:blipFill>
                  <pic:spPr bwMode="auto">
                    <a:xfrm>
                      <a:off x="0" y="0"/>
                      <a:ext cx="5252085" cy="2377260"/>
                    </a:xfrm>
                    <a:prstGeom prst="rect">
                      <a:avLst/>
                    </a:prstGeom>
                    <a:noFill/>
                    <a:ln w="9525">
                      <a:noFill/>
                      <a:miter lim="800000"/>
                      <a:headEnd/>
                      <a:tailEnd/>
                    </a:ln>
                  </pic:spPr>
                </pic:pic>
              </a:graphicData>
            </a:graphic>
          </wp:inline>
        </w:drawing>
      </w:r>
    </w:p>
    <w:p w14:paraId="30A25A2D" w14:textId="77777777" w:rsidR="00717314" w:rsidRDefault="00717314" w:rsidP="00717314">
      <w:pPr>
        <w:suppressAutoHyphens w:val="0"/>
        <w:jc w:val="both"/>
        <w:rPr>
          <w:rFonts w:ascii="Arial" w:hAnsi="Arial" w:cs="Arial"/>
          <w:sz w:val="22"/>
          <w:szCs w:val="22"/>
        </w:rPr>
      </w:pPr>
      <w:r>
        <w:rPr>
          <w:rFonts w:ascii="Arial" w:hAnsi="Arial" w:cs="Arial"/>
          <w:sz w:val="22"/>
          <w:szCs w:val="22"/>
        </w:rPr>
        <w:t>Ingrese los datos solicitado y presione click en el icono de Guardar para registrar la información. Para salir; presione click en el icono de Salir.</w:t>
      </w:r>
    </w:p>
    <w:p w14:paraId="30A25A2E" w14:textId="77777777" w:rsidR="00717314" w:rsidRDefault="00717314" w:rsidP="00717314">
      <w:pPr>
        <w:suppressAutoHyphens w:val="0"/>
        <w:jc w:val="both"/>
        <w:rPr>
          <w:rFonts w:ascii="Arial" w:hAnsi="Arial" w:cs="Arial"/>
          <w:sz w:val="22"/>
          <w:szCs w:val="22"/>
        </w:rPr>
      </w:pPr>
    </w:p>
    <w:p w14:paraId="30A25A2F" w14:textId="77777777" w:rsidR="00717314" w:rsidRDefault="00717314" w:rsidP="00717314">
      <w:pPr>
        <w:suppressAutoHyphens w:val="0"/>
        <w:jc w:val="both"/>
        <w:rPr>
          <w:rFonts w:ascii="Arial" w:hAnsi="Arial" w:cs="Arial"/>
          <w:sz w:val="22"/>
          <w:szCs w:val="22"/>
        </w:rPr>
      </w:pPr>
      <w:r>
        <w:rPr>
          <w:rFonts w:ascii="Arial" w:hAnsi="Arial" w:cs="Arial"/>
          <w:sz w:val="22"/>
          <w:szCs w:val="22"/>
        </w:rPr>
        <w:t>Para modificar información de las Fuentes de Financiamientos; presione click en el icono de modificar y se mostrará la siguiente vista:</w:t>
      </w:r>
    </w:p>
    <w:p w14:paraId="30A25A30" w14:textId="77777777" w:rsidR="00717314" w:rsidRDefault="00717314">
      <w:pPr>
        <w:suppressAutoHyphens w:val="0"/>
        <w:rPr>
          <w:rFonts w:ascii="Arial" w:hAnsi="Arial" w:cs="Arial"/>
          <w:sz w:val="22"/>
          <w:szCs w:val="22"/>
        </w:rPr>
      </w:pPr>
      <w:r>
        <w:rPr>
          <w:rFonts w:ascii="Arial" w:hAnsi="Arial" w:cs="Arial"/>
          <w:sz w:val="22"/>
          <w:szCs w:val="22"/>
        </w:rPr>
        <w:br w:type="page"/>
      </w:r>
    </w:p>
    <w:p w14:paraId="30A25A31" w14:textId="77777777" w:rsidR="00717314" w:rsidRDefault="00717314"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14:anchorId="30A25C45" wp14:editId="30A25C46">
            <wp:extent cx="5252085" cy="2276835"/>
            <wp:effectExtent l="19050" t="0" r="5715" b="0"/>
            <wp:docPr id="493"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9"/>
                    <a:srcRect/>
                    <a:stretch>
                      <a:fillRect/>
                    </a:stretch>
                  </pic:blipFill>
                  <pic:spPr bwMode="auto">
                    <a:xfrm>
                      <a:off x="0" y="0"/>
                      <a:ext cx="5252085" cy="2276835"/>
                    </a:xfrm>
                    <a:prstGeom prst="rect">
                      <a:avLst/>
                    </a:prstGeom>
                    <a:noFill/>
                    <a:ln w="9525">
                      <a:noFill/>
                      <a:miter lim="800000"/>
                      <a:headEnd/>
                      <a:tailEnd/>
                    </a:ln>
                  </pic:spPr>
                </pic:pic>
              </a:graphicData>
            </a:graphic>
          </wp:inline>
        </w:drawing>
      </w:r>
    </w:p>
    <w:p w14:paraId="30A25A32" w14:textId="77777777" w:rsidR="00717314" w:rsidRDefault="00717314" w:rsidP="00717314">
      <w:pPr>
        <w:suppressAutoHyphens w:val="0"/>
        <w:jc w:val="both"/>
        <w:rPr>
          <w:rFonts w:ascii="Arial" w:hAnsi="Arial" w:cs="Arial"/>
          <w:sz w:val="22"/>
          <w:szCs w:val="22"/>
        </w:rPr>
      </w:pPr>
      <w:r>
        <w:rPr>
          <w:rFonts w:ascii="Arial" w:hAnsi="Arial" w:cs="Arial"/>
          <w:sz w:val="22"/>
          <w:szCs w:val="22"/>
        </w:rPr>
        <w:t>Modifique la información que desee actualizar y presione click en el icono de Guardar para actualizar la información. Para salir; presione click en el icono de Salir.</w:t>
      </w:r>
    </w:p>
    <w:p w14:paraId="30A25A33" w14:textId="77777777" w:rsidR="00717314" w:rsidRDefault="00717314" w:rsidP="00717314">
      <w:pPr>
        <w:suppressAutoHyphens w:val="0"/>
        <w:jc w:val="both"/>
        <w:rPr>
          <w:rFonts w:ascii="Arial" w:hAnsi="Arial" w:cs="Arial"/>
          <w:sz w:val="22"/>
          <w:szCs w:val="22"/>
        </w:rPr>
      </w:pPr>
    </w:p>
    <w:p w14:paraId="30A25A34" w14:textId="77777777" w:rsidR="00C71CC4" w:rsidRDefault="00C71CC4" w:rsidP="00C71CC4">
      <w:pPr>
        <w:suppressAutoHyphens w:val="0"/>
        <w:jc w:val="both"/>
        <w:rPr>
          <w:rFonts w:ascii="Arial" w:hAnsi="Arial" w:cs="Arial"/>
          <w:noProof/>
          <w:sz w:val="22"/>
          <w:szCs w:val="22"/>
          <w:lang w:eastAsia="es-ES"/>
        </w:rPr>
      </w:pPr>
      <w:r>
        <w:rPr>
          <w:rFonts w:ascii="Arial" w:hAnsi="Arial" w:cs="Arial"/>
          <w:sz w:val="22"/>
          <w:szCs w:val="22"/>
        </w:rPr>
        <w:t xml:space="preserve">Si desea consultar información de un registro en particular de las Fuentes de Financiamientos; presione click </w:t>
      </w:r>
      <w:r>
        <w:rPr>
          <w:rFonts w:ascii="Arial" w:hAnsi="Arial" w:cs="Arial"/>
          <w:noProof/>
          <w:sz w:val="22"/>
          <w:szCs w:val="22"/>
          <w:lang w:eastAsia="es-ES"/>
        </w:rPr>
        <w:t>en cualquiera de los datos de Listado Fuentes Financiamientos</w:t>
      </w:r>
      <w:r>
        <w:rPr>
          <w:rFonts w:ascii="Arial" w:hAnsi="Arial" w:cs="Arial"/>
          <w:sz w:val="22"/>
          <w:szCs w:val="22"/>
        </w:rPr>
        <w:t xml:space="preserve"> </w:t>
      </w:r>
      <w:r>
        <w:rPr>
          <w:rFonts w:ascii="Arial" w:hAnsi="Arial" w:cs="Arial"/>
          <w:noProof/>
          <w:sz w:val="22"/>
          <w:szCs w:val="22"/>
          <w:lang w:eastAsia="es-ES"/>
        </w:rPr>
        <w:t>y se mostrará la siguiente vista:</w:t>
      </w:r>
    </w:p>
    <w:p w14:paraId="30A25A35" w14:textId="77777777" w:rsidR="00C71CC4" w:rsidRDefault="00C71CC4" w:rsidP="00C71CC4">
      <w:pPr>
        <w:suppressAutoHyphens w:val="0"/>
        <w:jc w:val="both"/>
        <w:rPr>
          <w:rFonts w:ascii="Arial" w:hAnsi="Arial" w:cs="Arial"/>
          <w:noProof/>
          <w:sz w:val="22"/>
          <w:szCs w:val="22"/>
          <w:lang w:eastAsia="es-ES"/>
        </w:rPr>
      </w:pPr>
    </w:p>
    <w:p w14:paraId="30A25A36" w14:textId="77777777" w:rsidR="00C71CC4" w:rsidRDefault="00C71CC4" w:rsidP="00C71CC4">
      <w:pPr>
        <w:suppressAutoHyphens w:val="0"/>
        <w:jc w:val="both"/>
        <w:rPr>
          <w:rFonts w:ascii="Arial" w:hAnsi="Arial" w:cs="Arial"/>
          <w:noProof/>
          <w:sz w:val="22"/>
          <w:szCs w:val="22"/>
          <w:lang w:eastAsia="es-ES"/>
        </w:rPr>
      </w:pPr>
      <w:r>
        <w:rPr>
          <w:rFonts w:ascii="Arial" w:hAnsi="Arial" w:cs="Arial"/>
          <w:noProof/>
          <w:sz w:val="22"/>
          <w:szCs w:val="22"/>
          <w:lang w:eastAsia="es-ES"/>
        </w:rPr>
        <w:drawing>
          <wp:inline distT="0" distB="0" distL="0" distR="0" wp14:anchorId="30A25C47" wp14:editId="30A25C48">
            <wp:extent cx="5252085" cy="2284415"/>
            <wp:effectExtent l="19050" t="0" r="5715" b="0"/>
            <wp:docPr id="49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0"/>
                    <a:srcRect/>
                    <a:stretch>
                      <a:fillRect/>
                    </a:stretch>
                  </pic:blipFill>
                  <pic:spPr bwMode="auto">
                    <a:xfrm>
                      <a:off x="0" y="0"/>
                      <a:ext cx="5252085" cy="2284415"/>
                    </a:xfrm>
                    <a:prstGeom prst="rect">
                      <a:avLst/>
                    </a:prstGeom>
                    <a:noFill/>
                    <a:ln w="9525">
                      <a:noFill/>
                      <a:miter lim="800000"/>
                      <a:headEnd/>
                      <a:tailEnd/>
                    </a:ln>
                  </pic:spPr>
                </pic:pic>
              </a:graphicData>
            </a:graphic>
          </wp:inline>
        </w:drawing>
      </w:r>
    </w:p>
    <w:p w14:paraId="30A25A37" w14:textId="77777777" w:rsidR="00C71CC4" w:rsidRDefault="00C71CC4" w:rsidP="00717314">
      <w:pPr>
        <w:suppressAutoHyphens w:val="0"/>
        <w:jc w:val="both"/>
        <w:rPr>
          <w:rFonts w:ascii="Arial" w:hAnsi="Arial" w:cs="Arial"/>
          <w:sz w:val="22"/>
          <w:szCs w:val="22"/>
        </w:rPr>
      </w:pPr>
    </w:p>
    <w:p w14:paraId="30A25A38" w14:textId="77777777" w:rsidR="00C71CC4" w:rsidRDefault="00C71CC4" w:rsidP="00C71CC4">
      <w:pPr>
        <w:suppressAutoHyphens w:val="0"/>
        <w:jc w:val="both"/>
        <w:rPr>
          <w:rFonts w:ascii="Arial" w:hAnsi="Arial" w:cs="Arial"/>
          <w:sz w:val="22"/>
          <w:szCs w:val="22"/>
        </w:rPr>
      </w:pPr>
      <w:r>
        <w:rPr>
          <w:rFonts w:ascii="Arial" w:hAnsi="Arial" w:cs="Arial"/>
          <w:sz w:val="22"/>
          <w:szCs w:val="22"/>
        </w:rPr>
        <w:t>Recuerde que en esta vista solo puede consultar la información de las Fuentes de Financiamientos. Para salir presione click en el icono Salir.</w:t>
      </w:r>
    </w:p>
    <w:p w14:paraId="30A25A39" w14:textId="77777777" w:rsidR="00C71CC4" w:rsidRDefault="00C71CC4" w:rsidP="00C71CC4">
      <w:pPr>
        <w:suppressAutoHyphens w:val="0"/>
        <w:jc w:val="both"/>
        <w:rPr>
          <w:rFonts w:ascii="Arial" w:hAnsi="Arial" w:cs="Arial"/>
          <w:sz w:val="22"/>
          <w:szCs w:val="22"/>
        </w:rPr>
      </w:pPr>
    </w:p>
    <w:p w14:paraId="30A25A3A" w14:textId="77777777" w:rsidR="00C71CC4" w:rsidRDefault="00C71CC4" w:rsidP="00C71CC4">
      <w:pPr>
        <w:suppressAutoHyphens w:val="0"/>
        <w:jc w:val="both"/>
        <w:rPr>
          <w:rFonts w:ascii="Arial" w:hAnsi="Arial" w:cs="Arial"/>
          <w:sz w:val="22"/>
          <w:szCs w:val="22"/>
        </w:rPr>
      </w:pPr>
      <w:r>
        <w:rPr>
          <w:rFonts w:ascii="Arial" w:hAnsi="Arial" w:cs="Arial"/>
          <w:sz w:val="22"/>
          <w:szCs w:val="22"/>
        </w:rPr>
        <w:t>Para eliminar un registro de las Fuentes de Financiamientos presione click en el icono de eliminar y se mostrarán mensajes en las cuales debe confirmar según sea el caso.</w:t>
      </w:r>
    </w:p>
    <w:p w14:paraId="30A25A3B" w14:textId="77777777" w:rsidR="00C71CC4" w:rsidRDefault="00C71CC4" w:rsidP="00C71CC4">
      <w:pPr>
        <w:suppressAutoHyphens w:val="0"/>
        <w:jc w:val="both"/>
        <w:rPr>
          <w:rFonts w:ascii="Arial" w:hAnsi="Arial" w:cs="Arial"/>
          <w:sz w:val="22"/>
          <w:szCs w:val="22"/>
        </w:rPr>
      </w:pPr>
    </w:p>
    <w:p w14:paraId="30A25A3C" w14:textId="77777777" w:rsidR="00C71CC4" w:rsidRDefault="00C71CC4" w:rsidP="00C71CC4">
      <w:pPr>
        <w:suppressAutoHyphens w:val="0"/>
        <w:jc w:val="both"/>
        <w:rPr>
          <w:rFonts w:ascii="Arial" w:hAnsi="Arial" w:cs="Arial"/>
          <w:sz w:val="22"/>
          <w:szCs w:val="22"/>
        </w:rPr>
      </w:pPr>
    </w:p>
    <w:p w14:paraId="30A25A3D" w14:textId="77777777" w:rsidR="00C71CC4" w:rsidRDefault="00C71CC4" w:rsidP="00C71CC4">
      <w:pPr>
        <w:suppressAutoHyphens w:val="0"/>
        <w:jc w:val="both"/>
        <w:rPr>
          <w:rFonts w:ascii="Arial" w:hAnsi="Arial" w:cs="Arial"/>
          <w:sz w:val="22"/>
          <w:szCs w:val="22"/>
        </w:rPr>
      </w:pPr>
    </w:p>
    <w:p w14:paraId="30A25A3E" w14:textId="77777777" w:rsidR="00266AB2" w:rsidRDefault="00266AB2" w:rsidP="00C71CC4">
      <w:pPr>
        <w:suppressAutoHyphens w:val="0"/>
        <w:jc w:val="both"/>
        <w:rPr>
          <w:rFonts w:ascii="Arial" w:hAnsi="Arial" w:cs="Arial"/>
          <w:sz w:val="22"/>
          <w:szCs w:val="22"/>
        </w:rPr>
      </w:pPr>
    </w:p>
    <w:p w14:paraId="30A25A3F" w14:textId="77777777" w:rsidR="002A7967" w:rsidRPr="00556436" w:rsidRDefault="002A7967" w:rsidP="002A7967">
      <w:pPr>
        <w:suppressAutoHyphens w:val="0"/>
        <w:spacing w:line="360" w:lineRule="auto"/>
        <w:jc w:val="both"/>
        <w:rPr>
          <w:rFonts w:ascii="Arial" w:hAnsi="Arial" w:cs="Arial"/>
          <w:b/>
          <w:sz w:val="22"/>
          <w:szCs w:val="22"/>
          <w:u w:val="single"/>
        </w:rPr>
      </w:pPr>
      <w:r>
        <w:rPr>
          <w:rFonts w:ascii="Arial" w:hAnsi="Arial" w:cs="Arial"/>
          <w:b/>
          <w:sz w:val="22"/>
          <w:szCs w:val="22"/>
          <w:u w:val="single"/>
        </w:rPr>
        <w:lastRenderedPageBreak/>
        <w:t>Procesos</w:t>
      </w:r>
    </w:p>
    <w:p w14:paraId="30A25A40" w14:textId="77777777" w:rsidR="002A7967" w:rsidRPr="002A7967" w:rsidRDefault="002A7967" w:rsidP="00C80787">
      <w:pPr>
        <w:numPr>
          <w:ilvl w:val="0"/>
          <w:numId w:val="19"/>
        </w:numPr>
        <w:tabs>
          <w:tab w:val="clear" w:pos="0"/>
          <w:tab w:val="num" w:pos="-360"/>
        </w:tabs>
        <w:suppressAutoHyphens w:val="0"/>
        <w:spacing w:line="360" w:lineRule="auto"/>
        <w:ind w:left="360"/>
        <w:jc w:val="both"/>
        <w:rPr>
          <w:rFonts w:ascii="Arial" w:hAnsi="Arial" w:cs="Arial"/>
          <w:b/>
          <w:sz w:val="22"/>
          <w:szCs w:val="22"/>
        </w:rPr>
      </w:pPr>
      <w:r w:rsidRPr="002A7967">
        <w:rPr>
          <w:rFonts w:ascii="Arial" w:hAnsi="Arial" w:cs="Arial"/>
          <w:b/>
          <w:sz w:val="22"/>
          <w:szCs w:val="22"/>
        </w:rPr>
        <w:t>Asignación</w:t>
      </w:r>
    </w:p>
    <w:p w14:paraId="30A25A41" w14:textId="77777777" w:rsidR="002A7967" w:rsidRDefault="002A7967" w:rsidP="002A7967">
      <w:pPr>
        <w:suppressAutoHyphens w:val="0"/>
        <w:spacing w:line="360" w:lineRule="auto"/>
        <w:jc w:val="both"/>
        <w:rPr>
          <w:rFonts w:ascii="Arial" w:hAnsi="Arial" w:cs="Arial"/>
          <w:b/>
          <w:sz w:val="22"/>
          <w:szCs w:val="22"/>
        </w:rPr>
      </w:pPr>
    </w:p>
    <w:p w14:paraId="30A25A42" w14:textId="77777777" w:rsidR="002A7967" w:rsidRDefault="002A7967" w:rsidP="002A7967">
      <w:pPr>
        <w:suppressAutoHyphens w:val="0"/>
        <w:jc w:val="both"/>
        <w:rPr>
          <w:rFonts w:ascii="Arial" w:hAnsi="Arial" w:cs="Arial"/>
          <w:sz w:val="22"/>
          <w:szCs w:val="22"/>
        </w:rPr>
      </w:pPr>
      <w:r w:rsidRPr="00E316D7">
        <w:rPr>
          <w:rFonts w:ascii="Arial" w:hAnsi="Arial" w:cs="Arial"/>
          <w:b/>
          <w:sz w:val="22"/>
          <w:szCs w:val="22"/>
        </w:rPr>
        <w:t>Recursos:</w:t>
      </w:r>
      <w:r>
        <w:rPr>
          <w:rFonts w:ascii="Arial" w:hAnsi="Arial" w:cs="Arial"/>
          <w:sz w:val="22"/>
          <w:szCs w:val="22"/>
        </w:rPr>
        <w:t xml:space="preserve"> En esta opción se registra y se lleva el control de todos los recursos mensualizados que se asignan a cada unas de las actividades</w:t>
      </w:r>
      <w:r w:rsidR="00D57B2E">
        <w:rPr>
          <w:rFonts w:ascii="Arial" w:hAnsi="Arial" w:cs="Arial"/>
          <w:sz w:val="22"/>
          <w:szCs w:val="22"/>
        </w:rPr>
        <w:t xml:space="preserve">; en este punto ya se tiene los primeros resultados de la formulación presupuestaria; tanto de recursos como de los montos; pero solo las partidas desde la </w:t>
      </w:r>
      <w:r w:rsidR="00D57B2E" w:rsidRPr="002F29EF">
        <w:rPr>
          <w:rFonts w:ascii="Arial" w:hAnsi="Arial" w:cs="Arial"/>
          <w:sz w:val="22"/>
          <w:szCs w:val="22"/>
        </w:rPr>
        <w:t>4.02 Materiales y Suministros  hasta la 4.98 Rectificaciones del Presupuesto</w:t>
      </w:r>
      <w:r w:rsidR="00D57B2E">
        <w:rPr>
          <w:rFonts w:ascii="Arial" w:hAnsi="Arial" w:cs="Arial"/>
          <w:sz w:val="22"/>
          <w:szCs w:val="22"/>
        </w:rPr>
        <w:t>. Al ingresar la opción se mostrará la siguiente vista:</w:t>
      </w:r>
    </w:p>
    <w:p w14:paraId="30A25A43" w14:textId="77777777" w:rsidR="00D57B2E" w:rsidRDefault="00D57B2E" w:rsidP="002A7967">
      <w:pPr>
        <w:suppressAutoHyphens w:val="0"/>
        <w:jc w:val="both"/>
        <w:rPr>
          <w:rFonts w:ascii="Arial" w:hAnsi="Arial" w:cs="Arial"/>
          <w:sz w:val="22"/>
          <w:szCs w:val="22"/>
        </w:rPr>
      </w:pPr>
    </w:p>
    <w:p w14:paraId="30A25A44" w14:textId="77777777" w:rsidR="00D57B2E" w:rsidRPr="002A7967" w:rsidRDefault="00D57B2E" w:rsidP="002A7967">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49" wp14:editId="30A25C4A">
            <wp:extent cx="5252085" cy="1866900"/>
            <wp:effectExtent l="19050" t="0" r="5715" b="0"/>
            <wp:docPr id="49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1"/>
                    <a:srcRect/>
                    <a:stretch>
                      <a:fillRect/>
                    </a:stretch>
                  </pic:blipFill>
                  <pic:spPr bwMode="auto">
                    <a:xfrm>
                      <a:off x="0" y="0"/>
                      <a:ext cx="5252085" cy="1866900"/>
                    </a:xfrm>
                    <a:prstGeom prst="rect">
                      <a:avLst/>
                    </a:prstGeom>
                    <a:noFill/>
                    <a:ln w="9525">
                      <a:noFill/>
                      <a:miter lim="800000"/>
                      <a:headEnd/>
                      <a:tailEnd/>
                    </a:ln>
                  </pic:spPr>
                </pic:pic>
              </a:graphicData>
            </a:graphic>
          </wp:inline>
        </w:drawing>
      </w:r>
    </w:p>
    <w:p w14:paraId="30A25A45" w14:textId="77777777" w:rsidR="00D57B2E" w:rsidRDefault="00D57B2E" w:rsidP="00717314">
      <w:pPr>
        <w:suppressAutoHyphens w:val="0"/>
        <w:jc w:val="both"/>
        <w:rPr>
          <w:rFonts w:ascii="Arial" w:hAnsi="Arial" w:cs="Arial"/>
          <w:sz w:val="22"/>
          <w:szCs w:val="22"/>
        </w:rPr>
      </w:pPr>
    </w:p>
    <w:p w14:paraId="30A25A46" w14:textId="77777777" w:rsidR="00D57B2E" w:rsidRDefault="00D57B2E" w:rsidP="00717314">
      <w:pPr>
        <w:suppressAutoHyphens w:val="0"/>
        <w:jc w:val="both"/>
        <w:rPr>
          <w:rFonts w:ascii="Arial" w:hAnsi="Arial" w:cs="Arial"/>
          <w:sz w:val="22"/>
          <w:szCs w:val="22"/>
        </w:rPr>
      </w:pPr>
      <w:r>
        <w:rPr>
          <w:rFonts w:ascii="Arial" w:hAnsi="Arial" w:cs="Arial"/>
          <w:sz w:val="22"/>
          <w:szCs w:val="22"/>
        </w:rPr>
        <w:t>Para ingresar la información presione click en el icono de ingresar y se mostrara la siguiente vista:</w:t>
      </w:r>
    </w:p>
    <w:p w14:paraId="30A25A47" w14:textId="77777777" w:rsidR="00A552D2" w:rsidRDefault="00EA7DA0"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14:anchorId="30A25C4B" wp14:editId="30A25C4C">
            <wp:extent cx="5252085" cy="5492376"/>
            <wp:effectExtent l="19050" t="0" r="571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2"/>
                    <a:srcRect/>
                    <a:stretch>
                      <a:fillRect/>
                    </a:stretch>
                  </pic:blipFill>
                  <pic:spPr bwMode="auto">
                    <a:xfrm>
                      <a:off x="0" y="0"/>
                      <a:ext cx="5252085" cy="5492376"/>
                    </a:xfrm>
                    <a:prstGeom prst="rect">
                      <a:avLst/>
                    </a:prstGeom>
                    <a:noFill/>
                    <a:ln w="9525">
                      <a:noFill/>
                      <a:miter lim="800000"/>
                      <a:headEnd/>
                      <a:tailEnd/>
                    </a:ln>
                  </pic:spPr>
                </pic:pic>
              </a:graphicData>
            </a:graphic>
          </wp:inline>
        </w:drawing>
      </w:r>
    </w:p>
    <w:p w14:paraId="30A25A48" w14:textId="77777777" w:rsidR="00A552D2" w:rsidRDefault="00A552D2" w:rsidP="00717314">
      <w:pPr>
        <w:suppressAutoHyphens w:val="0"/>
        <w:jc w:val="both"/>
        <w:rPr>
          <w:rFonts w:ascii="Arial" w:hAnsi="Arial" w:cs="Arial"/>
          <w:sz w:val="22"/>
          <w:szCs w:val="22"/>
        </w:rPr>
      </w:pPr>
    </w:p>
    <w:p w14:paraId="30A25A49" w14:textId="77777777" w:rsidR="0054421E" w:rsidRDefault="00A552D2" w:rsidP="00717314">
      <w:pPr>
        <w:suppressAutoHyphens w:val="0"/>
        <w:jc w:val="both"/>
        <w:rPr>
          <w:rFonts w:ascii="Arial" w:hAnsi="Arial" w:cs="Arial"/>
          <w:sz w:val="22"/>
          <w:szCs w:val="22"/>
        </w:rPr>
      </w:pPr>
      <w:r>
        <w:rPr>
          <w:rFonts w:ascii="Arial" w:hAnsi="Arial" w:cs="Arial"/>
          <w:sz w:val="22"/>
          <w:szCs w:val="22"/>
        </w:rPr>
        <w:t>Se registran cada uno de los datos solicitado y se presiona click en el icono Grabar para registrar la información. Aquí es importante mencionar cuatros aspectos; primero se debe seleccionar la actividad que corresponde al cuarto nivel de la Estructura Programática, y a su vez en esta; ya está incluida los otros tres niveles; Proyecto; Unidad Administrativa; Acciones Especificas. Segundo; se indica la Fuente de Financiamiento. Tercero; se especifica el recurso que se le está asignando a la actividad y cuarto; la distribución mensual del recurso. Al guardar la información se registran las cantidades de recursos y los montos en bolívares para la actividad seleccionada.</w:t>
      </w:r>
    </w:p>
    <w:p w14:paraId="30A25A4A" w14:textId="77777777" w:rsidR="0054421E" w:rsidRDefault="0054421E" w:rsidP="00717314">
      <w:pPr>
        <w:suppressAutoHyphens w:val="0"/>
        <w:jc w:val="both"/>
        <w:rPr>
          <w:rFonts w:ascii="Arial" w:hAnsi="Arial" w:cs="Arial"/>
          <w:sz w:val="22"/>
          <w:szCs w:val="22"/>
        </w:rPr>
      </w:pPr>
    </w:p>
    <w:p w14:paraId="30A25A4B" w14:textId="77777777" w:rsidR="00D57B2E" w:rsidRDefault="00A552D2" w:rsidP="00717314">
      <w:pPr>
        <w:suppressAutoHyphens w:val="0"/>
        <w:jc w:val="both"/>
        <w:rPr>
          <w:rFonts w:ascii="Arial" w:hAnsi="Arial" w:cs="Arial"/>
          <w:sz w:val="22"/>
          <w:szCs w:val="22"/>
        </w:rPr>
      </w:pPr>
      <w:r>
        <w:rPr>
          <w:rFonts w:ascii="Arial" w:hAnsi="Arial" w:cs="Arial"/>
          <w:sz w:val="22"/>
          <w:szCs w:val="22"/>
        </w:rPr>
        <w:lastRenderedPageBreak/>
        <w:t xml:space="preserve">Para </w:t>
      </w:r>
      <w:r w:rsidR="0054421E">
        <w:rPr>
          <w:rFonts w:ascii="Arial" w:hAnsi="Arial" w:cs="Arial"/>
          <w:sz w:val="22"/>
          <w:szCs w:val="22"/>
        </w:rPr>
        <w:t>modificar alguna información relacionada a la asignación del recurso; presione click en el icono modificar y se presentara la siguiente vista:</w:t>
      </w:r>
    </w:p>
    <w:p w14:paraId="30A25A4C" w14:textId="77777777" w:rsidR="0054421E" w:rsidRDefault="0054421E" w:rsidP="00717314">
      <w:pPr>
        <w:suppressAutoHyphens w:val="0"/>
        <w:jc w:val="both"/>
        <w:rPr>
          <w:rFonts w:ascii="Arial" w:hAnsi="Arial" w:cs="Arial"/>
          <w:sz w:val="22"/>
          <w:szCs w:val="22"/>
        </w:rPr>
      </w:pPr>
    </w:p>
    <w:p w14:paraId="30A25A4D" w14:textId="77777777" w:rsidR="0054421E" w:rsidRDefault="007C670C"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4D" wp14:editId="30A25C4E">
            <wp:extent cx="5252085" cy="5449401"/>
            <wp:effectExtent l="1905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3"/>
                    <a:srcRect/>
                    <a:stretch>
                      <a:fillRect/>
                    </a:stretch>
                  </pic:blipFill>
                  <pic:spPr bwMode="auto">
                    <a:xfrm>
                      <a:off x="0" y="0"/>
                      <a:ext cx="5252085" cy="5449401"/>
                    </a:xfrm>
                    <a:prstGeom prst="rect">
                      <a:avLst/>
                    </a:prstGeom>
                    <a:noFill/>
                    <a:ln w="9525">
                      <a:noFill/>
                      <a:miter lim="800000"/>
                      <a:headEnd/>
                      <a:tailEnd/>
                    </a:ln>
                  </pic:spPr>
                </pic:pic>
              </a:graphicData>
            </a:graphic>
          </wp:inline>
        </w:drawing>
      </w:r>
    </w:p>
    <w:p w14:paraId="30A25A4E" w14:textId="77777777" w:rsidR="0054421E" w:rsidRDefault="0054421E" w:rsidP="00717314">
      <w:pPr>
        <w:suppressAutoHyphens w:val="0"/>
        <w:jc w:val="both"/>
        <w:rPr>
          <w:rFonts w:ascii="Arial" w:hAnsi="Arial" w:cs="Arial"/>
          <w:sz w:val="22"/>
          <w:szCs w:val="22"/>
        </w:rPr>
      </w:pPr>
    </w:p>
    <w:p w14:paraId="30A25A4F" w14:textId="77777777" w:rsidR="00A552D2" w:rsidRDefault="00A552D2" w:rsidP="00717314">
      <w:pPr>
        <w:suppressAutoHyphens w:val="0"/>
        <w:jc w:val="both"/>
        <w:rPr>
          <w:rFonts w:ascii="Arial" w:hAnsi="Arial" w:cs="Arial"/>
          <w:sz w:val="22"/>
          <w:szCs w:val="22"/>
        </w:rPr>
      </w:pPr>
    </w:p>
    <w:p w14:paraId="30A25A50" w14:textId="77777777" w:rsidR="007C670C" w:rsidRDefault="007C670C" w:rsidP="00717314">
      <w:pPr>
        <w:suppressAutoHyphens w:val="0"/>
        <w:jc w:val="both"/>
        <w:rPr>
          <w:rFonts w:ascii="Arial" w:hAnsi="Arial" w:cs="Arial"/>
          <w:sz w:val="22"/>
          <w:szCs w:val="22"/>
        </w:rPr>
      </w:pPr>
      <w:r>
        <w:rPr>
          <w:rFonts w:ascii="Arial" w:hAnsi="Arial" w:cs="Arial"/>
          <w:sz w:val="22"/>
          <w:szCs w:val="22"/>
        </w:rPr>
        <w:t>Modifique los datos que desea actualizar y presione click en el icono Grabar; con esto se estará actualizando el registro seleccionado. Para salir de esta opción presione click en el icono Salir.</w:t>
      </w:r>
    </w:p>
    <w:p w14:paraId="30A25A51" w14:textId="77777777" w:rsidR="007C670C" w:rsidRDefault="007C670C" w:rsidP="00717314">
      <w:pPr>
        <w:suppressAutoHyphens w:val="0"/>
        <w:jc w:val="both"/>
        <w:rPr>
          <w:rFonts w:ascii="Arial" w:hAnsi="Arial" w:cs="Arial"/>
          <w:sz w:val="22"/>
          <w:szCs w:val="22"/>
        </w:rPr>
      </w:pPr>
    </w:p>
    <w:p w14:paraId="30A25A52" w14:textId="77777777" w:rsidR="00335BB8" w:rsidRDefault="00335BB8" w:rsidP="00335BB8">
      <w:pPr>
        <w:suppressAutoHyphens w:val="0"/>
        <w:jc w:val="both"/>
        <w:rPr>
          <w:rFonts w:ascii="Arial" w:hAnsi="Arial" w:cs="Arial"/>
          <w:noProof/>
          <w:sz w:val="22"/>
          <w:szCs w:val="22"/>
          <w:lang w:eastAsia="es-ES"/>
        </w:rPr>
      </w:pPr>
      <w:r>
        <w:rPr>
          <w:rFonts w:ascii="Arial" w:hAnsi="Arial" w:cs="Arial"/>
          <w:sz w:val="22"/>
          <w:szCs w:val="22"/>
        </w:rPr>
        <w:t xml:space="preserve">Si desea consultar información de un registro en particular de las Asignaciones de Recursos; presione click </w:t>
      </w:r>
      <w:r>
        <w:rPr>
          <w:rFonts w:ascii="Arial" w:hAnsi="Arial" w:cs="Arial"/>
          <w:noProof/>
          <w:sz w:val="22"/>
          <w:szCs w:val="22"/>
          <w:lang w:eastAsia="es-ES"/>
        </w:rPr>
        <w:t>en cualquiera de los datos de Listado Asignacion de Recursos</w:t>
      </w:r>
      <w:r>
        <w:rPr>
          <w:rFonts w:ascii="Arial" w:hAnsi="Arial" w:cs="Arial"/>
          <w:sz w:val="22"/>
          <w:szCs w:val="22"/>
        </w:rPr>
        <w:t xml:space="preserve"> </w:t>
      </w:r>
      <w:r>
        <w:rPr>
          <w:rFonts w:ascii="Arial" w:hAnsi="Arial" w:cs="Arial"/>
          <w:noProof/>
          <w:sz w:val="22"/>
          <w:szCs w:val="22"/>
          <w:lang w:eastAsia="es-ES"/>
        </w:rPr>
        <w:t>y se mostrará la siguiente vista:</w:t>
      </w:r>
    </w:p>
    <w:p w14:paraId="30A25A53" w14:textId="77777777" w:rsidR="007C670C" w:rsidRDefault="00335BB8" w:rsidP="00717314">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14:anchorId="30A25C4F" wp14:editId="30A25C50">
            <wp:extent cx="5252085" cy="4809138"/>
            <wp:effectExtent l="19050" t="0" r="571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a:srcRect/>
                    <a:stretch>
                      <a:fillRect/>
                    </a:stretch>
                  </pic:blipFill>
                  <pic:spPr bwMode="auto">
                    <a:xfrm>
                      <a:off x="0" y="0"/>
                      <a:ext cx="5252085" cy="4809138"/>
                    </a:xfrm>
                    <a:prstGeom prst="rect">
                      <a:avLst/>
                    </a:prstGeom>
                    <a:noFill/>
                    <a:ln w="9525">
                      <a:noFill/>
                      <a:miter lim="800000"/>
                      <a:headEnd/>
                      <a:tailEnd/>
                    </a:ln>
                  </pic:spPr>
                </pic:pic>
              </a:graphicData>
            </a:graphic>
          </wp:inline>
        </w:drawing>
      </w:r>
    </w:p>
    <w:p w14:paraId="30A25A54" w14:textId="77777777" w:rsidR="007C670C" w:rsidRDefault="007C670C" w:rsidP="00717314">
      <w:pPr>
        <w:suppressAutoHyphens w:val="0"/>
        <w:jc w:val="both"/>
        <w:rPr>
          <w:rFonts w:ascii="Arial" w:hAnsi="Arial" w:cs="Arial"/>
          <w:sz w:val="22"/>
          <w:szCs w:val="22"/>
        </w:rPr>
      </w:pPr>
    </w:p>
    <w:p w14:paraId="30A25A55" w14:textId="77777777" w:rsidR="00335BB8" w:rsidRDefault="00335BB8" w:rsidP="00335BB8">
      <w:pPr>
        <w:suppressAutoHyphens w:val="0"/>
        <w:jc w:val="both"/>
        <w:rPr>
          <w:rFonts w:ascii="Arial" w:hAnsi="Arial" w:cs="Arial"/>
          <w:sz w:val="22"/>
          <w:szCs w:val="22"/>
        </w:rPr>
      </w:pPr>
      <w:r>
        <w:rPr>
          <w:rFonts w:ascii="Arial" w:hAnsi="Arial" w:cs="Arial"/>
          <w:sz w:val="22"/>
          <w:szCs w:val="22"/>
        </w:rPr>
        <w:t>Recuerde que en esta vista solo puede consultar la información de las Asignaciones de Recursos. Para salir presione click en el icono Salir.</w:t>
      </w:r>
    </w:p>
    <w:p w14:paraId="30A25A56" w14:textId="77777777" w:rsidR="00335BB8" w:rsidRDefault="00335BB8" w:rsidP="00335BB8">
      <w:pPr>
        <w:suppressAutoHyphens w:val="0"/>
        <w:jc w:val="both"/>
        <w:rPr>
          <w:rFonts w:ascii="Arial" w:hAnsi="Arial" w:cs="Arial"/>
          <w:sz w:val="22"/>
          <w:szCs w:val="22"/>
        </w:rPr>
      </w:pPr>
    </w:p>
    <w:p w14:paraId="30A25A57" w14:textId="77777777" w:rsidR="00335BB8" w:rsidRDefault="00335BB8" w:rsidP="00335BB8">
      <w:pPr>
        <w:suppressAutoHyphens w:val="0"/>
        <w:jc w:val="both"/>
        <w:rPr>
          <w:rFonts w:ascii="Arial" w:hAnsi="Arial" w:cs="Arial"/>
          <w:sz w:val="22"/>
          <w:szCs w:val="22"/>
        </w:rPr>
      </w:pPr>
      <w:r>
        <w:rPr>
          <w:rFonts w:ascii="Arial" w:hAnsi="Arial" w:cs="Arial"/>
          <w:sz w:val="22"/>
          <w:szCs w:val="22"/>
        </w:rPr>
        <w:t>Para eliminar un registro de las Asignaciones de Recursos presione click en el icono de eliminar y se mostrarán mensajes en las cuales debe confirmar según sea el caso.</w:t>
      </w:r>
    </w:p>
    <w:p w14:paraId="30A25A58" w14:textId="77777777" w:rsidR="00335BB8" w:rsidRDefault="00335BB8">
      <w:pPr>
        <w:suppressAutoHyphens w:val="0"/>
        <w:rPr>
          <w:rFonts w:ascii="Arial" w:hAnsi="Arial" w:cs="Arial"/>
          <w:sz w:val="22"/>
          <w:szCs w:val="22"/>
        </w:rPr>
      </w:pPr>
      <w:r>
        <w:rPr>
          <w:rFonts w:ascii="Arial" w:hAnsi="Arial" w:cs="Arial"/>
          <w:sz w:val="22"/>
          <w:szCs w:val="22"/>
        </w:rPr>
        <w:br w:type="page"/>
      </w:r>
    </w:p>
    <w:p w14:paraId="30A25A59" w14:textId="77777777" w:rsidR="007C670C" w:rsidRDefault="00E316D7" w:rsidP="00717314">
      <w:pPr>
        <w:suppressAutoHyphens w:val="0"/>
        <w:jc w:val="both"/>
        <w:rPr>
          <w:rFonts w:ascii="Arial" w:hAnsi="Arial" w:cs="Arial"/>
          <w:sz w:val="22"/>
          <w:szCs w:val="22"/>
        </w:rPr>
      </w:pPr>
      <w:r>
        <w:rPr>
          <w:rFonts w:ascii="Arial" w:hAnsi="Arial" w:cs="Arial"/>
          <w:b/>
          <w:sz w:val="22"/>
          <w:szCs w:val="22"/>
        </w:rPr>
        <w:lastRenderedPageBreak/>
        <w:t>Personal</w:t>
      </w:r>
      <w:r w:rsidRPr="00E316D7">
        <w:rPr>
          <w:rFonts w:ascii="Arial" w:hAnsi="Arial" w:cs="Arial"/>
          <w:b/>
          <w:sz w:val="22"/>
          <w:szCs w:val="22"/>
        </w:rPr>
        <w:t>:</w:t>
      </w:r>
      <w:r w:rsidR="0067754C">
        <w:rPr>
          <w:rFonts w:ascii="Arial" w:hAnsi="Arial" w:cs="Arial"/>
          <w:sz w:val="22"/>
          <w:szCs w:val="22"/>
        </w:rPr>
        <w:t xml:space="preserve"> Este proceso es la segunda parte importante para la Formulación Presupuestaria; ya que en este proceso se define todos los gastos de personal de la partida 4.01.</w:t>
      </w:r>
    </w:p>
    <w:p w14:paraId="30A25A5A" w14:textId="77777777" w:rsidR="0067754C" w:rsidRDefault="0067754C" w:rsidP="00717314">
      <w:pPr>
        <w:suppressAutoHyphens w:val="0"/>
        <w:jc w:val="both"/>
        <w:rPr>
          <w:rFonts w:ascii="Arial" w:hAnsi="Arial" w:cs="Arial"/>
          <w:sz w:val="22"/>
          <w:szCs w:val="22"/>
        </w:rPr>
      </w:pPr>
    </w:p>
    <w:p w14:paraId="30A25A5B" w14:textId="77777777" w:rsidR="0067754C" w:rsidRDefault="0067754C" w:rsidP="00717314">
      <w:pPr>
        <w:suppressAutoHyphens w:val="0"/>
        <w:jc w:val="both"/>
        <w:rPr>
          <w:rFonts w:ascii="Arial" w:hAnsi="Arial" w:cs="Arial"/>
          <w:sz w:val="22"/>
          <w:szCs w:val="22"/>
        </w:rPr>
      </w:pPr>
      <w:r>
        <w:rPr>
          <w:rFonts w:ascii="Arial" w:hAnsi="Arial" w:cs="Arial"/>
          <w:sz w:val="22"/>
          <w:szCs w:val="22"/>
        </w:rPr>
        <w:t>En el Sistema S</w:t>
      </w:r>
      <w:r w:rsidR="00AA7F4E">
        <w:rPr>
          <w:rFonts w:ascii="Arial" w:hAnsi="Arial" w:cs="Arial"/>
          <w:sz w:val="22"/>
          <w:szCs w:val="22"/>
        </w:rPr>
        <w:t>IGAP; es donde se definen las nó</w:t>
      </w:r>
      <w:r>
        <w:rPr>
          <w:rFonts w:ascii="Arial" w:hAnsi="Arial" w:cs="Arial"/>
          <w:sz w:val="22"/>
          <w:szCs w:val="22"/>
        </w:rPr>
        <w:t>minas y los conceptos que se utilizaran en el proceso de formulación.</w:t>
      </w:r>
      <w:r w:rsidR="00AD78D5">
        <w:rPr>
          <w:rFonts w:ascii="Arial" w:hAnsi="Arial" w:cs="Arial"/>
          <w:sz w:val="22"/>
          <w:szCs w:val="22"/>
        </w:rPr>
        <w:t xml:space="preserve"> </w:t>
      </w:r>
      <w:r w:rsidR="00AA7F4E">
        <w:rPr>
          <w:rFonts w:ascii="Arial" w:hAnsi="Arial" w:cs="Arial"/>
          <w:sz w:val="22"/>
          <w:szCs w:val="22"/>
        </w:rPr>
        <w:t>Como en la Empresa Maderas del Orinoco existen nóminas mensuales y nóminas semanales; se deben crear dos nóminas para el proceso de Formulación y definirla para tal fin.</w:t>
      </w:r>
    </w:p>
    <w:p w14:paraId="30A25A5C" w14:textId="77777777" w:rsidR="00AA7F4E" w:rsidRDefault="00AA7F4E" w:rsidP="00717314">
      <w:pPr>
        <w:suppressAutoHyphens w:val="0"/>
        <w:jc w:val="both"/>
        <w:rPr>
          <w:rFonts w:ascii="Arial" w:hAnsi="Arial" w:cs="Arial"/>
          <w:sz w:val="22"/>
          <w:szCs w:val="22"/>
        </w:rPr>
      </w:pPr>
    </w:p>
    <w:p w14:paraId="30A25A5D" w14:textId="4F3676D4" w:rsidR="00AA7F4E" w:rsidRDefault="00AA7F4E" w:rsidP="00717314">
      <w:pPr>
        <w:suppressAutoHyphens w:val="0"/>
        <w:jc w:val="both"/>
        <w:rPr>
          <w:rFonts w:ascii="Arial" w:hAnsi="Arial" w:cs="Arial"/>
          <w:sz w:val="22"/>
          <w:szCs w:val="22"/>
        </w:rPr>
      </w:pPr>
      <w:r>
        <w:rPr>
          <w:rFonts w:ascii="Arial" w:hAnsi="Arial" w:cs="Arial"/>
          <w:sz w:val="22"/>
          <w:szCs w:val="22"/>
        </w:rPr>
        <w:t xml:space="preserve">Para definir las </w:t>
      </w:r>
      <w:r w:rsidR="00801C93">
        <w:rPr>
          <w:rFonts w:ascii="Arial" w:hAnsi="Arial" w:cs="Arial"/>
          <w:sz w:val="22"/>
          <w:szCs w:val="22"/>
        </w:rPr>
        <w:t>nóminas</w:t>
      </w:r>
      <w:r>
        <w:rPr>
          <w:rFonts w:ascii="Arial" w:hAnsi="Arial" w:cs="Arial"/>
          <w:sz w:val="22"/>
          <w:szCs w:val="22"/>
        </w:rPr>
        <w:t xml:space="preserve"> utilizadas en la formulación se debe seguir los siguientes pasos:</w:t>
      </w:r>
    </w:p>
    <w:p w14:paraId="30A25A5E" w14:textId="77777777" w:rsidR="00AA7F4E" w:rsidRDefault="00AA7F4E" w:rsidP="00717314">
      <w:pPr>
        <w:suppressAutoHyphens w:val="0"/>
        <w:jc w:val="both"/>
        <w:rPr>
          <w:rFonts w:ascii="Arial" w:hAnsi="Arial" w:cs="Arial"/>
          <w:sz w:val="22"/>
          <w:szCs w:val="22"/>
        </w:rPr>
      </w:pPr>
    </w:p>
    <w:p w14:paraId="30A25A5F" w14:textId="77777777"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mensual de formulación.</w:t>
      </w:r>
    </w:p>
    <w:p w14:paraId="30A25A60" w14:textId="77777777"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Crear la nómina semanal para la formulación.</w:t>
      </w:r>
    </w:p>
    <w:p w14:paraId="30A25A61" w14:textId="77777777"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mensuales a la nómina mensual creada para la formulación.</w:t>
      </w:r>
    </w:p>
    <w:p w14:paraId="30A25A62" w14:textId="77777777" w:rsidR="00AA7F4E" w:rsidRDefault="00AA7F4E"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migran el personal de las nóminas semanales a la nómina semanal creada para la formulación.</w:t>
      </w:r>
    </w:p>
    <w:p w14:paraId="30A25A63" w14:textId="77777777" w:rsidR="00AA7F4E" w:rsidRDefault="00A97133" w:rsidP="00C80787">
      <w:pPr>
        <w:pStyle w:val="Prrafodelista"/>
        <w:numPr>
          <w:ilvl w:val="0"/>
          <w:numId w:val="34"/>
        </w:numPr>
        <w:suppressAutoHyphens w:val="0"/>
        <w:jc w:val="both"/>
        <w:rPr>
          <w:rFonts w:ascii="Arial" w:hAnsi="Arial" w:cs="Arial"/>
          <w:sz w:val="22"/>
          <w:szCs w:val="22"/>
        </w:rPr>
      </w:pPr>
      <w:r>
        <w:rPr>
          <w:rFonts w:ascii="Arial" w:hAnsi="Arial" w:cs="Arial"/>
          <w:sz w:val="22"/>
          <w:szCs w:val="22"/>
        </w:rPr>
        <w:t>Se crean los conceptos de asignaciones y aportes en las nóminas de formulación. Estos conceptos son:</w:t>
      </w:r>
    </w:p>
    <w:p w14:paraId="30A25A64" w14:textId="77777777"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Sueldos y salarios.</w:t>
      </w:r>
    </w:p>
    <w:p w14:paraId="30A25A65" w14:textId="77777777"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Primas de Residencias.</w:t>
      </w:r>
    </w:p>
    <w:p w14:paraId="30A25A66" w14:textId="77777777"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Bono de profesionalismo.</w:t>
      </w:r>
    </w:p>
    <w:p w14:paraId="30A25A67" w14:textId="77777777" w:rsidR="00A97133" w:rsidRDefault="00A97133"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Ayuda por vivienda.</w:t>
      </w:r>
    </w:p>
    <w:p w14:paraId="30A25A68" w14:textId="77777777" w:rsidR="00A97133"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Prima de responsabilidad.</w:t>
      </w:r>
    </w:p>
    <w:p w14:paraId="30A25A69" w14:textId="77777777"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Tiempo de viajes.</w:t>
      </w:r>
    </w:p>
    <w:p w14:paraId="30A25A6A" w14:textId="77777777"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Vacaciones.</w:t>
      </w:r>
    </w:p>
    <w:p w14:paraId="30A25A6B" w14:textId="77777777"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Utilidades.</w:t>
      </w:r>
    </w:p>
    <w:p w14:paraId="30A25A6C" w14:textId="77777777"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Ahorros.</w:t>
      </w:r>
    </w:p>
    <w:p w14:paraId="30A25A6D" w14:textId="77777777"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Dotación de uniforme.</w:t>
      </w:r>
    </w:p>
    <w:p w14:paraId="30A25A6E" w14:textId="77777777"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matrimonios.</w:t>
      </w:r>
    </w:p>
    <w:p w14:paraId="30A25A6F" w14:textId="77777777"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 por nacimientos de hijos.</w:t>
      </w:r>
    </w:p>
    <w:p w14:paraId="30A25A70" w14:textId="77777777"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Utiles escolares.</w:t>
      </w:r>
    </w:p>
    <w:p w14:paraId="30A25A71" w14:textId="77777777" w:rsidR="00801ADF" w:rsidRDefault="00801ADF" w:rsidP="00C80787">
      <w:pPr>
        <w:pStyle w:val="Prrafodelista"/>
        <w:numPr>
          <w:ilvl w:val="1"/>
          <w:numId w:val="34"/>
        </w:numPr>
        <w:suppressAutoHyphens w:val="0"/>
        <w:jc w:val="both"/>
        <w:rPr>
          <w:rFonts w:ascii="Arial" w:hAnsi="Arial" w:cs="Arial"/>
          <w:sz w:val="22"/>
          <w:szCs w:val="22"/>
        </w:rPr>
      </w:pPr>
      <w:r>
        <w:rPr>
          <w:rFonts w:ascii="Arial" w:hAnsi="Arial" w:cs="Arial"/>
          <w:sz w:val="22"/>
          <w:szCs w:val="22"/>
        </w:rPr>
        <w:t>Pagos de beneficios contractuales…etc.</w:t>
      </w:r>
    </w:p>
    <w:p w14:paraId="30A25A72" w14:textId="3530FE88" w:rsidR="00801ADF" w:rsidRDefault="00801ADF" w:rsidP="00C80787">
      <w:pPr>
        <w:pStyle w:val="Prrafodelista"/>
        <w:numPr>
          <w:ilvl w:val="0"/>
          <w:numId w:val="35"/>
        </w:numPr>
        <w:suppressAutoHyphens w:val="0"/>
        <w:jc w:val="both"/>
        <w:rPr>
          <w:rFonts w:ascii="Arial" w:hAnsi="Arial" w:cs="Arial"/>
          <w:sz w:val="22"/>
          <w:szCs w:val="22"/>
        </w:rPr>
      </w:pPr>
      <w:r>
        <w:rPr>
          <w:rFonts w:ascii="Arial" w:hAnsi="Arial" w:cs="Arial"/>
          <w:sz w:val="22"/>
          <w:szCs w:val="22"/>
        </w:rPr>
        <w:t xml:space="preserve">Desde el sistema SIGAP se calculan las </w:t>
      </w:r>
      <w:r w:rsidR="00845679">
        <w:rPr>
          <w:rFonts w:ascii="Arial" w:hAnsi="Arial" w:cs="Arial"/>
          <w:sz w:val="22"/>
          <w:szCs w:val="22"/>
        </w:rPr>
        <w:t>nóminas</w:t>
      </w:r>
      <w:r>
        <w:rPr>
          <w:rFonts w:ascii="Arial" w:hAnsi="Arial" w:cs="Arial"/>
          <w:sz w:val="22"/>
          <w:szCs w:val="22"/>
        </w:rPr>
        <w:t xml:space="preserve"> de formulación.</w:t>
      </w:r>
    </w:p>
    <w:p w14:paraId="30A25A73" w14:textId="77777777" w:rsidR="00801ADF" w:rsidRDefault="00801ADF" w:rsidP="00801ADF">
      <w:pPr>
        <w:suppressAutoHyphens w:val="0"/>
        <w:jc w:val="both"/>
        <w:rPr>
          <w:rFonts w:ascii="Arial" w:hAnsi="Arial" w:cs="Arial"/>
          <w:sz w:val="22"/>
          <w:szCs w:val="22"/>
        </w:rPr>
      </w:pPr>
    </w:p>
    <w:p w14:paraId="30A25A74" w14:textId="3B54E7E5" w:rsidR="00801ADF" w:rsidRDefault="00B21A26" w:rsidP="00801ADF">
      <w:pPr>
        <w:suppressAutoHyphens w:val="0"/>
        <w:jc w:val="both"/>
        <w:rPr>
          <w:rFonts w:ascii="Arial" w:hAnsi="Arial" w:cs="Arial"/>
          <w:sz w:val="22"/>
          <w:szCs w:val="22"/>
        </w:rPr>
      </w:pPr>
      <w:r>
        <w:rPr>
          <w:rFonts w:ascii="Arial" w:hAnsi="Arial" w:cs="Arial"/>
          <w:sz w:val="22"/>
          <w:szCs w:val="22"/>
        </w:rPr>
        <w:t xml:space="preserve">Ahora </w:t>
      </w:r>
      <w:r w:rsidR="00801C93">
        <w:rPr>
          <w:rFonts w:ascii="Arial" w:hAnsi="Arial" w:cs="Arial"/>
          <w:sz w:val="22"/>
          <w:szCs w:val="22"/>
        </w:rPr>
        <w:t>bien,</w:t>
      </w:r>
      <w:r>
        <w:rPr>
          <w:rFonts w:ascii="Arial" w:hAnsi="Arial" w:cs="Arial"/>
          <w:sz w:val="22"/>
          <w:szCs w:val="22"/>
        </w:rPr>
        <w:t xml:space="preserve"> en el Sistema de Formulación Presupuestaria (SIFORPRE) se exportan todos los conceptos que existen en las nóminas formuladas en SIGAP por la Gerencia de Personal.</w:t>
      </w:r>
    </w:p>
    <w:p w14:paraId="30A25A75" w14:textId="77777777" w:rsidR="00B21A26" w:rsidRDefault="00B21A26" w:rsidP="00801ADF">
      <w:pPr>
        <w:suppressAutoHyphens w:val="0"/>
        <w:jc w:val="both"/>
        <w:rPr>
          <w:rFonts w:ascii="Arial" w:hAnsi="Arial" w:cs="Arial"/>
          <w:sz w:val="22"/>
          <w:szCs w:val="22"/>
        </w:rPr>
      </w:pPr>
    </w:p>
    <w:p w14:paraId="30A25A76" w14:textId="77777777" w:rsidR="00B21A26" w:rsidRDefault="00B21A26" w:rsidP="00801ADF">
      <w:pPr>
        <w:suppressAutoHyphens w:val="0"/>
        <w:jc w:val="both"/>
        <w:rPr>
          <w:rFonts w:ascii="Arial" w:hAnsi="Arial" w:cs="Arial"/>
          <w:sz w:val="22"/>
          <w:szCs w:val="22"/>
        </w:rPr>
      </w:pPr>
      <w:r>
        <w:rPr>
          <w:rFonts w:ascii="Arial" w:hAnsi="Arial" w:cs="Arial"/>
          <w:sz w:val="22"/>
          <w:szCs w:val="22"/>
        </w:rPr>
        <w:t>Al ingresar la opción de Asignación de Recursos de Personal se muestra la siguiente vista:</w:t>
      </w:r>
    </w:p>
    <w:p w14:paraId="30A25A77" w14:textId="77777777" w:rsidR="00B21A26" w:rsidRPr="00801ADF" w:rsidRDefault="00B21A26" w:rsidP="00801ADF">
      <w:pPr>
        <w:suppressAutoHyphens w:val="0"/>
        <w:jc w:val="both"/>
        <w:rPr>
          <w:rFonts w:ascii="Arial" w:hAnsi="Arial" w:cs="Arial"/>
          <w:sz w:val="22"/>
          <w:szCs w:val="22"/>
        </w:rPr>
      </w:pPr>
    </w:p>
    <w:p w14:paraId="30A25A78" w14:textId="77777777" w:rsidR="0067754C" w:rsidRDefault="0067754C" w:rsidP="00801ADF">
      <w:pPr>
        <w:suppressAutoHyphens w:val="0"/>
        <w:jc w:val="both"/>
        <w:rPr>
          <w:rFonts w:ascii="Arial" w:hAnsi="Arial" w:cs="Arial"/>
          <w:sz w:val="22"/>
          <w:szCs w:val="22"/>
        </w:rPr>
      </w:pPr>
    </w:p>
    <w:p w14:paraId="30A25A79" w14:textId="77777777" w:rsidR="00B21A26" w:rsidRDefault="00B21A26" w:rsidP="00801ADF">
      <w:pPr>
        <w:suppressAutoHyphens w:val="0"/>
        <w:jc w:val="both"/>
        <w:rPr>
          <w:rFonts w:ascii="Arial" w:hAnsi="Arial" w:cs="Arial"/>
          <w:sz w:val="22"/>
          <w:szCs w:val="22"/>
        </w:rPr>
      </w:pPr>
    </w:p>
    <w:p w14:paraId="30A25A7A" w14:textId="77777777" w:rsidR="00B21A26" w:rsidRDefault="00B21A26" w:rsidP="00801ADF">
      <w:pPr>
        <w:suppressAutoHyphens w:val="0"/>
        <w:jc w:val="both"/>
        <w:rPr>
          <w:rFonts w:ascii="Arial" w:hAnsi="Arial" w:cs="Arial"/>
          <w:sz w:val="22"/>
          <w:szCs w:val="22"/>
        </w:rPr>
      </w:pPr>
      <w:r>
        <w:rPr>
          <w:rFonts w:ascii="Arial" w:hAnsi="Arial" w:cs="Arial"/>
          <w:noProof/>
          <w:sz w:val="22"/>
          <w:szCs w:val="22"/>
          <w:lang w:eastAsia="es-ES"/>
        </w:rPr>
        <w:lastRenderedPageBreak/>
        <w:drawing>
          <wp:inline distT="0" distB="0" distL="0" distR="0" wp14:anchorId="30A25C51" wp14:editId="30A25C52">
            <wp:extent cx="5250442" cy="4210050"/>
            <wp:effectExtent l="19050" t="0" r="7358"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5"/>
                    <a:srcRect/>
                    <a:stretch>
                      <a:fillRect/>
                    </a:stretch>
                  </pic:blipFill>
                  <pic:spPr bwMode="auto">
                    <a:xfrm>
                      <a:off x="0" y="0"/>
                      <a:ext cx="5252085" cy="4211368"/>
                    </a:xfrm>
                    <a:prstGeom prst="rect">
                      <a:avLst/>
                    </a:prstGeom>
                    <a:noFill/>
                    <a:ln w="9525">
                      <a:noFill/>
                      <a:miter lim="800000"/>
                      <a:headEnd/>
                      <a:tailEnd/>
                    </a:ln>
                  </pic:spPr>
                </pic:pic>
              </a:graphicData>
            </a:graphic>
          </wp:inline>
        </w:drawing>
      </w:r>
    </w:p>
    <w:p w14:paraId="30A25A7B" w14:textId="77777777" w:rsidR="00B21A26" w:rsidRDefault="00B21A26" w:rsidP="00801ADF">
      <w:pPr>
        <w:suppressAutoHyphens w:val="0"/>
        <w:jc w:val="both"/>
        <w:rPr>
          <w:rFonts w:ascii="Arial" w:hAnsi="Arial" w:cs="Arial"/>
          <w:sz w:val="22"/>
          <w:szCs w:val="22"/>
        </w:rPr>
      </w:pPr>
    </w:p>
    <w:p w14:paraId="30A25A7C" w14:textId="54A06E4D" w:rsidR="00B21A26" w:rsidRDefault="00B21A26" w:rsidP="00801ADF">
      <w:pPr>
        <w:suppressAutoHyphens w:val="0"/>
        <w:jc w:val="both"/>
        <w:rPr>
          <w:rFonts w:ascii="Arial" w:hAnsi="Arial" w:cs="Arial"/>
          <w:sz w:val="22"/>
          <w:szCs w:val="22"/>
        </w:rPr>
      </w:pPr>
      <w:r>
        <w:rPr>
          <w:rFonts w:ascii="Arial" w:hAnsi="Arial" w:cs="Arial"/>
          <w:sz w:val="22"/>
          <w:szCs w:val="22"/>
        </w:rPr>
        <w:t>En esta opción</w:t>
      </w:r>
      <w:r w:rsidR="00D84E3B">
        <w:rPr>
          <w:rFonts w:ascii="Arial" w:hAnsi="Arial" w:cs="Arial"/>
          <w:sz w:val="22"/>
          <w:szCs w:val="22"/>
        </w:rPr>
        <w:t xml:space="preserve"> se tildan las </w:t>
      </w:r>
      <w:r w:rsidR="00845679">
        <w:rPr>
          <w:rFonts w:ascii="Arial" w:hAnsi="Arial" w:cs="Arial"/>
          <w:sz w:val="22"/>
          <w:szCs w:val="22"/>
        </w:rPr>
        <w:t>nóminas</w:t>
      </w:r>
      <w:r w:rsidR="00D84E3B">
        <w:rPr>
          <w:rFonts w:ascii="Arial" w:hAnsi="Arial" w:cs="Arial"/>
          <w:sz w:val="22"/>
          <w:szCs w:val="22"/>
        </w:rPr>
        <w:t>, el año presupuestario</w:t>
      </w:r>
      <w:r w:rsidR="00067B63">
        <w:rPr>
          <w:rFonts w:ascii="Arial" w:hAnsi="Arial" w:cs="Arial"/>
          <w:sz w:val="22"/>
          <w:szCs w:val="22"/>
        </w:rPr>
        <w:t xml:space="preserve"> y el escenario que se desea exportar. Mostrándose toda la información que fue exportada desde las nóminas formuladas. En este punto ya la información de los Gastos de Personal correspondiente a la partida 4.01 se registra en el Sistema de Formulación Presupuestario (SIFORPRE).</w:t>
      </w:r>
    </w:p>
    <w:p w14:paraId="30A25A7D" w14:textId="77777777" w:rsidR="00266AB2" w:rsidRDefault="00266AB2" w:rsidP="00801ADF">
      <w:pPr>
        <w:suppressAutoHyphens w:val="0"/>
        <w:jc w:val="both"/>
        <w:rPr>
          <w:rFonts w:ascii="Arial" w:hAnsi="Arial" w:cs="Arial"/>
          <w:sz w:val="22"/>
          <w:szCs w:val="22"/>
        </w:rPr>
      </w:pPr>
    </w:p>
    <w:p w14:paraId="30A25A7E" w14:textId="77777777" w:rsidR="00266AB2" w:rsidRPr="00556436" w:rsidRDefault="00266AB2" w:rsidP="00266AB2">
      <w:pPr>
        <w:suppressAutoHyphens w:val="0"/>
        <w:spacing w:line="360" w:lineRule="auto"/>
        <w:jc w:val="both"/>
        <w:rPr>
          <w:rFonts w:ascii="Arial" w:hAnsi="Arial" w:cs="Arial"/>
          <w:b/>
          <w:sz w:val="22"/>
          <w:szCs w:val="22"/>
          <w:u w:val="single"/>
        </w:rPr>
      </w:pPr>
      <w:r>
        <w:rPr>
          <w:rFonts w:ascii="Arial" w:hAnsi="Arial" w:cs="Arial"/>
          <w:b/>
          <w:sz w:val="22"/>
          <w:szCs w:val="22"/>
          <w:u w:val="single"/>
        </w:rPr>
        <w:t>Formulación</w:t>
      </w:r>
    </w:p>
    <w:p w14:paraId="30A25A7F" w14:textId="77777777" w:rsidR="00F90709" w:rsidRDefault="00266AB2" w:rsidP="00C80787">
      <w:pPr>
        <w:pStyle w:val="Prrafodelista"/>
        <w:numPr>
          <w:ilvl w:val="0"/>
          <w:numId w:val="36"/>
        </w:numPr>
        <w:suppressAutoHyphens w:val="0"/>
        <w:spacing w:line="360" w:lineRule="auto"/>
        <w:ind w:left="360"/>
        <w:jc w:val="both"/>
        <w:rPr>
          <w:rFonts w:ascii="Arial" w:hAnsi="Arial" w:cs="Arial"/>
          <w:sz w:val="22"/>
          <w:szCs w:val="22"/>
        </w:rPr>
      </w:pPr>
      <w:r w:rsidRPr="00F90709">
        <w:rPr>
          <w:rFonts w:ascii="Arial" w:hAnsi="Arial" w:cs="Arial"/>
          <w:b/>
          <w:sz w:val="22"/>
          <w:szCs w:val="22"/>
        </w:rPr>
        <w:t>Consolidar:</w:t>
      </w:r>
    </w:p>
    <w:p w14:paraId="30A25A80" w14:textId="77777777" w:rsidR="00266AB2" w:rsidRDefault="00266AB2" w:rsidP="00F90709">
      <w:pPr>
        <w:suppressAutoHyphens w:val="0"/>
        <w:jc w:val="both"/>
        <w:rPr>
          <w:rFonts w:ascii="Arial" w:hAnsi="Arial" w:cs="Arial"/>
          <w:sz w:val="22"/>
          <w:szCs w:val="22"/>
        </w:rPr>
      </w:pPr>
      <w:r w:rsidRPr="00F90709">
        <w:rPr>
          <w:rFonts w:ascii="Arial" w:hAnsi="Arial" w:cs="Arial"/>
          <w:sz w:val="22"/>
          <w:szCs w:val="22"/>
        </w:rPr>
        <w:t>Mediante esta opción se unen todos los gastos de la formulación</w:t>
      </w:r>
      <w:r w:rsidR="00F90709" w:rsidRPr="00F90709">
        <w:rPr>
          <w:rFonts w:ascii="Arial" w:hAnsi="Arial" w:cs="Arial"/>
          <w:sz w:val="22"/>
          <w:szCs w:val="22"/>
        </w:rPr>
        <w:t xml:space="preserve"> </w:t>
      </w:r>
      <w:r w:rsidRPr="00F90709">
        <w:rPr>
          <w:rFonts w:ascii="Arial" w:hAnsi="Arial" w:cs="Arial"/>
          <w:sz w:val="22"/>
          <w:szCs w:val="22"/>
        </w:rPr>
        <w:t>presupuestari</w:t>
      </w:r>
      <w:r w:rsidR="00F90709">
        <w:rPr>
          <w:rFonts w:ascii="Arial" w:hAnsi="Arial" w:cs="Arial"/>
          <w:sz w:val="22"/>
          <w:szCs w:val="22"/>
        </w:rPr>
        <w:t>a</w:t>
      </w:r>
      <w:r w:rsidRPr="00F90709">
        <w:rPr>
          <w:rFonts w:ascii="Arial" w:hAnsi="Arial" w:cs="Arial"/>
          <w:sz w:val="22"/>
          <w:szCs w:val="22"/>
        </w:rPr>
        <w:t>;</w:t>
      </w:r>
      <w:r w:rsidR="00F90709">
        <w:rPr>
          <w:rFonts w:ascii="Arial" w:hAnsi="Arial" w:cs="Arial"/>
          <w:sz w:val="22"/>
          <w:szCs w:val="22"/>
        </w:rPr>
        <w:t xml:space="preserve"> esto incluye la asignación de recursos y los gastos de personal; es decir la partida 4.01 hasta la partida 4.98. Al ingresar la opción se muestra la siguiente vista:</w:t>
      </w:r>
    </w:p>
    <w:p w14:paraId="30A25A81" w14:textId="77777777" w:rsidR="00F90709" w:rsidRPr="00F90709" w:rsidRDefault="00F90709" w:rsidP="00F90709">
      <w:pPr>
        <w:suppressAutoHyphens w:val="0"/>
        <w:jc w:val="both"/>
        <w:rPr>
          <w:rFonts w:ascii="Arial" w:hAnsi="Arial" w:cs="Arial"/>
          <w:sz w:val="22"/>
          <w:szCs w:val="22"/>
        </w:rPr>
      </w:pPr>
    </w:p>
    <w:p w14:paraId="30A25A82" w14:textId="77777777" w:rsidR="00266AB2" w:rsidRDefault="00266AB2" w:rsidP="00266AB2">
      <w:pPr>
        <w:suppressAutoHyphens w:val="0"/>
        <w:spacing w:line="360" w:lineRule="auto"/>
        <w:ind w:left="360"/>
        <w:jc w:val="both"/>
        <w:rPr>
          <w:rFonts w:ascii="Arial" w:hAnsi="Arial" w:cs="Arial"/>
          <w:b/>
          <w:sz w:val="22"/>
          <w:szCs w:val="22"/>
        </w:rPr>
      </w:pPr>
    </w:p>
    <w:p w14:paraId="30A25A83" w14:textId="77777777" w:rsidR="00266AB2" w:rsidRDefault="00266AB2">
      <w:pPr>
        <w:suppressAutoHyphens w:val="0"/>
        <w:rPr>
          <w:rFonts w:ascii="Arial" w:hAnsi="Arial" w:cs="Arial"/>
          <w:b/>
          <w:sz w:val="22"/>
          <w:szCs w:val="22"/>
        </w:rPr>
      </w:pPr>
      <w:r>
        <w:rPr>
          <w:rFonts w:ascii="Arial" w:hAnsi="Arial" w:cs="Arial"/>
          <w:b/>
          <w:sz w:val="22"/>
          <w:szCs w:val="22"/>
        </w:rPr>
        <w:br w:type="page"/>
      </w:r>
    </w:p>
    <w:p w14:paraId="30A25A84" w14:textId="77777777" w:rsidR="00266AB2" w:rsidRDefault="00266AB2" w:rsidP="00266AB2">
      <w:pPr>
        <w:suppressAutoHyphens w:val="0"/>
        <w:spacing w:line="360" w:lineRule="auto"/>
        <w:jc w:val="both"/>
        <w:rPr>
          <w:rFonts w:ascii="Arial" w:hAnsi="Arial" w:cs="Arial"/>
          <w:b/>
          <w:sz w:val="22"/>
          <w:szCs w:val="22"/>
        </w:rPr>
      </w:pPr>
    </w:p>
    <w:p w14:paraId="30A25A85" w14:textId="77777777" w:rsidR="00F90709" w:rsidRDefault="00266AB2" w:rsidP="00F90709">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14:anchorId="30A25C53" wp14:editId="30A25C54">
            <wp:extent cx="5252085" cy="3495675"/>
            <wp:effectExtent l="19050" t="0" r="571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6"/>
                    <a:srcRect/>
                    <a:stretch>
                      <a:fillRect/>
                    </a:stretch>
                  </pic:blipFill>
                  <pic:spPr bwMode="auto">
                    <a:xfrm>
                      <a:off x="0" y="0"/>
                      <a:ext cx="5252085" cy="3495675"/>
                    </a:xfrm>
                    <a:prstGeom prst="rect">
                      <a:avLst/>
                    </a:prstGeom>
                    <a:noFill/>
                    <a:ln w="9525">
                      <a:noFill/>
                      <a:miter lim="800000"/>
                      <a:headEnd/>
                      <a:tailEnd/>
                    </a:ln>
                  </pic:spPr>
                </pic:pic>
              </a:graphicData>
            </a:graphic>
          </wp:inline>
        </w:drawing>
      </w:r>
    </w:p>
    <w:p w14:paraId="30A25A86" w14:textId="77777777" w:rsidR="00F90709" w:rsidRDefault="00F90709" w:rsidP="00F90709">
      <w:pPr>
        <w:suppressAutoHyphens w:val="0"/>
        <w:spacing w:line="360" w:lineRule="auto"/>
        <w:jc w:val="both"/>
        <w:rPr>
          <w:rFonts w:ascii="Arial" w:hAnsi="Arial" w:cs="Arial"/>
          <w:b/>
          <w:sz w:val="22"/>
          <w:szCs w:val="22"/>
        </w:rPr>
      </w:pPr>
    </w:p>
    <w:p w14:paraId="30A25A87" w14:textId="77777777" w:rsidR="00DC1929" w:rsidRP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t>Aprobar:</w:t>
      </w:r>
    </w:p>
    <w:p w14:paraId="30A25A88" w14:textId="77777777" w:rsidR="00DC1929" w:rsidRDefault="00A4637F" w:rsidP="00DC1929">
      <w:pPr>
        <w:suppressAutoHyphens w:val="0"/>
        <w:spacing w:line="360" w:lineRule="auto"/>
        <w:jc w:val="both"/>
        <w:rPr>
          <w:rFonts w:ascii="Arial" w:hAnsi="Arial" w:cs="Arial"/>
          <w:sz w:val="22"/>
          <w:szCs w:val="22"/>
        </w:rPr>
      </w:pPr>
      <w:r>
        <w:rPr>
          <w:rFonts w:ascii="Arial" w:hAnsi="Arial" w:cs="Arial"/>
          <w:noProof/>
          <w:sz w:val="22"/>
          <w:szCs w:val="22"/>
          <w:lang w:eastAsia="es-ES"/>
        </w:rPr>
        <w:drawing>
          <wp:inline distT="0" distB="0" distL="0" distR="0" wp14:anchorId="30A25C55" wp14:editId="30A25C56">
            <wp:extent cx="5038725" cy="1495425"/>
            <wp:effectExtent l="19050" t="0" r="9525" b="0"/>
            <wp:docPr id="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srcRect/>
                    <a:stretch>
                      <a:fillRect/>
                    </a:stretch>
                  </pic:blipFill>
                  <pic:spPr bwMode="auto">
                    <a:xfrm>
                      <a:off x="0" y="0"/>
                      <a:ext cx="5038725" cy="1495425"/>
                    </a:xfrm>
                    <a:prstGeom prst="rect">
                      <a:avLst/>
                    </a:prstGeom>
                    <a:noFill/>
                    <a:ln w="9525">
                      <a:noFill/>
                      <a:miter lim="800000"/>
                      <a:headEnd/>
                      <a:tailEnd/>
                    </a:ln>
                  </pic:spPr>
                </pic:pic>
              </a:graphicData>
            </a:graphic>
          </wp:inline>
        </w:drawing>
      </w:r>
    </w:p>
    <w:p w14:paraId="30A25A89" w14:textId="77777777" w:rsidR="00DC1929" w:rsidRDefault="00DC1929" w:rsidP="00DC1929">
      <w:pPr>
        <w:suppressAutoHyphens w:val="0"/>
        <w:spacing w:line="360" w:lineRule="auto"/>
        <w:jc w:val="both"/>
        <w:rPr>
          <w:rFonts w:ascii="Arial" w:hAnsi="Arial" w:cs="Arial"/>
          <w:sz w:val="22"/>
          <w:szCs w:val="22"/>
        </w:rPr>
      </w:pPr>
    </w:p>
    <w:p w14:paraId="30A25A8A" w14:textId="77777777" w:rsidR="00DC1929" w:rsidRDefault="00DC1929" w:rsidP="00DC1929">
      <w:pPr>
        <w:suppressAutoHyphens w:val="0"/>
        <w:spacing w:line="360" w:lineRule="auto"/>
        <w:jc w:val="both"/>
        <w:rPr>
          <w:rFonts w:ascii="Arial" w:hAnsi="Arial" w:cs="Arial"/>
          <w:sz w:val="22"/>
          <w:szCs w:val="22"/>
        </w:rPr>
      </w:pPr>
    </w:p>
    <w:p w14:paraId="30A25A8B" w14:textId="77777777" w:rsidR="00DC1929" w:rsidRDefault="00DC1929" w:rsidP="00DC1929">
      <w:pPr>
        <w:suppressAutoHyphens w:val="0"/>
        <w:spacing w:line="360" w:lineRule="auto"/>
        <w:jc w:val="both"/>
        <w:rPr>
          <w:rFonts w:ascii="Arial" w:hAnsi="Arial" w:cs="Arial"/>
          <w:sz w:val="22"/>
          <w:szCs w:val="22"/>
        </w:rPr>
      </w:pPr>
    </w:p>
    <w:p w14:paraId="30A25A8C" w14:textId="77777777" w:rsidR="00DC1929" w:rsidRDefault="00DC1929" w:rsidP="00DC1929">
      <w:pPr>
        <w:suppressAutoHyphens w:val="0"/>
        <w:spacing w:line="360" w:lineRule="auto"/>
        <w:jc w:val="both"/>
        <w:rPr>
          <w:rFonts w:ascii="Arial" w:hAnsi="Arial" w:cs="Arial"/>
          <w:sz w:val="22"/>
          <w:szCs w:val="22"/>
        </w:rPr>
      </w:pPr>
    </w:p>
    <w:p w14:paraId="30A25A8D" w14:textId="77777777" w:rsidR="00A4637F" w:rsidRDefault="00A4637F" w:rsidP="00DC1929">
      <w:pPr>
        <w:suppressAutoHyphens w:val="0"/>
        <w:spacing w:line="360" w:lineRule="auto"/>
        <w:jc w:val="both"/>
        <w:rPr>
          <w:rFonts w:ascii="Arial" w:hAnsi="Arial" w:cs="Arial"/>
          <w:sz w:val="22"/>
          <w:szCs w:val="22"/>
        </w:rPr>
      </w:pPr>
    </w:p>
    <w:p w14:paraId="30A25A8E" w14:textId="77777777" w:rsidR="00A4637F" w:rsidRPr="00DC1929" w:rsidRDefault="00A4637F" w:rsidP="00DC1929">
      <w:pPr>
        <w:suppressAutoHyphens w:val="0"/>
        <w:spacing w:line="360" w:lineRule="auto"/>
        <w:jc w:val="both"/>
        <w:rPr>
          <w:rFonts w:ascii="Arial" w:hAnsi="Arial" w:cs="Arial"/>
          <w:sz w:val="22"/>
          <w:szCs w:val="22"/>
        </w:rPr>
      </w:pPr>
    </w:p>
    <w:p w14:paraId="30A25A8F" w14:textId="77777777" w:rsidR="00DC1929" w:rsidRDefault="00DC1929" w:rsidP="00C80787">
      <w:pPr>
        <w:pStyle w:val="Prrafodelista"/>
        <w:numPr>
          <w:ilvl w:val="0"/>
          <w:numId w:val="36"/>
        </w:numPr>
        <w:suppressAutoHyphens w:val="0"/>
        <w:spacing w:line="360" w:lineRule="auto"/>
        <w:ind w:left="360"/>
        <w:jc w:val="both"/>
        <w:rPr>
          <w:rFonts w:ascii="Arial" w:hAnsi="Arial" w:cs="Arial"/>
          <w:sz w:val="22"/>
          <w:szCs w:val="22"/>
        </w:rPr>
      </w:pPr>
      <w:r>
        <w:rPr>
          <w:rFonts w:ascii="Arial" w:hAnsi="Arial" w:cs="Arial"/>
          <w:b/>
          <w:sz w:val="22"/>
          <w:szCs w:val="22"/>
        </w:rPr>
        <w:lastRenderedPageBreak/>
        <w:t>Migrar:</w:t>
      </w:r>
    </w:p>
    <w:p w14:paraId="30A25A90" w14:textId="77777777" w:rsidR="00DC1929" w:rsidRDefault="00A4637F" w:rsidP="00F90709">
      <w:pPr>
        <w:suppressAutoHyphens w:val="0"/>
        <w:spacing w:line="360" w:lineRule="auto"/>
        <w:jc w:val="both"/>
        <w:rPr>
          <w:rFonts w:ascii="Arial" w:hAnsi="Arial" w:cs="Arial"/>
          <w:b/>
          <w:sz w:val="22"/>
          <w:szCs w:val="22"/>
        </w:rPr>
      </w:pPr>
      <w:r>
        <w:rPr>
          <w:rFonts w:ascii="Arial" w:hAnsi="Arial" w:cs="Arial"/>
          <w:b/>
          <w:noProof/>
          <w:sz w:val="22"/>
          <w:szCs w:val="22"/>
          <w:lang w:eastAsia="es-ES"/>
        </w:rPr>
        <w:drawing>
          <wp:inline distT="0" distB="0" distL="0" distR="0" wp14:anchorId="30A25C57" wp14:editId="30A25C58">
            <wp:extent cx="5172075" cy="1638300"/>
            <wp:effectExtent l="19050" t="0" r="9525" b="0"/>
            <wp:docPr id="4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srcRect/>
                    <a:stretch>
                      <a:fillRect/>
                    </a:stretch>
                  </pic:blipFill>
                  <pic:spPr bwMode="auto">
                    <a:xfrm>
                      <a:off x="0" y="0"/>
                      <a:ext cx="5172075" cy="1638300"/>
                    </a:xfrm>
                    <a:prstGeom prst="rect">
                      <a:avLst/>
                    </a:prstGeom>
                    <a:noFill/>
                    <a:ln w="9525">
                      <a:noFill/>
                      <a:miter lim="800000"/>
                      <a:headEnd/>
                      <a:tailEnd/>
                    </a:ln>
                  </pic:spPr>
                </pic:pic>
              </a:graphicData>
            </a:graphic>
          </wp:inline>
        </w:drawing>
      </w:r>
    </w:p>
    <w:p w14:paraId="30A25A91" w14:textId="77777777" w:rsidR="00DC1929" w:rsidRDefault="00DC1929" w:rsidP="00717314">
      <w:pPr>
        <w:suppressAutoHyphens w:val="0"/>
        <w:jc w:val="both"/>
        <w:rPr>
          <w:rFonts w:ascii="Arial" w:hAnsi="Arial" w:cs="Arial"/>
          <w:sz w:val="22"/>
          <w:szCs w:val="22"/>
        </w:rPr>
      </w:pPr>
    </w:p>
    <w:p w14:paraId="30A25A92" w14:textId="77777777" w:rsidR="00DC1929" w:rsidRPr="006A18CF" w:rsidRDefault="006A18CF" w:rsidP="00717314">
      <w:pPr>
        <w:suppressAutoHyphens w:val="0"/>
        <w:jc w:val="both"/>
        <w:rPr>
          <w:rFonts w:ascii="Arial" w:hAnsi="Arial" w:cs="Arial"/>
          <w:b/>
          <w:sz w:val="22"/>
          <w:szCs w:val="22"/>
        </w:rPr>
      </w:pPr>
      <w:r w:rsidRPr="006A18CF">
        <w:rPr>
          <w:rFonts w:ascii="Arial" w:hAnsi="Arial" w:cs="Arial"/>
          <w:b/>
          <w:sz w:val="22"/>
          <w:szCs w:val="22"/>
        </w:rPr>
        <w:t>Herramientas</w:t>
      </w:r>
    </w:p>
    <w:p w14:paraId="30A25A93" w14:textId="77777777" w:rsidR="006A18CF" w:rsidRDefault="006A18CF" w:rsidP="00717314">
      <w:pPr>
        <w:suppressAutoHyphens w:val="0"/>
        <w:jc w:val="both"/>
        <w:rPr>
          <w:rFonts w:ascii="Arial" w:hAnsi="Arial" w:cs="Arial"/>
          <w:sz w:val="22"/>
          <w:szCs w:val="22"/>
        </w:rPr>
      </w:pPr>
    </w:p>
    <w:p w14:paraId="30A25A94" w14:textId="77777777" w:rsidR="006A18CF" w:rsidRDefault="006A18CF" w:rsidP="00C80787">
      <w:pPr>
        <w:pStyle w:val="Prrafodelista"/>
        <w:numPr>
          <w:ilvl w:val="0"/>
          <w:numId w:val="37"/>
        </w:numPr>
        <w:suppressAutoHyphens w:val="0"/>
        <w:jc w:val="both"/>
        <w:rPr>
          <w:rFonts w:ascii="Arial" w:hAnsi="Arial" w:cs="Arial"/>
          <w:b/>
          <w:sz w:val="22"/>
          <w:szCs w:val="22"/>
        </w:rPr>
      </w:pPr>
      <w:r w:rsidRPr="006A18CF">
        <w:rPr>
          <w:rFonts w:ascii="Arial" w:hAnsi="Arial" w:cs="Arial"/>
          <w:b/>
          <w:sz w:val="22"/>
          <w:szCs w:val="22"/>
        </w:rPr>
        <w:t>Mantenimientos</w:t>
      </w:r>
    </w:p>
    <w:p w14:paraId="30A25A95" w14:textId="77777777" w:rsidR="000F2DC8" w:rsidRDefault="000F2DC8" w:rsidP="000F2DC8">
      <w:pPr>
        <w:suppressAutoHyphens w:val="0"/>
        <w:jc w:val="both"/>
        <w:rPr>
          <w:rFonts w:ascii="Arial" w:hAnsi="Arial" w:cs="Arial"/>
          <w:sz w:val="22"/>
          <w:szCs w:val="22"/>
        </w:rPr>
      </w:pPr>
      <w:r w:rsidRPr="000F2DC8">
        <w:rPr>
          <w:rFonts w:ascii="Arial" w:hAnsi="Arial" w:cs="Arial"/>
          <w:sz w:val="22"/>
          <w:szCs w:val="22"/>
        </w:rPr>
        <w:t>El Sistema de Formulaci</w:t>
      </w:r>
      <w:r>
        <w:rPr>
          <w:rFonts w:ascii="Arial" w:hAnsi="Arial" w:cs="Arial"/>
          <w:sz w:val="22"/>
          <w:szCs w:val="22"/>
        </w:rPr>
        <w:t>ón Presupuestaria (SIFORPRE) cuanta con una opción adicional que se denominó Herramientas; la cual le permite al Administrador del Sistema</w:t>
      </w:r>
      <w:r w:rsidR="00071603">
        <w:rPr>
          <w:rFonts w:ascii="Arial" w:hAnsi="Arial" w:cs="Arial"/>
          <w:sz w:val="22"/>
          <w:szCs w:val="22"/>
        </w:rPr>
        <w:t xml:space="preserve"> hacer reconstrucciones de los montos presupuestarios; copias escenarios y eliminar escenarios.</w:t>
      </w:r>
    </w:p>
    <w:p w14:paraId="30A25A96" w14:textId="77777777" w:rsidR="00071603" w:rsidRDefault="00071603" w:rsidP="000F2DC8">
      <w:pPr>
        <w:suppressAutoHyphens w:val="0"/>
        <w:jc w:val="both"/>
        <w:rPr>
          <w:rFonts w:ascii="Arial" w:hAnsi="Arial" w:cs="Arial"/>
          <w:sz w:val="22"/>
          <w:szCs w:val="22"/>
        </w:rPr>
      </w:pPr>
    </w:p>
    <w:p w14:paraId="30A25A97" w14:textId="77777777" w:rsidR="00071603" w:rsidRDefault="00071603" w:rsidP="000F2DC8">
      <w:pPr>
        <w:suppressAutoHyphens w:val="0"/>
        <w:jc w:val="both"/>
        <w:rPr>
          <w:rFonts w:ascii="Arial" w:hAnsi="Arial" w:cs="Arial"/>
          <w:sz w:val="22"/>
          <w:szCs w:val="22"/>
        </w:rPr>
      </w:pPr>
      <w:r>
        <w:rPr>
          <w:rFonts w:ascii="Arial" w:hAnsi="Arial" w:cs="Arial"/>
          <w:sz w:val="22"/>
          <w:szCs w:val="22"/>
        </w:rPr>
        <w:t>Copiar escenarios consiste copiar una segunda formulación presupuestaria partiendo del presupuesto inicial. Esto lo hace el administrador para disponer de varias formulaciones presupuestarias según algunas variantes que se consideren en las variables económicas.</w:t>
      </w:r>
    </w:p>
    <w:p w14:paraId="30A25A98" w14:textId="77777777" w:rsidR="00071603" w:rsidRDefault="00071603" w:rsidP="000F2DC8">
      <w:pPr>
        <w:suppressAutoHyphens w:val="0"/>
        <w:jc w:val="both"/>
        <w:rPr>
          <w:rFonts w:ascii="Arial" w:hAnsi="Arial" w:cs="Arial"/>
          <w:sz w:val="22"/>
          <w:szCs w:val="22"/>
        </w:rPr>
      </w:pPr>
    </w:p>
    <w:p w14:paraId="30A25A99" w14:textId="77777777" w:rsidR="00071603" w:rsidRPr="000F2DC8" w:rsidRDefault="00071603" w:rsidP="000F2DC8">
      <w:pPr>
        <w:suppressAutoHyphens w:val="0"/>
        <w:jc w:val="both"/>
        <w:rPr>
          <w:rFonts w:ascii="Arial" w:hAnsi="Arial" w:cs="Arial"/>
          <w:sz w:val="22"/>
          <w:szCs w:val="22"/>
        </w:rPr>
      </w:pPr>
      <w:r>
        <w:rPr>
          <w:rFonts w:ascii="Arial" w:hAnsi="Arial" w:cs="Arial"/>
          <w:sz w:val="22"/>
          <w:szCs w:val="22"/>
        </w:rPr>
        <w:t>Eliminar escenario consiste como su nombre lo indica eliminar escenarios creados.</w:t>
      </w:r>
    </w:p>
    <w:p w14:paraId="30A25A9A" w14:textId="77777777" w:rsidR="000F2DC8" w:rsidRPr="00961FC8" w:rsidRDefault="000F2DC8" w:rsidP="00961FC8">
      <w:pPr>
        <w:suppressAutoHyphens w:val="0"/>
        <w:jc w:val="both"/>
        <w:rPr>
          <w:rFonts w:ascii="Arial" w:hAnsi="Arial" w:cs="Arial"/>
          <w:b/>
          <w:sz w:val="22"/>
          <w:szCs w:val="22"/>
        </w:rPr>
      </w:pPr>
    </w:p>
    <w:p w14:paraId="30A25A9B" w14:textId="77777777" w:rsidR="006A18CF" w:rsidRPr="003D14DB" w:rsidRDefault="006A18CF" w:rsidP="00C80787">
      <w:pPr>
        <w:pStyle w:val="Prrafodelista"/>
        <w:numPr>
          <w:ilvl w:val="0"/>
          <w:numId w:val="37"/>
        </w:numPr>
        <w:suppressAutoHyphens w:val="0"/>
        <w:jc w:val="both"/>
        <w:rPr>
          <w:rFonts w:ascii="Arial" w:hAnsi="Arial" w:cs="Arial"/>
          <w:b/>
          <w:sz w:val="22"/>
          <w:szCs w:val="22"/>
        </w:rPr>
      </w:pPr>
      <w:r w:rsidRPr="00F450E7">
        <w:rPr>
          <w:rFonts w:ascii="Arial" w:hAnsi="Arial" w:cs="Arial"/>
          <w:b/>
          <w:sz w:val="22"/>
          <w:szCs w:val="22"/>
        </w:rPr>
        <w:t>Reconstruye Montos:</w:t>
      </w:r>
      <w:r w:rsidR="000F2DC8" w:rsidRPr="00F450E7">
        <w:rPr>
          <w:rFonts w:ascii="Arial" w:hAnsi="Arial" w:cs="Arial"/>
          <w:sz w:val="22"/>
          <w:szCs w:val="22"/>
        </w:rPr>
        <w:t xml:space="preserve"> </w:t>
      </w:r>
      <w:r w:rsidR="003D14DB">
        <w:rPr>
          <w:rFonts w:ascii="Arial" w:hAnsi="Arial" w:cs="Arial"/>
          <w:sz w:val="22"/>
          <w:szCs w:val="22"/>
        </w:rPr>
        <w:t>Permite reconstruir los montos de la formulación presupuestaria por algún cambio en las variables económicas. Al ingresar la opción se muestra la siguiente vista:</w:t>
      </w:r>
    </w:p>
    <w:p w14:paraId="30A25A9C" w14:textId="77777777" w:rsidR="003D14DB" w:rsidRDefault="00961FC8" w:rsidP="003D14DB">
      <w:pPr>
        <w:pStyle w:val="Prrafodelista"/>
        <w:suppressAutoHyphens w:val="0"/>
        <w:ind w:left="360"/>
        <w:jc w:val="both"/>
        <w:rPr>
          <w:rFonts w:ascii="Arial" w:hAnsi="Arial" w:cs="Arial"/>
          <w:b/>
          <w:sz w:val="22"/>
          <w:szCs w:val="22"/>
        </w:rPr>
      </w:pPr>
      <w:r>
        <w:rPr>
          <w:rFonts w:ascii="Arial" w:hAnsi="Arial" w:cs="Arial"/>
          <w:b/>
          <w:noProof/>
          <w:sz w:val="22"/>
          <w:szCs w:val="22"/>
          <w:lang w:eastAsia="es-ES"/>
        </w:rPr>
        <w:drawing>
          <wp:inline distT="0" distB="0" distL="0" distR="0" wp14:anchorId="30A25C59" wp14:editId="30A25C5A">
            <wp:extent cx="4657725" cy="2365188"/>
            <wp:effectExtent l="19050" t="0" r="0" b="0"/>
            <wp:docPr id="5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srcRect/>
                    <a:stretch>
                      <a:fillRect/>
                    </a:stretch>
                  </pic:blipFill>
                  <pic:spPr bwMode="auto">
                    <a:xfrm>
                      <a:off x="0" y="0"/>
                      <a:ext cx="4657730" cy="2365191"/>
                    </a:xfrm>
                    <a:prstGeom prst="rect">
                      <a:avLst/>
                    </a:prstGeom>
                    <a:noFill/>
                    <a:ln w="9525">
                      <a:noFill/>
                      <a:miter lim="800000"/>
                      <a:headEnd/>
                      <a:tailEnd/>
                    </a:ln>
                  </pic:spPr>
                </pic:pic>
              </a:graphicData>
            </a:graphic>
          </wp:inline>
        </w:drawing>
      </w:r>
    </w:p>
    <w:p w14:paraId="30A25A9D" w14:textId="77777777" w:rsidR="00F450E7" w:rsidRPr="006A18CF" w:rsidRDefault="006A18CF" w:rsidP="00C80787">
      <w:pPr>
        <w:pStyle w:val="Prrafodelista"/>
        <w:numPr>
          <w:ilvl w:val="0"/>
          <w:numId w:val="37"/>
        </w:numPr>
        <w:suppressAutoHyphens w:val="0"/>
        <w:jc w:val="both"/>
        <w:rPr>
          <w:rFonts w:ascii="Arial" w:hAnsi="Arial" w:cs="Arial"/>
          <w:b/>
          <w:sz w:val="22"/>
          <w:szCs w:val="22"/>
        </w:rPr>
      </w:pPr>
      <w:r>
        <w:rPr>
          <w:rFonts w:ascii="Arial" w:hAnsi="Arial" w:cs="Arial"/>
          <w:b/>
          <w:sz w:val="22"/>
          <w:szCs w:val="22"/>
        </w:rPr>
        <w:lastRenderedPageBreak/>
        <w:t>Copiar Escenarios:</w:t>
      </w:r>
      <w:r w:rsidR="00F450E7">
        <w:rPr>
          <w:rFonts w:ascii="Arial" w:hAnsi="Arial" w:cs="Arial"/>
          <w:sz w:val="22"/>
          <w:szCs w:val="22"/>
        </w:rPr>
        <w:t xml:space="preserve"> Permite crear un presupuesto a partir de otro ya creado. Al ingresar esta opción se mostrará la siguiente vista:</w:t>
      </w:r>
    </w:p>
    <w:p w14:paraId="30A25A9E" w14:textId="77777777" w:rsidR="006A18CF" w:rsidRPr="006A18CF" w:rsidRDefault="006A18CF" w:rsidP="00F450E7">
      <w:pPr>
        <w:pStyle w:val="Prrafodelista"/>
        <w:suppressAutoHyphens w:val="0"/>
        <w:ind w:left="360"/>
        <w:jc w:val="both"/>
        <w:rPr>
          <w:rFonts w:ascii="Arial" w:hAnsi="Arial" w:cs="Arial"/>
          <w:b/>
          <w:sz w:val="22"/>
          <w:szCs w:val="22"/>
        </w:rPr>
      </w:pPr>
    </w:p>
    <w:p w14:paraId="30A25A9F" w14:textId="77777777" w:rsidR="0094107D" w:rsidRDefault="00F450E7"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5B" wp14:editId="30A25C5C">
            <wp:extent cx="3552825" cy="1533525"/>
            <wp:effectExtent l="19050" t="0" r="9525" b="0"/>
            <wp:docPr id="498"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0"/>
                    <a:srcRect/>
                    <a:stretch>
                      <a:fillRect/>
                    </a:stretch>
                  </pic:blipFill>
                  <pic:spPr bwMode="auto">
                    <a:xfrm>
                      <a:off x="0" y="0"/>
                      <a:ext cx="3552825" cy="1533525"/>
                    </a:xfrm>
                    <a:prstGeom prst="rect">
                      <a:avLst/>
                    </a:prstGeom>
                    <a:noFill/>
                    <a:ln w="9525">
                      <a:noFill/>
                      <a:miter lim="800000"/>
                      <a:headEnd/>
                      <a:tailEnd/>
                    </a:ln>
                  </pic:spPr>
                </pic:pic>
              </a:graphicData>
            </a:graphic>
          </wp:inline>
        </w:drawing>
      </w:r>
    </w:p>
    <w:p w14:paraId="30A25AA0" w14:textId="77777777" w:rsidR="0094107D" w:rsidRDefault="0094107D" w:rsidP="00717314">
      <w:pPr>
        <w:suppressAutoHyphens w:val="0"/>
        <w:jc w:val="both"/>
        <w:rPr>
          <w:rFonts w:ascii="Arial" w:hAnsi="Arial" w:cs="Arial"/>
          <w:sz w:val="22"/>
          <w:szCs w:val="22"/>
        </w:rPr>
      </w:pPr>
    </w:p>
    <w:p w14:paraId="30A25AA1" w14:textId="77777777" w:rsidR="0094107D" w:rsidRDefault="0094107D" w:rsidP="00717314">
      <w:pPr>
        <w:suppressAutoHyphens w:val="0"/>
        <w:jc w:val="both"/>
        <w:rPr>
          <w:rFonts w:ascii="Arial" w:hAnsi="Arial" w:cs="Arial"/>
          <w:sz w:val="22"/>
          <w:szCs w:val="22"/>
        </w:rPr>
      </w:pPr>
    </w:p>
    <w:p w14:paraId="30A25AA2" w14:textId="77777777" w:rsidR="006A18CF" w:rsidRPr="006A18CF" w:rsidRDefault="006A18CF" w:rsidP="00C80787">
      <w:pPr>
        <w:pStyle w:val="Prrafodelista"/>
        <w:numPr>
          <w:ilvl w:val="0"/>
          <w:numId w:val="38"/>
        </w:numPr>
        <w:suppressAutoHyphens w:val="0"/>
        <w:jc w:val="both"/>
        <w:rPr>
          <w:rFonts w:ascii="Arial" w:hAnsi="Arial" w:cs="Arial"/>
          <w:b/>
          <w:sz w:val="22"/>
          <w:szCs w:val="22"/>
        </w:rPr>
      </w:pPr>
      <w:r w:rsidRPr="006A18CF">
        <w:rPr>
          <w:rFonts w:ascii="Arial" w:hAnsi="Arial" w:cs="Arial"/>
          <w:b/>
          <w:sz w:val="22"/>
          <w:szCs w:val="22"/>
        </w:rPr>
        <w:t>Eliminar Esc</w:t>
      </w:r>
      <w:r>
        <w:rPr>
          <w:rFonts w:ascii="Arial" w:hAnsi="Arial" w:cs="Arial"/>
          <w:b/>
          <w:sz w:val="22"/>
          <w:szCs w:val="22"/>
        </w:rPr>
        <w:t>e</w:t>
      </w:r>
      <w:r w:rsidRPr="006A18CF">
        <w:rPr>
          <w:rFonts w:ascii="Arial" w:hAnsi="Arial" w:cs="Arial"/>
          <w:b/>
          <w:sz w:val="22"/>
          <w:szCs w:val="22"/>
        </w:rPr>
        <w:t>narios</w:t>
      </w:r>
      <w:r w:rsidR="00F450E7">
        <w:rPr>
          <w:rFonts w:ascii="Arial" w:hAnsi="Arial" w:cs="Arial"/>
          <w:b/>
          <w:sz w:val="22"/>
          <w:szCs w:val="22"/>
        </w:rPr>
        <w:t>:</w:t>
      </w:r>
      <w:r w:rsidR="00F450E7">
        <w:rPr>
          <w:rFonts w:ascii="Arial" w:hAnsi="Arial" w:cs="Arial"/>
          <w:sz w:val="22"/>
          <w:szCs w:val="22"/>
        </w:rPr>
        <w:t xml:space="preserve"> Permite eliminar escenarios creados. Al ingresar la opción se muestra la siguiente vista:</w:t>
      </w:r>
    </w:p>
    <w:p w14:paraId="30A25AA3" w14:textId="77777777" w:rsidR="006A18CF" w:rsidRDefault="006A18CF"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5D" wp14:editId="30A25C5E">
            <wp:extent cx="3543300" cy="1543050"/>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1"/>
                    <a:srcRect/>
                    <a:stretch>
                      <a:fillRect/>
                    </a:stretch>
                  </pic:blipFill>
                  <pic:spPr bwMode="auto">
                    <a:xfrm>
                      <a:off x="0" y="0"/>
                      <a:ext cx="3543300" cy="1543050"/>
                    </a:xfrm>
                    <a:prstGeom prst="rect">
                      <a:avLst/>
                    </a:prstGeom>
                    <a:noFill/>
                    <a:ln w="9525">
                      <a:noFill/>
                      <a:miter lim="800000"/>
                      <a:headEnd/>
                      <a:tailEnd/>
                    </a:ln>
                  </pic:spPr>
                </pic:pic>
              </a:graphicData>
            </a:graphic>
          </wp:inline>
        </w:drawing>
      </w:r>
    </w:p>
    <w:p w14:paraId="30A25AA4" w14:textId="77777777" w:rsidR="006A18CF" w:rsidRDefault="006A18CF" w:rsidP="00717314">
      <w:pPr>
        <w:suppressAutoHyphens w:val="0"/>
        <w:jc w:val="both"/>
        <w:rPr>
          <w:rFonts w:ascii="Arial" w:hAnsi="Arial" w:cs="Arial"/>
          <w:sz w:val="22"/>
          <w:szCs w:val="22"/>
        </w:rPr>
      </w:pPr>
    </w:p>
    <w:p w14:paraId="30A25AA5" w14:textId="77777777" w:rsidR="009B5AD6" w:rsidRDefault="009B5AD6">
      <w:pPr>
        <w:suppressAutoHyphens w:val="0"/>
        <w:rPr>
          <w:rFonts w:ascii="Arial" w:hAnsi="Arial" w:cs="Arial"/>
          <w:sz w:val="22"/>
          <w:szCs w:val="22"/>
        </w:rPr>
      </w:pPr>
      <w:r>
        <w:rPr>
          <w:rFonts w:ascii="Arial" w:hAnsi="Arial" w:cs="Arial"/>
          <w:sz w:val="22"/>
          <w:szCs w:val="22"/>
        </w:rPr>
        <w:br w:type="page"/>
      </w:r>
    </w:p>
    <w:p w14:paraId="30A25AA6" w14:textId="77777777" w:rsidR="006A18CF" w:rsidRDefault="00F450E7" w:rsidP="00717314">
      <w:pPr>
        <w:suppressAutoHyphens w:val="0"/>
        <w:jc w:val="both"/>
        <w:rPr>
          <w:rFonts w:ascii="Arial" w:hAnsi="Arial" w:cs="Arial"/>
          <w:b/>
          <w:sz w:val="22"/>
          <w:szCs w:val="22"/>
        </w:rPr>
      </w:pPr>
      <w:r w:rsidRPr="00F450E7">
        <w:rPr>
          <w:rFonts w:ascii="Arial" w:hAnsi="Arial" w:cs="Arial"/>
          <w:b/>
          <w:sz w:val="22"/>
          <w:szCs w:val="22"/>
        </w:rPr>
        <w:lastRenderedPageBreak/>
        <w:t>Reportes</w:t>
      </w:r>
    </w:p>
    <w:p w14:paraId="30A25AA7" w14:textId="77777777" w:rsidR="009B5AD6" w:rsidRDefault="009B5AD6" w:rsidP="00717314">
      <w:pPr>
        <w:suppressAutoHyphens w:val="0"/>
        <w:jc w:val="both"/>
        <w:rPr>
          <w:rFonts w:ascii="Arial" w:hAnsi="Arial" w:cs="Arial"/>
          <w:b/>
          <w:sz w:val="22"/>
          <w:szCs w:val="22"/>
        </w:rPr>
      </w:pPr>
    </w:p>
    <w:p w14:paraId="30A25AA8" w14:textId="77777777" w:rsidR="00F450E7" w:rsidRDefault="00F450E7"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t>Formulación Presupuestaria</w:t>
      </w:r>
      <w:r w:rsidR="00AD5D03">
        <w:rPr>
          <w:rFonts w:ascii="Arial" w:hAnsi="Arial" w:cs="Arial"/>
          <w:b/>
          <w:sz w:val="22"/>
          <w:szCs w:val="22"/>
        </w:rPr>
        <w:t xml:space="preserve"> Consolidada</w:t>
      </w:r>
      <w:r>
        <w:rPr>
          <w:rFonts w:ascii="Arial" w:hAnsi="Arial" w:cs="Arial"/>
          <w:b/>
          <w:sz w:val="22"/>
          <w:szCs w:val="22"/>
        </w:rPr>
        <w:t>:</w:t>
      </w:r>
    </w:p>
    <w:p w14:paraId="30A25AA9" w14:textId="77777777" w:rsidR="00F450E7" w:rsidRDefault="00F450E7" w:rsidP="00F450E7">
      <w:pPr>
        <w:pStyle w:val="Prrafodelista"/>
        <w:suppressAutoHyphens w:val="0"/>
        <w:ind w:left="360"/>
        <w:jc w:val="both"/>
        <w:rPr>
          <w:rFonts w:ascii="Arial" w:hAnsi="Arial" w:cs="Arial"/>
          <w:b/>
          <w:sz w:val="22"/>
          <w:szCs w:val="22"/>
        </w:rPr>
      </w:pPr>
    </w:p>
    <w:p w14:paraId="30A25AAA" w14:textId="77777777" w:rsidR="00562703" w:rsidRPr="00AD5D03" w:rsidRDefault="00331403" w:rsidP="00AD5D03">
      <w:pPr>
        <w:suppressAutoHyphens w:val="0"/>
        <w:jc w:val="both"/>
        <w:rPr>
          <w:rFonts w:ascii="Arial" w:hAnsi="Arial" w:cs="Arial"/>
          <w:b/>
          <w:sz w:val="22"/>
          <w:szCs w:val="22"/>
        </w:rPr>
      </w:pPr>
      <w:r>
        <w:rPr>
          <w:rFonts w:ascii="Arial" w:hAnsi="Arial" w:cs="Arial"/>
          <w:b/>
          <w:noProof/>
          <w:sz w:val="22"/>
          <w:szCs w:val="22"/>
          <w:lang w:eastAsia="es-ES"/>
        </w:rPr>
        <w:drawing>
          <wp:inline distT="0" distB="0" distL="0" distR="0" wp14:anchorId="30A25C5F" wp14:editId="30A25C60">
            <wp:extent cx="5252085" cy="3464141"/>
            <wp:effectExtent l="19050" t="0" r="5715" b="0"/>
            <wp:docPr id="50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a:srcRect/>
                    <a:stretch>
                      <a:fillRect/>
                    </a:stretch>
                  </pic:blipFill>
                  <pic:spPr bwMode="auto">
                    <a:xfrm>
                      <a:off x="0" y="0"/>
                      <a:ext cx="5252085" cy="3464141"/>
                    </a:xfrm>
                    <a:prstGeom prst="rect">
                      <a:avLst/>
                    </a:prstGeom>
                    <a:noFill/>
                    <a:ln w="9525">
                      <a:noFill/>
                      <a:miter lim="800000"/>
                      <a:headEnd/>
                      <a:tailEnd/>
                    </a:ln>
                  </pic:spPr>
                </pic:pic>
              </a:graphicData>
            </a:graphic>
          </wp:inline>
        </w:drawing>
      </w:r>
    </w:p>
    <w:p w14:paraId="30A25AAB" w14:textId="77777777" w:rsidR="00562703" w:rsidRPr="00562703" w:rsidRDefault="00562703" w:rsidP="00562703">
      <w:pPr>
        <w:suppressAutoHyphens w:val="0"/>
        <w:jc w:val="both"/>
        <w:rPr>
          <w:rFonts w:ascii="Arial" w:hAnsi="Arial" w:cs="Arial"/>
          <w:b/>
          <w:sz w:val="22"/>
          <w:szCs w:val="22"/>
        </w:rPr>
      </w:pPr>
    </w:p>
    <w:p w14:paraId="30A25AAC" w14:textId="77777777" w:rsidR="00F450E7" w:rsidRDefault="00F450E7" w:rsidP="00F450E7">
      <w:pPr>
        <w:pStyle w:val="Prrafodelista"/>
        <w:suppressAutoHyphens w:val="0"/>
        <w:ind w:left="360"/>
        <w:jc w:val="both"/>
        <w:rPr>
          <w:rFonts w:ascii="Arial" w:hAnsi="Arial" w:cs="Arial"/>
          <w:b/>
          <w:sz w:val="22"/>
          <w:szCs w:val="22"/>
        </w:rPr>
      </w:pPr>
    </w:p>
    <w:p w14:paraId="30A25AAD" w14:textId="77777777" w:rsidR="00F450E7" w:rsidRDefault="00F450E7" w:rsidP="00F450E7">
      <w:pPr>
        <w:pStyle w:val="Prrafodelista"/>
        <w:suppressAutoHyphens w:val="0"/>
        <w:ind w:left="360"/>
        <w:jc w:val="both"/>
        <w:rPr>
          <w:rFonts w:ascii="Arial" w:hAnsi="Arial" w:cs="Arial"/>
          <w:b/>
          <w:sz w:val="22"/>
          <w:szCs w:val="22"/>
        </w:rPr>
      </w:pPr>
    </w:p>
    <w:p w14:paraId="30A25AAE" w14:textId="77777777" w:rsidR="00562703" w:rsidRDefault="00562703" w:rsidP="00F450E7">
      <w:pPr>
        <w:pStyle w:val="Prrafodelista"/>
        <w:suppressAutoHyphens w:val="0"/>
        <w:ind w:left="360"/>
        <w:jc w:val="both"/>
        <w:rPr>
          <w:rFonts w:ascii="Arial" w:hAnsi="Arial" w:cs="Arial"/>
          <w:b/>
          <w:sz w:val="22"/>
          <w:szCs w:val="22"/>
        </w:rPr>
      </w:pPr>
    </w:p>
    <w:p w14:paraId="30A25AAF" w14:textId="77777777" w:rsidR="00331403" w:rsidRDefault="00331403" w:rsidP="00F450E7">
      <w:pPr>
        <w:pStyle w:val="Prrafodelista"/>
        <w:suppressAutoHyphens w:val="0"/>
        <w:ind w:left="360"/>
        <w:jc w:val="both"/>
        <w:rPr>
          <w:rFonts w:ascii="Arial" w:hAnsi="Arial" w:cs="Arial"/>
          <w:b/>
          <w:sz w:val="22"/>
          <w:szCs w:val="22"/>
        </w:rPr>
      </w:pPr>
    </w:p>
    <w:p w14:paraId="30A25AB0" w14:textId="77777777" w:rsidR="00331403" w:rsidRDefault="00331403" w:rsidP="00F450E7">
      <w:pPr>
        <w:pStyle w:val="Prrafodelista"/>
        <w:suppressAutoHyphens w:val="0"/>
        <w:ind w:left="360"/>
        <w:jc w:val="both"/>
        <w:rPr>
          <w:rFonts w:ascii="Arial" w:hAnsi="Arial" w:cs="Arial"/>
          <w:b/>
          <w:sz w:val="22"/>
          <w:szCs w:val="22"/>
        </w:rPr>
      </w:pPr>
    </w:p>
    <w:p w14:paraId="30A25AB1" w14:textId="77777777" w:rsidR="009B5AD6" w:rsidRDefault="009B5AD6">
      <w:pPr>
        <w:suppressAutoHyphens w:val="0"/>
        <w:rPr>
          <w:rFonts w:ascii="Arial" w:hAnsi="Arial" w:cs="Arial"/>
          <w:b/>
          <w:sz w:val="22"/>
          <w:szCs w:val="22"/>
        </w:rPr>
      </w:pPr>
      <w:r>
        <w:rPr>
          <w:rFonts w:ascii="Arial" w:hAnsi="Arial" w:cs="Arial"/>
          <w:b/>
          <w:sz w:val="22"/>
          <w:szCs w:val="22"/>
        </w:rPr>
        <w:br w:type="page"/>
      </w:r>
    </w:p>
    <w:p w14:paraId="30A25AB2" w14:textId="77777777" w:rsidR="00AD5D03" w:rsidRDefault="00AD5D03" w:rsidP="00C80787">
      <w:pPr>
        <w:pStyle w:val="Prrafodelista"/>
        <w:numPr>
          <w:ilvl w:val="0"/>
          <w:numId w:val="38"/>
        </w:numPr>
        <w:suppressAutoHyphens w:val="0"/>
        <w:jc w:val="both"/>
        <w:rPr>
          <w:rFonts w:ascii="Arial" w:hAnsi="Arial" w:cs="Arial"/>
          <w:b/>
          <w:sz w:val="22"/>
          <w:szCs w:val="22"/>
        </w:rPr>
      </w:pPr>
      <w:r>
        <w:rPr>
          <w:rFonts w:ascii="Arial" w:hAnsi="Arial" w:cs="Arial"/>
          <w:b/>
          <w:sz w:val="22"/>
          <w:szCs w:val="22"/>
        </w:rPr>
        <w:lastRenderedPageBreak/>
        <w:t>Formulación Presupuestaria Trimestral:</w:t>
      </w:r>
    </w:p>
    <w:p w14:paraId="30A25AB3" w14:textId="77777777" w:rsidR="00AD5D03" w:rsidRDefault="00AD5D03" w:rsidP="00AD5D03">
      <w:pPr>
        <w:pStyle w:val="Prrafodelista"/>
        <w:suppressAutoHyphens w:val="0"/>
        <w:ind w:left="360"/>
        <w:jc w:val="both"/>
        <w:rPr>
          <w:rFonts w:ascii="Arial" w:hAnsi="Arial" w:cs="Arial"/>
          <w:sz w:val="22"/>
          <w:szCs w:val="22"/>
        </w:rPr>
      </w:pPr>
    </w:p>
    <w:p w14:paraId="30A25AB4" w14:textId="77777777" w:rsidR="00AD5D03" w:rsidRDefault="00617C87" w:rsidP="00AD5D03">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61" wp14:editId="30A25C62">
            <wp:extent cx="5252085" cy="2323839"/>
            <wp:effectExtent l="19050" t="0" r="5715" b="0"/>
            <wp:docPr id="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srcRect/>
                    <a:stretch>
                      <a:fillRect/>
                    </a:stretch>
                  </pic:blipFill>
                  <pic:spPr bwMode="auto">
                    <a:xfrm>
                      <a:off x="0" y="0"/>
                      <a:ext cx="5252085" cy="2323839"/>
                    </a:xfrm>
                    <a:prstGeom prst="rect">
                      <a:avLst/>
                    </a:prstGeom>
                    <a:noFill/>
                    <a:ln w="9525">
                      <a:noFill/>
                      <a:miter lim="800000"/>
                      <a:headEnd/>
                      <a:tailEnd/>
                    </a:ln>
                  </pic:spPr>
                </pic:pic>
              </a:graphicData>
            </a:graphic>
          </wp:inline>
        </w:drawing>
      </w:r>
    </w:p>
    <w:p w14:paraId="30A25AB5" w14:textId="77777777" w:rsidR="00961FC8" w:rsidRPr="00AD5D03" w:rsidRDefault="00961FC8" w:rsidP="00AD5D03">
      <w:pPr>
        <w:suppressAutoHyphens w:val="0"/>
        <w:jc w:val="both"/>
        <w:rPr>
          <w:rFonts w:ascii="Arial" w:hAnsi="Arial" w:cs="Arial"/>
          <w:sz w:val="22"/>
          <w:szCs w:val="22"/>
        </w:rPr>
      </w:pPr>
    </w:p>
    <w:p w14:paraId="30A25AB6" w14:textId="77777777" w:rsidR="009B5AD6" w:rsidRDefault="009B5AD6" w:rsidP="009B5AD6">
      <w:pPr>
        <w:pStyle w:val="Prrafodelista"/>
        <w:suppressAutoHyphens w:val="0"/>
        <w:ind w:left="360"/>
        <w:jc w:val="both"/>
        <w:rPr>
          <w:rFonts w:ascii="Arial" w:hAnsi="Arial" w:cs="Arial"/>
          <w:sz w:val="22"/>
          <w:szCs w:val="22"/>
        </w:rPr>
      </w:pPr>
    </w:p>
    <w:p w14:paraId="30A25AB7" w14:textId="77777777" w:rsidR="009B5AD6" w:rsidRPr="009B5AD6" w:rsidRDefault="009B5AD6" w:rsidP="009B5AD6">
      <w:pPr>
        <w:pStyle w:val="Prrafodelista"/>
        <w:suppressAutoHyphens w:val="0"/>
        <w:ind w:left="360"/>
        <w:jc w:val="both"/>
        <w:rPr>
          <w:rFonts w:ascii="Arial" w:hAnsi="Arial" w:cs="Arial"/>
          <w:sz w:val="22"/>
          <w:szCs w:val="22"/>
        </w:rPr>
      </w:pPr>
    </w:p>
    <w:p w14:paraId="30A25AB8" w14:textId="77777777" w:rsidR="006A18CF" w:rsidRPr="00F450E7" w:rsidRDefault="00F450E7" w:rsidP="00C80787">
      <w:pPr>
        <w:pStyle w:val="Prrafodelista"/>
        <w:numPr>
          <w:ilvl w:val="0"/>
          <w:numId w:val="38"/>
        </w:numPr>
        <w:suppressAutoHyphens w:val="0"/>
        <w:jc w:val="both"/>
        <w:rPr>
          <w:rFonts w:ascii="Arial" w:hAnsi="Arial" w:cs="Arial"/>
          <w:sz w:val="22"/>
          <w:szCs w:val="22"/>
        </w:rPr>
      </w:pPr>
      <w:r w:rsidRPr="00F450E7">
        <w:rPr>
          <w:rFonts w:ascii="Arial" w:hAnsi="Arial" w:cs="Arial"/>
          <w:b/>
          <w:sz w:val="22"/>
          <w:szCs w:val="22"/>
        </w:rPr>
        <w:t>Plan de compras</w:t>
      </w:r>
      <w:r>
        <w:rPr>
          <w:rFonts w:ascii="Arial" w:hAnsi="Arial" w:cs="Arial"/>
          <w:b/>
          <w:sz w:val="22"/>
          <w:szCs w:val="22"/>
        </w:rPr>
        <w:t>:</w:t>
      </w:r>
    </w:p>
    <w:p w14:paraId="30A25AB9" w14:textId="77777777" w:rsidR="006A18CF" w:rsidRDefault="006A18CF" w:rsidP="00717314">
      <w:pPr>
        <w:suppressAutoHyphens w:val="0"/>
        <w:jc w:val="both"/>
        <w:rPr>
          <w:rFonts w:ascii="Arial" w:hAnsi="Arial" w:cs="Arial"/>
          <w:sz w:val="22"/>
          <w:szCs w:val="22"/>
        </w:rPr>
      </w:pPr>
    </w:p>
    <w:p w14:paraId="30A25ABA" w14:textId="77777777" w:rsidR="006A18CF" w:rsidRDefault="006A18CF" w:rsidP="00717314">
      <w:pPr>
        <w:suppressAutoHyphens w:val="0"/>
        <w:jc w:val="both"/>
        <w:rPr>
          <w:rFonts w:ascii="Arial" w:hAnsi="Arial" w:cs="Arial"/>
          <w:sz w:val="22"/>
          <w:szCs w:val="22"/>
        </w:rPr>
      </w:pPr>
      <w:bookmarkStart w:id="30" w:name="_GoBack"/>
      <w:bookmarkEnd w:id="30"/>
    </w:p>
    <w:p w14:paraId="30A25ABB" w14:textId="77777777" w:rsidR="00562703" w:rsidRDefault="00961FC8" w:rsidP="00717314">
      <w:pPr>
        <w:suppressAutoHyphens w:val="0"/>
        <w:jc w:val="both"/>
        <w:rPr>
          <w:rFonts w:ascii="Arial" w:hAnsi="Arial" w:cs="Arial"/>
          <w:sz w:val="22"/>
          <w:szCs w:val="22"/>
        </w:rPr>
      </w:pPr>
      <w:r>
        <w:rPr>
          <w:rFonts w:ascii="Arial" w:hAnsi="Arial" w:cs="Arial"/>
          <w:noProof/>
          <w:sz w:val="22"/>
          <w:szCs w:val="22"/>
          <w:lang w:eastAsia="es-ES"/>
        </w:rPr>
        <w:drawing>
          <wp:inline distT="0" distB="0" distL="0" distR="0" wp14:anchorId="30A25C63" wp14:editId="30A25C64">
            <wp:extent cx="5252085" cy="2584359"/>
            <wp:effectExtent l="19050" t="0" r="5715" b="0"/>
            <wp:docPr id="5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srcRect/>
                    <a:stretch>
                      <a:fillRect/>
                    </a:stretch>
                  </pic:blipFill>
                  <pic:spPr bwMode="auto">
                    <a:xfrm>
                      <a:off x="0" y="0"/>
                      <a:ext cx="5252085" cy="2584359"/>
                    </a:xfrm>
                    <a:prstGeom prst="rect">
                      <a:avLst/>
                    </a:prstGeom>
                    <a:noFill/>
                    <a:ln w="9525">
                      <a:noFill/>
                      <a:miter lim="800000"/>
                      <a:headEnd/>
                      <a:tailEnd/>
                    </a:ln>
                  </pic:spPr>
                </pic:pic>
              </a:graphicData>
            </a:graphic>
          </wp:inline>
        </w:drawing>
      </w:r>
    </w:p>
    <w:p w14:paraId="30A25ABC" w14:textId="77777777" w:rsidR="00562703" w:rsidRDefault="00562703" w:rsidP="00717314">
      <w:pPr>
        <w:suppressAutoHyphens w:val="0"/>
        <w:jc w:val="both"/>
        <w:rPr>
          <w:rFonts w:ascii="Arial" w:hAnsi="Arial" w:cs="Arial"/>
          <w:sz w:val="22"/>
          <w:szCs w:val="22"/>
        </w:rPr>
      </w:pPr>
    </w:p>
    <w:p w14:paraId="30A25ABD" w14:textId="77777777" w:rsidR="006A18CF" w:rsidRDefault="006A18CF" w:rsidP="00717314">
      <w:pPr>
        <w:suppressAutoHyphens w:val="0"/>
        <w:jc w:val="both"/>
        <w:rPr>
          <w:rFonts w:ascii="Arial" w:hAnsi="Arial" w:cs="Arial"/>
          <w:sz w:val="22"/>
          <w:szCs w:val="22"/>
        </w:rPr>
      </w:pPr>
    </w:p>
    <w:p w14:paraId="30A25ABE" w14:textId="77777777" w:rsidR="006A18CF" w:rsidRDefault="006A18CF" w:rsidP="00717314">
      <w:pPr>
        <w:suppressAutoHyphens w:val="0"/>
        <w:jc w:val="both"/>
        <w:rPr>
          <w:rFonts w:ascii="Arial" w:hAnsi="Arial" w:cs="Arial"/>
          <w:sz w:val="22"/>
          <w:szCs w:val="22"/>
        </w:rPr>
      </w:pPr>
    </w:p>
    <w:p w14:paraId="30A25ABF" w14:textId="77777777" w:rsidR="006A18CF" w:rsidRDefault="006A18CF" w:rsidP="00717314">
      <w:pPr>
        <w:suppressAutoHyphens w:val="0"/>
        <w:jc w:val="both"/>
        <w:rPr>
          <w:rFonts w:ascii="Arial" w:hAnsi="Arial" w:cs="Arial"/>
          <w:sz w:val="22"/>
          <w:szCs w:val="22"/>
        </w:rPr>
      </w:pPr>
    </w:p>
    <w:p w14:paraId="30A25AC5" w14:textId="77777777" w:rsidR="00BA6FA1" w:rsidRDefault="00BA6FA1">
      <w:pPr>
        <w:pStyle w:val="Textoindependiente"/>
        <w:spacing w:after="0" w:line="360" w:lineRule="auto"/>
        <w:jc w:val="both"/>
        <w:rPr>
          <w:rFonts w:ascii="Arial" w:hAnsi="Arial" w:cs="Arial"/>
          <w:sz w:val="22"/>
          <w:szCs w:val="22"/>
        </w:rPr>
      </w:pPr>
    </w:p>
    <w:p w14:paraId="30A25B2F" w14:textId="77777777" w:rsidR="00446C77" w:rsidRDefault="00446C77" w:rsidP="001F1161">
      <w:pPr>
        <w:pStyle w:val="Textoindependiente"/>
        <w:spacing w:after="0" w:line="360" w:lineRule="auto"/>
        <w:rPr>
          <w:rFonts w:ascii="Arial" w:hAnsi="Arial" w:cs="Arial"/>
          <w:b/>
          <w:sz w:val="22"/>
          <w:szCs w:val="22"/>
        </w:rPr>
      </w:pPr>
    </w:p>
    <w:sectPr w:rsidR="00446C77" w:rsidSect="008F23B7">
      <w:type w:val="continuous"/>
      <w:pgSz w:w="12240" w:h="15840"/>
      <w:pgMar w:top="2268" w:right="1701" w:bottom="1701" w:left="2268" w:header="114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Carlos Abaffy" w:date="2018-10-08T15:51:00Z" w:initials="CA">
    <w:p w14:paraId="075B0492" w14:textId="0F38CF38" w:rsidR="00560AEA" w:rsidRDefault="00560AEA">
      <w:pPr>
        <w:pStyle w:val="Textocomentario"/>
      </w:pPr>
      <w:r>
        <w:rPr>
          <w:rStyle w:val="Refdecomentario"/>
        </w:rPr>
        <w:annotationRef/>
      </w:r>
      <w:r>
        <w:t>No queda claro como este objetivo está relacionado con tu trabajo. Hasta ahora no se ha mencionado nada de estándares. En todo caso si vas a definir estándares debes hacerlo antes del desarrollo</w:t>
      </w:r>
    </w:p>
  </w:comment>
  <w:comment w:id="17" w:author="Carlos Abaffy" w:date="2018-10-08T15:54:00Z" w:initials="CA">
    <w:p w14:paraId="23E5374A" w14:textId="47EE804A" w:rsidR="00560AEA" w:rsidRDefault="00560AEA">
      <w:pPr>
        <w:pStyle w:val="Textocomentario"/>
      </w:pPr>
      <w:r>
        <w:rPr>
          <w:rStyle w:val="Refdecomentario"/>
        </w:rPr>
        <w:annotationRef/>
      </w:r>
      <w:r>
        <w:t>Debes explicar cuales son las características del proyecto que hacen que la metodología espiral sea la mejor opción para su desarrollo</w:t>
      </w:r>
    </w:p>
  </w:comment>
  <w:comment w:id="19" w:author="Carlos Abaffy" w:date="2018-10-08T15:59:00Z" w:initials="CA">
    <w:p w14:paraId="5A067245" w14:textId="19048517" w:rsidR="00560AEA" w:rsidRDefault="00560AEA">
      <w:pPr>
        <w:pStyle w:val="Textocomentario"/>
      </w:pPr>
      <w:r>
        <w:rPr>
          <w:rStyle w:val="Refdecomentario"/>
        </w:rPr>
        <w:annotationRef/>
      </w:r>
      <w:r>
        <w:t>No se si más adelante está. Pero al usar espiral debes explicar brevemente que hiciste en cada uno de los ciclos de tu proceso espiral</w:t>
      </w:r>
    </w:p>
  </w:comment>
  <w:comment w:id="20" w:author="Carlos Abaffy" w:date="2018-10-08T16:02:00Z" w:initials="CA">
    <w:p w14:paraId="5D727C73" w14:textId="7370C536" w:rsidR="00560AEA" w:rsidRDefault="00560AEA">
      <w:pPr>
        <w:pStyle w:val="Textocomentario"/>
      </w:pPr>
      <w:r>
        <w:rPr>
          <w:rStyle w:val="Refdecomentario"/>
        </w:rPr>
        <w:annotationRef/>
      </w:r>
      <w:r>
        <w:t>Registrar no parece apropiado para lo que hace el caso de uso. Lo más apropiado parece ser Gestionar</w:t>
      </w:r>
    </w:p>
  </w:comment>
  <w:comment w:id="21" w:author="Carlos Abaffy" w:date="2018-10-08T16:03:00Z" w:initials="CA">
    <w:p w14:paraId="484A9BEF" w14:textId="4A448FC7" w:rsidR="00560AEA" w:rsidRDefault="00560AEA">
      <w:pPr>
        <w:pStyle w:val="Textocomentario"/>
      </w:pPr>
      <w:r>
        <w:rPr>
          <w:rStyle w:val="Refdecomentario"/>
        </w:rPr>
        <w:annotationRef/>
      </w:r>
      <w:r>
        <w:t>Parece más apropiado Gestión de Configuración del sistema. Ya que aquí se gestionan todas las tablas que usa el sistema</w:t>
      </w:r>
    </w:p>
  </w:comment>
  <w:comment w:id="22" w:author="Carlos Abaffy" w:date="2018-10-08T16:04:00Z" w:initials="CA">
    <w:p w14:paraId="434C9564" w14:textId="201A2167" w:rsidR="00560AEA" w:rsidRDefault="00560AEA">
      <w:pPr>
        <w:pStyle w:val="Textocomentario"/>
      </w:pPr>
      <w:r>
        <w:rPr>
          <w:rStyle w:val="Refdecomentario"/>
        </w:rPr>
        <w:annotationRef/>
      </w:r>
      <w:r>
        <w:t>Esto no dice nada. No puedes tener casos de uso genéricos</w:t>
      </w:r>
    </w:p>
  </w:comment>
  <w:comment w:id="23" w:author="Carlos Abaffy" w:date="2018-10-08T16:04:00Z" w:initials="CA">
    <w:p w14:paraId="499F1748" w14:textId="1F86907B" w:rsidR="00560AEA" w:rsidRDefault="00560AEA">
      <w:pPr>
        <w:pStyle w:val="Textocomentario"/>
      </w:pPr>
      <w:r>
        <w:rPr>
          <w:rStyle w:val="Refdecomentario"/>
        </w:rPr>
        <w:annotationRef/>
      </w:r>
      <w:r>
        <w:t>Los casos de uso no son diagramas de flujo o estructuras ¡!!</w:t>
      </w:r>
    </w:p>
  </w:comment>
  <w:comment w:id="24" w:author="Carlos Abaffy" w:date="2018-10-08T16:05:00Z" w:initials="CA">
    <w:p w14:paraId="258023B8" w14:textId="45D8198A" w:rsidR="00560AEA" w:rsidRDefault="00560AEA">
      <w:pPr>
        <w:pStyle w:val="Textocomentario"/>
      </w:pPr>
      <w:r>
        <w:rPr>
          <w:rStyle w:val="Refdecomentario"/>
        </w:rPr>
        <w:annotationRef/>
      </w:r>
      <w:r>
        <w:t>Idem anterior</w:t>
      </w:r>
    </w:p>
  </w:comment>
  <w:comment w:id="25" w:author="Carlos Abaffy" w:date="2018-10-08T16:06:00Z" w:initials="CA">
    <w:p w14:paraId="0E58A8F7" w14:textId="50AA0B24" w:rsidR="00560AEA" w:rsidRDefault="00560AEA">
      <w:pPr>
        <w:pStyle w:val="Textocomentario"/>
      </w:pPr>
      <w:r>
        <w:rPr>
          <w:rStyle w:val="Refdecomentario"/>
        </w:rPr>
        <w:annotationRef/>
      </w:r>
      <w:r>
        <w:t>La clases no pueden ser acciones deben ser entidades</w:t>
      </w:r>
    </w:p>
  </w:comment>
  <w:comment w:id="26" w:author="Carlos Abaffy" w:date="2018-10-08T16:06:00Z" w:initials="CA">
    <w:p w14:paraId="16370841" w14:textId="5BE5881D" w:rsidR="00560AEA" w:rsidRDefault="00560AEA">
      <w:pPr>
        <w:pStyle w:val="Textocomentario"/>
      </w:pPr>
      <w:r>
        <w:rPr>
          <w:rStyle w:val="Refdecomentario"/>
        </w:rPr>
        <w:annotationRef/>
      </w:r>
      <w:r>
        <w:t>Idem anterior</w:t>
      </w:r>
    </w:p>
  </w:comment>
  <w:comment w:id="27" w:author="Carlos Abaffy" w:date="2018-10-09T07:23:00Z" w:initials="CA">
    <w:p w14:paraId="03B30FC1" w14:textId="700D3A03" w:rsidR="00560AEA" w:rsidRDefault="00560AEA">
      <w:pPr>
        <w:pStyle w:val="Textocomentario"/>
      </w:pPr>
      <w:r>
        <w:rPr>
          <w:rStyle w:val="Refdecomentario"/>
        </w:rPr>
        <w:annotationRef/>
      </w:r>
      <w:r>
        <w:t>Falta el diagrama de módulos del sistema y el diseño de pantallas</w:t>
      </w:r>
    </w:p>
  </w:comment>
  <w:comment w:id="28" w:author="Carlos Abaffy" w:date="2018-10-09T07:24:00Z" w:initials="CA">
    <w:p w14:paraId="0DA2F196" w14:textId="77777777" w:rsidR="00932E7B" w:rsidRDefault="00932E7B">
      <w:pPr>
        <w:pStyle w:val="Textocomentario"/>
      </w:pPr>
      <w:r>
        <w:rPr>
          <w:rStyle w:val="Refdecomentario"/>
        </w:rPr>
        <w:annotationRef/>
      </w:r>
      <w:r>
        <w:t>Colócalo en una página aparte</w:t>
      </w:r>
    </w:p>
    <w:p w14:paraId="7E9AB83D" w14:textId="77777777" w:rsidR="00932E7B" w:rsidRDefault="00932E7B">
      <w:pPr>
        <w:pStyle w:val="Textocomentario"/>
      </w:pPr>
    </w:p>
    <w:p w14:paraId="4E1CCE4F" w14:textId="06CBE90C" w:rsidR="00932E7B" w:rsidRDefault="00932E7B">
      <w:pPr>
        <w:pStyle w:val="Textocomentario"/>
      </w:pPr>
      <w:r>
        <w:t>Revisa si todos los objetivos están incluidos en las conclusiones</w:t>
      </w:r>
    </w:p>
  </w:comment>
  <w:comment w:id="29" w:author="Carlos Abaffy" w:date="2018-10-09T07:25:00Z" w:initials="CA">
    <w:p w14:paraId="3832901E" w14:textId="1F8D59BB" w:rsidR="00932E7B" w:rsidRDefault="00932E7B">
      <w:pPr>
        <w:pStyle w:val="Textocomentario"/>
      </w:pPr>
      <w:r>
        <w:rPr>
          <w:rStyle w:val="Refdecomentario"/>
        </w:rPr>
        <w:annotationRef/>
      </w:r>
      <w:r>
        <w:t>Recomendaciones??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5B0492" w15:done="0"/>
  <w15:commentEx w15:paraId="23E5374A" w15:done="0"/>
  <w15:commentEx w15:paraId="5A067245" w15:done="0"/>
  <w15:commentEx w15:paraId="5D727C73" w15:done="0"/>
  <w15:commentEx w15:paraId="484A9BEF" w15:done="0"/>
  <w15:commentEx w15:paraId="434C9564" w15:done="0"/>
  <w15:commentEx w15:paraId="499F1748" w15:done="0"/>
  <w15:commentEx w15:paraId="258023B8" w15:done="0"/>
  <w15:commentEx w15:paraId="0E58A8F7" w15:done="0"/>
  <w15:commentEx w15:paraId="16370841" w15:done="0"/>
  <w15:commentEx w15:paraId="03B30FC1" w15:done="0"/>
  <w15:commentEx w15:paraId="4E1CCE4F" w15:done="0"/>
  <w15:commentEx w15:paraId="383290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5B0492" w16cid:durableId="1F65FB98"/>
  <w16cid:commentId w16cid:paraId="23E5374A" w16cid:durableId="1F65FC48"/>
  <w16cid:commentId w16cid:paraId="5A067245" w16cid:durableId="1F65FD76"/>
  <w16cid:commentId w16cid:paraId="5D727C73" w16cid:durableId="1F65FDFD"/>
  <w16cid:commentId w16cid:paraId="484A9BEF" w16cid:durableId="1F65FE3A"/>
  <w16cid:commentId w16cid:paraId="434C9564" w16cid:durableId="1F65FE73"/>
  <w16cid:commentId w16cid:paraId="499F1748" w16cid:durableId="1F65FE9E"/>
  <w16cid:commentId w16cid:paraId="258023B8" w16cid:durableId="1F65FED6"/>
  <w16cid:commentId w16cid:paraId="0E58A8F7" w16cid:durableId="1F65FEEE"/>
  <w16cid:commentId w16cid:paraId="16370841" w16cid:durableId="1F65FF04"/>
  <w16cid:commentId w16cid:paraId="03B30FC1" w16cid:durableId="1F66D60F"/>
  <w16cid:commentId w16cid:paraId="4E1CCE4F" w16cid:durableId="1F66D639"/>
  <w16cid:commentId w16cid:paraId="3832901E" w16cid:durableId="1F66D6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B156D" w14:textId="77777777" w:rsidR="0016387B" w:rsidRDefault="0016387B" w:rsidP="00BA6FA1">
      <w:r>
        <w:separator/>
      </w:r>
    </w:p>
  </w:endnote>
  <w:endnote w:type="continuationSeparator" w:id="0">
    <w:p w14:paraId="7F4AF77E" w14:textId="77777777" w:rsidR="0016387B" w:rsidRDefault="0016387B" w:rsidP="00BA6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FreeSans">
    <w:altName w:val="Times New Roman"/>
    <w:charset w:val="01"/>
    <w:family w:val="auto"/>
    <w:pitch w:val="variable"/>
  </w:font>
  <w:font w:name="Albany AMT">
    <w:altName w:val="Arial"/>
    <w:charset w:val="00"/>
    <w:family w:val="swiss"/>
    <w:pitch w:val="variable"/>
  </w:font>
  <w:font w:name="Lucidasans">
    <w:charset w:val="00"/>
    <w:family w:val="auto"/>
    <w:pitch w:val="variable"/>
  </w:font>
  <w:font w:name="Cambria">
    <w:panose1 w:val="02040503050406030204"/>
    <w:charset w:val="00"/>
    <w:family w:val="roman"/>
    <w:pitch w:val="variable"/>
    <w:sig w:usb0="E00006FF" w:usb1="420024FF" w:usb2="02000000" w:usb3="00000000" w:csb0="0000019F" w:csb1="00000000"/>
  </w:font>
  <w:font w:name="Cumberland AMT">
    <w:altName w:val="Courier New"/>
    <w:charset w:val="00"/>
    <w:family w:val="modern"/>
    <w:pitch w:val="default"/>
  </w:font>
  <w:font w:name="Liberation Serif">
    <w:altName w:val="Times New Roman"/>
    <w:charset w:val="01"/>
    <w:family w:val="roman"/>
    <w:pitch w:val="variable"/>
  </w:font>
  <w:font w:name="Droid Sans Fallback">
    <w:altName w:val="Times New Roman"/>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25C6F" w14:textId="77777777" w:rsidR="00560AEA" w:rsidRDefault="00560AEA">
    <w:pPr>
      <w:pStyle w:val="Piedepgina"/>
      <w:jc w:val="center"/>
      <w:rPr>
        <w:lang w:val="en-US"/>
      </w:rPr>
    </w:pPr>
  </w:p>
  <w:p w14:paraId="30A25C70" w14:textId="77777777" w:rsidR="00560AEA" w:rsidRDefault="00560AEA">
    <w:pPr>
      <w:pStyle w:val="Piedepgina"/>
      <w:jc w:val="right"/>
    </w:pPr>
    <w:r>
      <w:pict w14:anchorId="30A25C77">
        <v:shapetype id="_x0000_t32" coordsize="21600,21600" o:spt="32" o:oned="t" path="m,l21600,21600e" filled="f">
          <v:path arrowok="t" fillok="f" o:connecttype="none"/>
          <o:lock v:ext="edit" shapetype="t"/>
        </v:shapetype>
        <v:shape id="_x0000_s2049" type="#_x0000_t32" style="position:absolute;left:0;text-align:left;margin-left:-3.65pt;margin-top:-10.05pt;width:428.15pt;height:.1pt;z-index:-251660800" o:connectortype="straight" strokeweight=".53mm">
          <v:stroke joinstyle="miter" endcap="square"/>
        </v:shape>
      </w:pict>
    </w:r>
    <w:r>
      <w:t xml:space="preserve">Pág. </w:t>
    </w:r>
    <w:r>
      <w:rPr>
        <w:noProof/>
      </w:rPr>
      <w:fldChar w:fldCharType="begin"/>
    </w:r>
    <w:r>
      <w:rPr>
        <w:noProof/>
      </w:rPr>
      <w:instrText xml:space="preserve"> PAGE </w:instrText>
    </w:r>
    <w:r>
      <w:rPr>
        <w:noProof/>
      </w:rPr>
      <w:fldChar w:fldCharType="separate"/>
    </w:r>
    <w:r>
      <w:rPr>
        <w:noProof/>
      </w:rPr>
      <w:t>114</w:t>
    </w:r>
    <w:r>
      <w:rPr>
        <w:noProof/>
      </w:rPr>
      <w:fldChar w:fldCharType="end"/>
    </w:r>
  </w:p>
  <w:p w14:paraId="30A25C71" w14:textId="77777777" w:rsidR="00560AEA" w:rsidRDefault="00560A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B91D3" w14:textId="77777777" w:rsidR="0016387B" w:rsidRDefault="0016387B" w:rsidP="00BA6FA1">
      <w:r>
        <w:separator/>
      </w:r>
    </w:p>
  </w:footnote>
  <w:footnote w:type="continuationSeparator" w:id="0">
    <w:p w14:paraId="7785712C" w14:textId="77777777" w:rsidR="0016387B" w:rsidRDefault="0016387B" w:rsidP="00BA6F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25C69" w14:textId="77777777" w:rsidR="00560AEA" w:rsidRDefault="00560AEA">
    <w:pPr>
      <w:jc w:val="center"/>
      <w:rPr>
        <w:rFonts w:ascii="Arial" w:hAnsi="Arial" w:cs="Arial"/>
        <w:b/>
        <w:bCs/>
        <w:sz w:val="14"/>
        <w:szCs w:val="14"/>
        <w:lang w:val="es-VE" w:eastAsia="es-ES"/>
      </w:rPr>
    </w:pPr>
  </w:p>
  <w:p w14:paraId="30A25C6A" w14:textId="77777777" w:rsidR="00560AEA" w:rsidRPr="00801680" w:rsidRDefault="00560AEA" w:rsidP="00353401">
    <w:pPr>
      <w:jc w:val="center"/>
      <w:rPr>
        <w:rFonts w:ascii="Arial" w:hAnsi="Arial" w:cs="Arial"/>
        <w:b/>
        <w:bCs/>
        <w:sz w:val="20"/>
        <w:szCs w:val="20"/>
      </w:rPr>
    </w:pPr>
    <w:r>
      <w:rPr>
        <w:noProof/>
        <w:lang w:eastAsia="es-ES"/>
      </w:rPr>
      <w:drawing>
        <wp:anchor distT="0" distB="0" distL="114300" distR="114300" simplePos="0" relativeHeight="251663872" behindDoc="0" locked="0" layoutInCell="1" allowOverlap="1" wp14:anchorId="30A25C72" wp14:editId="30A25C73">
          <wp:simplePos x="0" y="0"/>
          <wp:positionH relativeFrom="margin">
            <wp:posOffset>4680585</wp:posOffset>
          </wp:positionH>
          <wp:positionV relativeFrom="margin">
            <wp:posOffset>-676275</wp:posOffset>
          </wp:positionV>
          <wp:extent cx="809625" cy="581025"/>
          <wp:effectExtent l="19050" t="0" r="9525" b="0"/>
          <wp:wrapSquare wrapText="bothSides"/>
          <wp:docPr id="8" name="Imagen 8" descr="C:\Users\Juanpa\siforpre\public\imagenes\mader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pa\siforpre\public\imagenes\maderas02.png"/>
                  <pic:cNvPicPr>
                    <a:picLocks noChangeAspect="1" noChangeArrowheads="1"/>
                  </pic:cNvPicPr>
                </pic:nvPicPr>
                <pic:blipFill>
                  <a:blip r:embed="rId1"/>
                  <a:srcRect/>
                  <a:stretch>
                    <a:fillRect/>
                  </a:stretch>
                </pic:blipFill>
                <pic:spPr bwMode="auto">
                  <a:xfrm>
                    <a:off x="0" y="0"/>
                    <a:ext cx="809625" cy="581025"/>
                  </a:xfrm>
                  <a:prstGeom prst="rect">
                    <a:avLst/>
                  </a:prstGeom>
                  <a:noFill/>
                  <a:ln w="9525">
                    <a:noFill/>
                    <a:miter lim="800000"/>
                    <a:headEnd/>
                    <a:tailEnd/>
                  </a:ln>
                </pic:spPr>
              </pic:pic>
            </a:graphicData>
          </a:graphic>
        </wp:anchor>
      </w:drawing>
    </w:r>
    <w:r>
      <w:rPr>
        <w:rFonts w:ascii="Arial" w:hAnsi="Arial" w:cs="Arial"/>
        <w:b/>
        <w:noProof/>
        <w:sz w:val="20"/>
        <w:szCs w:val="20"/>
        <w:lang w:eastAsia="es-ES"/>
      </w:rPr>
      <w:drawing>
        <wp:anchor distT="0" distB="0" distL="114935" distR="114935" simplePos="0" relativeHeight="251661824" behindDoc="0" locked="0" layoutInCell="1" allowOverlap="1" wp14:anchorId="30A25C74" wp14:editId="30A25C75">
          <wp:simplePos x="0" y="0"/>
          <wp:positionH relativeFrom="column">
            <wp:posOffset>-88265</wp:posOffset>
          </wp:positionH>
          <wp:positionV relativeFrom="paragraph">
            <wp:posOffset>105410</wp:posOffset>
          </wp:positionV>
          <wp:extent cx="511810" cy="503555"/>
          <wp:effectExtent l="19050" t="0" r="2540" b="0"/>
          <wp:wrapNone/>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
                  <a:srcRect/>
                  <a:stretch>
                    <a:fillRect/>
                  </a:stretch>
                </pic:blipFill>
                <pic:spPr bwMode="auto">
                  <a:xfrm>
                    <a:off x="0" y="0"/>
                    <a:ext cx="511810" cy="503555"/>
                  </a:xfrm>
                  <a:prstGeom prst="rect">
                    <a:avLst/>
                  </a:prstGeom>
                  <a:solidFill>
                    <a:srgbClr val="FFFFFF"/>
                  </a:solidFill>
                  <a:ln w="9525">
                    <a:noFill/>
                    <a:miter lim="800000"/>
                    <a:headEnd/>
                    <a:tailEnd/>
                  </a:ln>
                </pic:spPr>
              </pic:pic>
            </a:graphicData>
          </a:graphic>
        </wp:anchor>
      </w:drawing>
    </w:r>
    <w:r w:rsidRPr="00801680">
      <w:rPr>
        <w:rFonts w:ascii="Arial" w:hAnsi="Arial" w:cs="Arial"/>
        <w:b/>
        <w:sz w:val="20"/>
        <w:szCs w:val="20"/>
      </w:rPr>
      <w:t>MADERAS DEL ORINOCO, C.A.</w:t>
    </w:r>
    <w:r w:rsidRPr="00353401">
      <w:rPr>
        <w:rFonts w:ascii="Arial" w:hAnsi="Arial" w:cs="Arial"/>
        <w:b/>
        <w:sz w:val="20"/>
        <w:szCs w:val="20"/>
      </w:rPr>
      <w:t xml:space="preserve"> </w:t>
    </w:r>
  </w:p>
  <w:p w14:paraId="30A25C6B" w14:textId="77777777" w:rsidR="00560AEA" w:rsidRPr="00801680" w:rsidRDefault="00560AEA" w:rsidP="00353401">
    <w:pPr>
      <w:jc w:val="center"/>
      <w:rPr>
        <w:rFonts w:ascii="Arial" w:hAnsi="Arial" w:cs="Arial"/>
        <w:b/>
        <w:bCs/>
        <w:sz w:val="20"/>
        <w:szCs w:val="20"/>
      </w:rPr>
    </w:pPr>
    <w:r w:rsidRPr="00801680">
      <w:rPr>
        <w:rFonts w:ascii="Arial" w:hAnsi="Arial" w:cs="Arial"/>
        <w:b/>
        <w:bCs/>
        <w:sz w:val="20"/>
        <w:szCs w:val="20"/>
      </w:rPr>
      <w:t xml:space="preserve">DEPARTAMENTO DE </w:t>
    </w:r>
    <w:r>
      <w:rPr>
        <w:rFonts w:ascii="Arial" w:hAnsi="Arial" w:cs="Arial"/>
        <w:b/>
        <w:bCs/>
        <w:sz w:val="20"/>
        <w:szCs w:val="20"/>
      </w:rPr>
      <w:t>INFORMATICA</w:t>
    </w:r>
  </w:p>
  <w:p w14:paraId="30A25C6C" w14:textId="77777777" w:rsidR="00560AEA" w:rsidRDefault="00560AEA" w:rsidP="00353401">
    <w:pPr>
      <w:jc w:val="center"/>
      <w:rPr>
        <w:rFonts w:ascii="Arial" w:hAnsi="Arial" w:cs="Arial"/>
        <w:b/>
        <w:bCs/>
        <w:sz w:val="20"/>
        <w:szCs w:val="20"/>
      </w:rPr>
    </w:pPr>
    <w:r w:rsidRPr="00801680">
      <w:rPr>
        <w:rFonts w:ascii="Arial" w:hAnsi="Arial" w:cs="Arial"/>
        <w:b/>
        <w:bCs/>
        <w:sz w:val="20"/>
        <w:szCs w:val="20"/>
      </w:rPr>
      <w:t xml:space="preserve">SISTEMA </w:t>
    </w:r>
    <w:r>
      <w:rPr>
        <w:rFonts w:ascii="Arial" w:hAnsi="Arial" w:cs="Arial"/>
        <w:b/>
        <w:bCs/>
        <w:sz w:val="20"/>
        <w:szCs w:val="20"/>
      </w:rPr>
      <w:t xml:space="preserve">DE FORMULACION PRESUPUESTARIA (SIFORPRE) PARA </w:t>
    </w:r>
  </w:p>
  <w:p w14:paraId="30A25C6D" w14:textId="77777777" w:rsidR="00560AEA" w:rsidRPr="00801680" w:rsidRDefault="00560AEA" w:rsidP="00353401">
    <w:pPr>
      <w:jc w:val="center"/>
      <w:rPr>
        <w:rFonts w:ascii="Arial" w:hAnsi="Arial" w:cs="Arial"/>
        <w:sz w:val="20"/>
        <w:szCs w:val="20"/>
      </w:rPr>
    </w:pPr>
    <w:r>
      <w:rPr>
        <w:rFonts w:ascii="Arial" w:hAnsi="Arial" w:cs="Arial"/>
        <w:b/>
        <w:bCs/>
        <w:sz w:val="20"/>
        <w:szCs w:val="20"/>
      </w:rPr>
      <w:t>LA GERENCIA DE PLANIFICACION DE MADERAS DEL ORINOCO</w:t>
    </w:r>
  </w:p>
  <w:p w14:paraId="30A25C6E" w14:textId="77777777" w:rsidR="00560AEA" w:rsidRDefault="00560AEA">
    <w:pPr>
      <w:jc w:val="center"/>
      <w:rPr>
        <w:rFonts w:ascii="Arial" w:hAnsi="Arial" w:cs="Arial"/>
        <w:sz w:val="14"/>
        <w:szCs w:val="14"/>
        <w:lang w:val="en-US"/>
      </w:rPr>
    </w:pPr>
    <w:r>
      <w:pict w14:anchorId="30A25C76">
        <v:shapetype id="_x0000_t32" coordsize="21600,21600" o:spt="32" o:oned="t" path="m,l21600,21600e" filled="f">
          <v:path arrowok="t" fillok="f" o:connecttype="none"/>
          <o:lock v:ext="edit" shapetype="t"/>
        </v:shapetype>
        <v:shape id="_x0000_s2050" type="#_x0000_t32" style="position:absolute;left:0;text-align:left;margin-left:-6.95pt;margin-top:6.05pt;width:428.15pt;height:.1pt;z-index:-251659776" o:connectortype="straight" strokeweight=".53mm">
          <v:stroke joinstyle="miter" endcap="squar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1"/>
    <w:lvl w:ilvl="0">
      <w:start w:val="2"/>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 w15:restartNumberingAfterBreak="0">
    <w:nsid w:val="00000003"/>
    <w:multiLevelType w:val="singleLevel"/>
    <w:tmpl w:val="00000003"/>
    <w:name w:val="WW8Num2"/>
    <w:lvl w:ilvl="0">
      <w:start w:val="1"/>
      <w:numFmt w:val="bullet"/>
      <w:lvlText w:val=""/>
      <w:lvlJc w:val="left"/>
      <w:pPr>
        <w:tabs>
          <w:tab w:val="num" w:pos="720"/>
        </w:tabs>
        <w:ind w:left="720" w:hanging="360"/>
      </w:pPr>
      <w:rPr>
        <w:rFonts w:ascii="Symbol" w:hAnsi="Symbol" w:cs="StarSymbol"/>
        <w:sz w:val="18"/>
        <w:szCs w:val="18"/>
      </w:rPr>
    </w:lvl>
  </w:abstractNum>
  <w:abstractNum w:abstractNumId="2" w15:restartNumberingAfterBreak="0">
    <w:nsid w:val="00000004"/>
    <w:multiLevelType w:val="singleLevel"/>
    <w:tmpl w:val="00000004"/>
    <w:name w:val="WW8Num3"/>
    <w:lvl w:ilvl="0">
      <w:start w:val="1"/>
      <w:numFmt w:val="bullet"/>
      <w:lvlText w:val=""/>
      <w:lvlJc w:val="left"/>
      <w:pPr>
        <w:tabs>
          <w:tab w:val="num" w:pos="0"/>
        </w:tabs>
        <w:ind w:left="720" w:hanging="360"/>
      </w:pPr>
      <w:rPr>
        <w:rFonts w:ascii="Symbol" w:hAnsi="Symbol" w:cs="Symbol"/>
      </w:rPr>
    </w:lvl>
  </w:abstractNum>
  <w:abstractNum w:abstractNumId="3" w15:restartNumberingAfterBreak="0">
    <w:nsid w:val="00000005"/>
    <w:multiLevelType w:val="singleLevel"/>
    <w:tmpl w:val="00000005"/>
    <w:name w:val="WW8Num4"/>
    <w:lvl w:ilvl="0">
      <w:start w:val="1"/>
      <w:numFmt w:val="decimal"/>
      <w:lvlText w:val="%1."/>
      <w:lvlJc w:val="left"/>
      <w:pPr>
        <w:tabs>
          <w:tab w:val="num" w:pos="0"/>
        </w:tabs>
        <w:ind w:left="720" w:hanging="360"/>
      </w:pPr>
      <w:rPr>
        <w:rFonts w:ascii="Wingdings" w:hAnsi="Wingdings" w:cs="StarSymbol"/>
        <w:sz w:val="18"/>
        <w:szCs w:val="18"/>
      </w:rPr>
    </w:lvl>
  </w:abstractNum>
  <w:abstractNum w:abstractNumId="4" w15:restartNumberingAfterBreak="0">
    <w:nsid w:val="00000006"/>
    <w:multiLevelType w:val="singleLevel"/>
    <w:tmpl w:val="00000006"/>
    <w:name w:val="WW8Num5"/>
    <w:lvl w:ilvl="0">
      <w:start w:val="1"/>
      <w:numFmt w:val="bullet"/>
      <w:lvlText w:val=""/>
      <w:lvlJc w:val="left"/>
      <w:pPr>
        <w:tabs>
          <w:tab w:val="num" w:pos="0"/>
        </w:tabs>
        <w:ind w:left="720" w:hanging="360"/>
      </w:pPr>
      <w:rPr>
        <w:rFonts w:ascii="Symbol" w:hAnsi="Symbol" w:cs="StarSymbol"/>
        <w:sz w:val="18"/>
        <w:szCs w:val="18"/>
      </w:rPr>
    </w:lvl>
  </w:abstractNum>
  <w:abstractNum w:abstractNumId="5" w15:restartNumberingAfterBreak="0">
    <w:nsid w:val="00000007"/>
    <w:multiLevelType w:val="singleLevel"/>
    <w:tmpl w:val="00000007"/>
    <w:name w:val="WW8Num6"/>
    <w:lvl w:ilvl="0">
      <w:start w:val="1"/>
      <w:numFmt w:val="bullet"/>
      <w:lvlText w:val=""/>
      <w:lvlJc w:val="left"/>
      <w:pPr>
        <w:tabs>
          <w:tab w:val="num" w:pos="0"/>
        </w:tabs>
        <w:ind w:left="720" w:hanging="360"/>
      </w:pPr>
      <w:rPr>
        <w:rFonts w:ascii="Symbol" w:hAnsi="Symbol" w:cs="StarSymbol"/>
        <w:sz w:val="18"/>
        <w:szCs w:val="18"/>
      </w:rPr>
    </w:lvl>
  </w:abstractNum>
  <w:abstractNum w:abstractNumId="6" w15:restartNumberingAfterBreak="0">
    <w:nsid w:val="00000008"/>
    <w:multiLevelType w:val="singleLevel"/>
    <w:tmpl w:val="00000008"/>
    <w:name w:val="WW8Num7"/>
    <w:lvl w:ilvl="0">
      <w:start w:val="1"/>
      <w:numFmt w:val="bullet"/>
      <w:lvlText w:val=""/>
      <w:lvlJc w:val="left"/>
      <w:pPr>
        <w:tabs>
          <w:tab w:val="num" w:pos="0"/>
        </w:tabs>
        <w:ind w:left="1080" w:hanging="360"/>
      </w:pPr>
      <w:rPr>
        <w:rFonts w:ascii="Symbol" w:hAnsi="Symbol" w:cs="StarSymbol"/>
        <w:sz w:val="18"/>
        <w:szCs w:val="18"/>
      </w:rPr>
    </w:lvl>
  </w:abstractNum>
  <w:abstractNum w:abstractNumId="7" w15:restartNumberingAfterBreak="0">
    <w:nsid w:val="00000009"/>
    <w:multiLevelType w:val="singleLevel"/>
    <w:tmpl w:val="00000009"/>
    <w:name w:val="WW8Num8"/>
    <w:lvl w:ilvl="0">
      <w:start w:val="1"/>
      <w:numFmt w:val="bullet"/>
      <w:lvlText w:val=""/>
      <w:lvlJc w:val="left"/>
      <w:pPr>
        <w:tabs>
          <w:tab w:val="num" w:pos="0"/>
        </w:tabs>
        <w:ind w:left="1440" w:hanging="360"/>
      </w:pPr>
      <w:rPr>
        <w:rFonts w:ascii="Symbol" w:hAnsi="Symbol" w:cs="Symbol"/>
      </w:rPr>
    </w:lvl>
  </w:abstractNum>
  <w:abstractNum w:abstractNumId="8" w15:restartNumberingAfterBreak="0">
    <w:nsid w:val="0000000A"/>
    <w:multiLevelType w:val="singleLevel"/>
    <w:tmpl w:val="0000000A"/>
    <w:name w:val="WW8Num9"/>
    <w:lvl w:ilvl="0">
      <w:start w:val="1"/>
      <w:numFmt w:val="lowerLetter"/>
      <w:lvlText w:val="%1."/>
      <w:lvlJc w:val="left"/>
      <w:pPr>
        <w:tabs>
          <w:tab w:val="num" w:pos="0"/>
        </w:tabs>
        <w:ind w:left="720" w:hanging="360"/>
      </w:pPr>
    </w:lvl>
  </w:abstractNum>
  <w:abstractNum w:abstractNumId="9" w15:restartNumberingAfterBreak="0">
    <w:nsid w:val="0000000B"/>
    <w:multiLevelType w:val="singleLevel"/>
    <w:tmpl w:val="0000000B"/>
    <w:name w:val="WW8Num10"/>
    <w:lvl w:ilvl="0">
      <w:start w:val="1"/>
      <w:numFmt w:val="bullet"/>
      <w:lvlText w:val=""/>
      <w:lvlJc w:val="left"/>
      <w:pPr>
        <w:tabs>
          <w:tab w:val="num" w:pos="0"/>
        </w:tabs>
        <w:ind w:left="720" w:hanging="360"/>
      </w:pPr>
      <w:rPr>
        <w:rFonts w:ascii="Symbol" w:hAnsi="Symbol" w:cs="Symbol"/>
      </w:rPr>
    </w:lvl>
  </w:abstractNum>
  <w:abstractNum w:abstractNumId="10" w15:restartNumberingAfterBreak="0">
    <w:nsid w:val="0000000C"/>
    <w:multiLevelType w:val="singleLevel"/>
    <w:tmpl w:val="0000000C"/>
    <w:name w:val="WW8Num11"/>
    <w:lvl w:ilvl="0">
      <w:start w:val="1"/>
      <w:numFmt w:val="decimal"/>
      <w:lvlText w:val="%1."/>
      <w:lvlJc w:val="left"/>
      <w:pPr>
        <w:tabs>
          <w:tab w:val="num" w:pos="0"/>
        </w:tabs>
        <w:ind w:left="720" w:hanging="360"/>
      </w:pPr>
      <w:rPr>
        <w:rFonts w:cs="Arial"/>
      </w:rPr>
    </w:lvl>
  </w:abstractNum>
  <w:abstractNum w:abstractNumId="11" w15:restartNumberingAfterBreak="0">
    <w:nsid w:val="0000000D"/>
    <w:multiLevelType w:val="singleLevel"/>
    <w:tmpl w:val="0000000D"/>
    <w:name w:val="WW8Num12"/>
    <w:lvl w:ilvl="0">
      <w:start w:val="1"/>
      <w:numFmt w:val="decimal"/>
      <w:lvlText w:val="%1."/>
      <w:lvlJc w:val="left"/>
      <w:pPr>
        <w:tabs>
          <w:tab w:val="num" w:pos="0"/>
        </w:tabs>
        <w:ind w:left="720" w:hanging="360"/>
      </w:pPr>
      <w:rPr>
        <w:rFonts w:ascii="Symbol" w:hAnsi="Symbol" w:cs="Symbol"/>
      </w:rPr>
    </w:lvl>
  </w:abstractNum>
  <w:abstractNum w:abstractNumId="12" w15:restartNumberingAfterBreak="0">
    <w:nsid w:val="0000000E"/>
    <w:multiLevelType w:val="singleLevel"/>
    <w:tmpl w:val="0000000E"/>
    <w:name w:val="WW8Num13"/>
    <w:lvl w:ilvl="0">
      <w:start w:val="1"/>
      <w:numFmt w:val="bullet"/>
      <w:lvlText w:val="o"/>
      <w:lvlJc w:val="left"/>
      <w:pPr>
        <w:tabs>
          <w:tab w:val="num" w:pos="0"/>
        </w:tabs>
        <w:ind w:left="720" w:hanging="360"/>
      </w:pPr>
      <w:rPr>
        <w:rFonts w:ascii="Courier New" w:hAnsi="Courier New" w:cs="Symbol"/>
      </w:rPr>
    </w:lvl>
  </w:abstractNum>
  <w:abstractNum w:abstractNumId="13" w15:restartNumberingAfterBreak="0">
    <w:nsid w:val="0000000F"/>
    <w:multiLevelType w:val="singleLevel"/>
    <w:tmpl w:val="0000000F"/>
    <w:name w:val="WW8Num14"/>
    <w:lvl w:ilvl="0">
      <w:start w:val="1"/>
      <w:numFmt w:val="bullet"/>
      <w:lvlText w:val=""/>
      <w:lvlJc w:val="left"/>
      <w:pPr>
        <w:tabs>
          <w:tab w:val="num" w:pos="0"/>
        </w:tabs>
        <w:ind w:left="720" w:hanging="360"/>
      </w:pPr>
      <w:rPr>
        <w:rFonts w:ascii="Symbol" w:hAnsi="Symbol" w:cs="Symbol"/>
      </w:rPr>
    </w:lvl>
  </w:abstractNum>
  <w:abstractNum w:abstractNumId="14" w15:restartNumberingAfterBreak="0">
    <w:nsid w:val="00000010"/>
    <w:multiLevelType w:val="singleLevel"/>
    <w:tmpl w:val="00000010"/>
    <w:name w:val="WW8Num15"/>
    <w:lvl w:ilvl="0">
      <w:start w:val="1"/>
      <w:numFmt w:val="decimal"/>
      <w:lvlText w:val="%1."/>
      <w:lvlJc w:val="left"/>
      <w:pPr>
        <w:tabs>
          <w:tab w:val="num" w:pos="0"/>
        </w:tabs>
        <w:ind w:left="720" w:hanging="360"/>
      </w:pPr>
    </w:lvl>
  </w:abstractNum>
  <w:abstractNum w:abstractNumId="15" w15:restartNumberingAfterBreak="0">
    <w:nsid w:val="00000011"/>
    <w:multiLevelType w:val="singleLevel"/>
    <w:tmpl w:val="0C0A000D"/>
    <w:name w:val="WW8Num28"/>
    <w:lvl w:ilvl="0">
      <w:start w:val="1"/>
      <w:numFmt w:val="bullet"/>
      <w:lvlText w:val=""/>
      <w:lvlJc w:val="left"/>
      <w:pPr>
        <w:ind w:left="1080" w:hanging="360"/>
      </w:pPr>
      <w:rPr>
        <w:rFonts w:ascii="Wingdings" w:hAnsi="Wingdings" w:hint="default"/>
      </w:rPr>
    </w:lvl>
  </w:abstractNum>
  <w:abstractNum w:abstractNumId="16" w15:restartNumberingAfterBreak="0">
    <w:nsid w:val="00000012"/>
    <w:multiLevelType w:val="singleLevel"/>
    <w:tmpl w:val="00000012"/>
    <w:name w:val="WW8Num17"/>
    <w:lvl w:ilvl="0">
      <w:start w:val="1"/>
      <w:numFmt w:val="lowerLetter"/>
      <w:lvlText w:val="%1."/>
      <w:lvlJc w:val="left"/>
      <w:pPr>
        <w:tabs>
          <w:tab w:val="num" w:pos="0"/>
        </w:tabs>
        <w:ind w:left="720" w:hanging="360"/>
      </w:pPr>
    </w:lvl>
  </w:abstractNum>
  <w:abstractNum w:abstractNumId="17" w15:restartNumberingAfterBreak="0">
    <w:nsid w:val="00000013"/>
    <w:multiLevelType w:val="singleLevel"/>
    <w:tmpl w:val="00000013"/>
    <w:name w:val="WW8Num18"/>
    <w:lvl w:ilvl="0">
      <w:start w:val="1"/>
      <w:numFmt w:val="bullet"/>
      <w:lvlText w:val=""/>
      <w:lvlJc w:val="left"/>
      <w:pPr>
        <w:tabs>
          <w:tab w:val="num" w:pos="0"/>
        </w:tabs>
        <w:ind w:left="1080" w:hanging="360"/>
      </w:pPr>
      <w:rPr>
        <w:rFonts w:ascii="Symbol" w:hAnsi="Symbol" w:cs="Symbol"/>
      </w:rPr>
    </w:lvl>
  </w:abstractNum>
  <w:abstractNum w:abstractNumId="18" w15:restartNumberingAfterBreak="0">
    <w:nsid w:val="00000014"/>
    <w:multiLevelType w:val="singleLevel"/>
    <w:tmpl w:val="00000014"/>
    <w:name w:val="WW8Num19"/>
    <w:lvl w:ilvl="0">
      <w:start w:val="1"/>
      <w:numFmt w:val="decimal"/>
      <w:lvlText w:val="%1."/>
      <w:lvlJc w:val="left"/>
      <w:pPr>
        <w:tabs>
          <w:tab w:val="num" w:pos="0"/>
        </w:tabs>
        <w:ind w:left="720" w:hanging="360"/>
      </w:pPr>
    </w:lvl>
  </w:abstractNum>
  <w:abstractNum w:abstractNumId="19" w15:restartNumberingAfterBreak="0">
    <w:nsid w:val="00000015"/>
    <w:multiLevelType w:val="singleLevel"/>
    <w:tmpl w:val="00000015"/>
    <w:name w:val="WW8Num20"/>
    <w:lvl w:ilvl="0">
      <w:start w:val="1"/>
      <w:numFmt w:val="decimal"/>
      <w:lvlText w:val="%1."/>
      <w:lvlJc w:val="left"/>
      <w:pPr>
        <w:tabs>
          <w:tab w:val="num" w:pos="0"/>
        </w:tabs>
        <w:ind w:left="720" w:hanging="360"/>
      </w:pPr>
      <w:rPr>
        <w:rFonts w:cs="Arial"/>
      </w:rPr>
    </w:lvl>
  </w:abstractNum>
  <w:abstractNum w:abstractNumId="20" w15:restartNumberingAfterBreak="0">
    <w:nsid w:val="00000016"/>
    <w:multiLevelType w:val="singleLevel"/>
    <w:tmpl w:val="00000016"/>
    <w:name w:val="WW8Num21"/>
    <w:lvl w:ilvl="0">
      <w:start w:val="1"/>
      <w:numFmt w:val="decimal"/>
      <w:lvlText w:val="%1."/>
      <w:lvlJc w:val="left"/>
      <w:pPr>
        <w:tabs>
          <w:tab w:val="num" w:pos="0"/>
        </w:tabs>
        <w:ind w:left="720" w:hanging="360"/>
      </w:pPr>
    </w:lvl>
  </w:abstractNum>
  <w:abstractNum w:abstractNumId="21" w15:restartNumberingAfterBreak="0">
    <w:nsid w:val="00000017"/>
    <w:multiLevelType w:val="singleLevel"/>
    <w:tmpl w:val="00000017"/>
    <w:name w:val="WW8Num22"/>
    <w:lvl w:ilvl="0">
      <w:start w:val="1"/>
      <w:numFmt w:val="bullet"/>
      <w:lvlText w:val="o"/>
      <w:lvlJc w:val="left"/>
      <w:pPr>
        <w:tabs>
          <w:tab w:val="num" w:pos="0"/>
        </w:tabs>
        <w:ind w:left="720" w:hanging="360"/>
      </w:pPr>
      <w:rPr>
        <w:rFonts w:ascii="Courier New" w:hAnsi="Courier New" w:cs="Symbol"/>
        <w:sz w:val="20"/>
      </w:rPr>
    </w:lvl>
  </w:abstractNum>
  <w:abstractNum w:abstractNumId="22" w15:restartNumberingAfterBreak="0">
    <w:nsid w:val="00000018"/>
    <w:multiLevelType w:val="singleLevel"/>
    <w:tmpl w:val="00000018"/>
    <w:name w:val="WW8Num23"/>
    <w:lvl w:ilvl="0">
      <w:start w:val="1"/>
      <w:numFmt w:val="bullet"/>
      <w:lvlText w:val=""/>
      <w:lvlJc w:val="left"/>
      <w:pPr>
        <w:tabs>
          <w:tab w:val="num" w:pos="0"/>
        </w:tabs>
        <w:ind w:left="1080" w:hanging="360"/>
      </w:pPr>
      <w:rPr>
        <w:rFonts w:ascii="Symbol" w:hAnsi="Symbol" w:cs="Wingdings"/>
      </w:rPr>
    </w:lvl>
  </w:abstractNum>
  <w:abstractNum w:abstractNumId="23" w15:restartNumberingAfterBreak="0">
    <w:nsid w:val="00000019"/>
    <w:multiLevelType w:val="singleLevel"/>
    <w:tmpl w:val="00000019"/>
    <w:name w:val="WW8Num24"/>
    <w:lvl w:ilvl="0">
      <w:start w:val="1"/>
      <w:numFmt w:val="decimal"/>
      <w:lvlText w:val="%1."/>
      <w:lvlJc w:val="left"/>
      <w:pPr>
        <w:tabs>
          <w:tab w:val="num" w:pos="0"/>
        </w:tabs>
        <w:ind w:left="720" w:hanging="360"/>
      </w:pPr>
    </w:lvl>
  </w:abstractNum>
  <w:abstractNum w:abstractNumId="24" w15:restartNumberingAfterBreak="0">
    <w:nsid w:val="0000001A"/>
    <w:multiLevelType w:val="singleLevel"/>
    <w:tmpl w:val="0000001A"/>
    <w:name w:val="WW8Num25"/>
    <w:lvl w:ilvl="0">
      <w:start w:val="1"/>
      <w:numFmt w:val="decimal"/>
      <w:lvlText w:val="%1."/>
      <w:lvlJc w:val="left"/>
      <w:pPr>
        <w:tabs>
          <w:tab w:val="num" w:pos="0"/>
        </w:tabs>
        <w:ind w:left="720" w:hanging="360"/>
      </w:pPr>
      <w:rPr>
        <w:rFonts w:cs="Arial"/>
      </w:rPr>
    </w:lvl>
  </w:abstractNum>
  <w:abstractNum w:abstractNumId="25" w15:restartNumberingAfterBreak="0">
    <w:nsid w:val="0000001B"/>
    <w:multiLevelType w:val="singleLevel"/>
    <w:tmpl w:val="0000001B"/>
    <w:name w:val="WW8Num26"/>
    <w:lvl w:ilvl="0">
      <w:start w:val="1"/>
      <w:numFmt w:val="bullet"/>
      <w:lvlText w:val=""/>
      <w:lvlJc w:val="left"/>
      <w:pPr>
        <w:tabs>
          <w:tab w:val="num" w:pos="0"/>
        </w:tabs>
        <w:ind w:left="1068" w:hanging="360"/>
      </w:pPr>
      <w:rPr>
        <w:rFonts w:ascii="Symbol" w:hAnsi="Symbol" w:cs="Symbol"/>
      </w:rPr>
    </w:lvl>
  </w:abstractNum>
  <w:abstractNum w:abstractNumId="26" w15:restartNumberingAfterBreak="0">
    <w:nsid w:val="0000001C"/>
    <w:multiLevelType w:val="singleLevel"/>
    <w:tmpl w:val="0000001C"/>
    <w:name w:val="WW8Num27"/>
    <w:lvl w:ilvl="0">
      <w:start w:val="1"/>
      <w:numFmt w:val="decimal"/>
      <w:lvlText w:val="%1."/>
      <w:lvlJc w:val="left"/>
      <w:pPr>
        <w:tabs>
          <w:tab w:val="num" w:pos="0"/>
        </w:tabs>
        <w:ind w:left="720" w:hanging="360"/>
      </w:pPr>
      <w:rPr>
        <w:b w:val="0"/>
      </w:rPr>
    </w:lvl>
  </w:abstractNum>
  <w:abstractNum w:abstractNumId="27" w15:restartNumberingAfterBreak="0">
    <w:nsid w:val="0000001D"/>
    <w:multiLevelType w:val="multilevel"/>
    <w:tmpl w:val="0000001D"/>
    <w:name w:val="WW8Num28"/>
    <w:lvl w:ilvl="0">
      <w:start w:val="3"/>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8" w15:restartNumberingAfterBreak="0">
    <w:nsid w:val="0000001E"/>
    <w:multiLevelType w:val="singleLevel"/>
    <w:tmpl w:val="0000001E"/>
    <w:name w:val="WW8Num29"/>
    <w:lvl w:ilvl="0">
      <w:start w:val="1"/>
      <w:numFmt w:val="decimal"/>
      <w:lvlText w:val="%1."/>
      <w:lvlJc w:val="left"/>
      <w:pPr>
        <w:tabs>
          <w:tab w:val="num" w:pos="0"/>
        </w:tabs>
        <w:ind w:left="720" w:hanging="360"/>
      </w:pPr>
    </w:lvl>
  </w:abstractNum>
  <w:abstractNum w:abstractNumId="29" w15:restartNumberingAfterBreak="0">
    <w:nsid w:val="0000001F"/>
    <w:multiLevelType w:val="singleLevel"/>
    <w:tmpl w:val="0000001F"/>
    <w:name w:val="WW8Num30"/>
    <w:lvl w:ilvl="0">
      <w:start w:val="1"/>
      <w:numFmt w:val="decimal"/>
      <w:lvlText w:val="%1."/>
      <w:lvlJc w:val="left"/>
      <w:pPr>
        <w:tabs>
          <w:tab w:val="num" w:pos="0"/>
        </w:tabs>
        <w:ind w:left="720" w:hanging="360"/>
      </w:pPr>
    </w:lvl>
  </w:abstractNum>
  <w:abstractNum w:abstractNumId="30" w15:restartNumberingAfterBreak="0">
    <w:nsid w:val="00000020"/>
    <w:multiLevelType w:val="singleLevel"/>
    <w:tmpl w:val="00000020"/>
    <w:name w:val="WW8Num31"/>
    <w:lvl w:ilvl="0">
      <w:start w:val="1"/>
      <w:numFmt w:val="decimal"/>
      <w:lvlText w:val="%1."/>
      <w:lvlJc w:val="left"/>
      <w:pPr>
        <w:tabs>
          <w:tab w:val="num" w:pos="0"/>
        </w:tabs>
        <w:ind w:left="720" w:hanging="360"/>
      </w:pPr>
      <w:rPr>
        <w:rFonts w:cs="Arial"/>
      </w:rPr>
    </w:lvl>
  </w:abstractNum>
  <w:abstractNum w:abstractNumId="31" w15:restartNumberingAfterBreak="0">
    <w:nsid w:val="00000021"/>
    <w:multiLevelType w:val="singleLevel"/>
    <w:tmpl w:val="00000021"/>
    <w:name w:val="WW8Num32"/>
    <w:lvl w:ilvl="0">
      <w:start w:val="1"/>
      <w:numFmt w:val="bullet"/>
      <w:lvlText w:val=""/>
      <w:lvlJc w:val="left"/>
      <w:pPr>
        <w:tabs>
          <w:tab w:val="num" w:pos="0"/>
        </w:tabs>
        <w:ind w:left="720" w:hanging="360"/>
      </w:pPr>
      <w:rPr>
        <w:rFonts w:ascii="Symbol" w:hAnsi="Symbol" w:cs="Wingdings"/>
      </w:rPr>
    </w:lvl>
  </w:abstractNum>
  <w:abstractNum w:abstractNumId="32" w15:restartNumberingAfterBreak="0">
    <w:nsid w:val="00000022"/>
    <w:multiLevelType w:val="singleLevel"/>
    <w:tmpl w:val="00000022"/>
    <w:name w:val="WW8Num33"/>
    <w:lvl w:ilvl="0">
      <w:start w:val="1"/>
      <w:numFmt w:val="decimal"/>
      <w:lvlText w:val="%1."/>
      <w:lvlJc w:val="left"/>
      <w:pPr>
        <w:tabs>
          <w:tab w:val="num" w:pos="0"/>
        </w:tabs>
        <w:ind w:left="720" w:hanging="360"/>
      </w:pPr>
    </w:lvl>
  </w:abstractNum>
  <w:abstractNum w:abstractNumId="33" w15:restartNumberingAfterBreak="0">
    <w:nsid w:val="00000023"/>
    <w:multiLevelType w:val="multilevel"/>
    <w:tmpl w:val="00000023"/>
    <w:name w:val="WW8Num34"/>
    <w:lvl w:ilvl="0">
      <w:start w:val="2"/>
      <w:numFmt w:val="decimal"/>
      <w:lvlText w:val="%1"/>
      <w:lvlJc w:val="left"/>
      <w:pPr>
        <w:tabs>
          <w:tab w:val="num" w:pos="0"/>
        </w:tabs>
        <w:ind w:left="480" w:hanging="480"/>
      </w:pPr>
    </w:lvl>
    <w:lvl w:ilvl="1">
      <w:start w:val="4"/>
      <w:numFmt w:val="decimal"/>
      <w:lvlText w:val="%1.%2"/>
      <w:lvlJc w:val="left"/>
      <w:pPr>
        <w:tabs>
          <w:tab w:val="num" w:pos="0"/>
        </w:tabs>
        <w:ind w:left="480" w:hanging="480"/>
      </w:p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34" w15:restartNumberingAfterBreak="0">
    <w:nsid w:val="00000024"/>
    <w:multiLevelType w:val="singleLevel"/>
    <w:tmpl w:val="0C0A000D"/>
    <w:lvl w:ilvl="0">
      <w:start w:val="1"/>
      <w:numFmt w:val="bullet"/>
      <w:lvlText w:val=""/>
      <w:lvlJc w:val="left"/>
      <w:pPr>
        <w:ind w:left="1428" w:hanging="360"/>
      </w:pPr>
      <w:rPr>
        <w:rFonts w:ascii="Wingdings" w:hAnsi="Wingdings" w:hint="default"/>
      </w:rPr>
    </w:lvl>
  </w:abstractNum>
  <w:abstractNum w:abstractNumId="35" w15:restartNumberingAfterBreak="0">
    <w:nsid w:val="00000025"/>
    <w:multiLevelType w:val="singleLevel"/>
    <w:tmpl w:val="00000025"/>
    <w:name w:val="WW8Num36"/>
    <w:lvl w:ilvl="0">
      <w:start w:val="1"/>
      <w:numFmt w:val="bullet"/>
      <w:lvlText w:val="o"/>
      <w:lvlJc w:val="left"/>
      <w:pPr>
        <w:tabs>
          <w:tab w:val="num" w:pos="0"/>
        </w:tabs>
        <w:ind w:left="720" w:hanging="360"/>
      </w:pPr>
      <w:rPr>
        <w:rFonts w:ascii="Courier New" w:hAnsi="Courier New" w:cs="Courier New"/>
      </w:rPr>
    </w:lvl>
  </w:abstractNum>
  <w:abstractNum w:abstractNumId="36" w15:restartNumberingAfterBreak="0">
    <w:nsid w:val="00000026"/>
    <w:multiLevelType w:val="singleLevel"/>
    <w:tmpl w:val="00000026"/>
    <w:name w:val="WW8Num37"/>
    <w:lvl w:ilvl="0">
      <w:start w:val="1"/>
      <w:numFmt w:val="bullet"/>
      <w:lvlText w:val=""/>
      <w:lvlJc w:val="left"/>
      <w:pPr>
        <w:tabs>
          <w:tab w:val="num" w:pos="0"/>
        </w:tabs>
        <w:ind w:left="720" w:hanging="360"/>
      </w:pPr>
      <w:rPr>
        <w:rFonts w:ascii="Symbol" w:hAnsi="Symbol" w:cs="Symbol"/>
      </w:rPr>
    </w:lvl>
  </w:abstractNum>
  <w:abstractNum w:abstractNumId="37" w15:restartNumberingAfterBreak="0">
    <w:nsid w:val="00000027"/>
    <w:multiLevelType w:val="singleLevel"/>
    <w:tmpl w:val="00000027"/>
    <w:name w:val="WW8Num38"/>
    <w:lvl w:ilvl="0">
      <w:start w:val="1"/>
      <w:numFmt w:val="decimal"/>
      <w:lvlText w:val="%1."/>
      <w:lvlJc w:val="left"/>
      <w:pPr>
        <w:tabs>
          <w:tab w:val="num" w:pos="0"/>
        </w:tabs>
        <w:ind w:left="720" w:hanging="360"/>
      </w:pPr>
    </w:lvl>
  </w:abstractNum>
  <w:abstractNum w:abstractNumId="38" w15:restartNumberingAfterBreak="0">
    <w:nsid w:val="00000028"/>
    <w:multiLevelType w:val="singleLevel"/>
    <w:tmpl w:val="00000028"/>
    <w:name w:val="WW8Num39"/>
    <w:lvl w:ilvl="0">
      <w:start w:val="1"/>
      <w:numFmt w:val="bullet"/>
      <w:lvlText w:val=""/>
      <w:lvlJc w:val="left"/>
      <w:pPr>
        <w:tabs>
          <w:tab w:val="num" w:pos="0"/>
        </w:tabs>
        <w:ind w:left="720" w:hanging="360"/>
      </w:pPr>
      <w:rPr>
        <w:rFonts w:ascii="Symbol" w:hAnsi="Symbol" w:cs="Symbol"/>
      </w:rPr>
    </w:lvl>
  </w:abstractNum>
  <w:abstractNum w:abstractNumId="39" w15:restartNumberingAfterBreak="0">
    <w:nsid w:val="00000029"/>
    <w:multiLevelType w:val="singleLevel"/>
    <w:tmpl w:val="00000029"/>
    <w:name w:val="WW8Num40"/>
    <w:lvl w:ilvl="0">
      <w:start w:val="1"/>
      <w:numFmt w:val="decimal"/>
      <w:lvlText w:val="%1."/>
      <w:lvlJc w:val="left"/>
      <w:pPr>
        <w:tabs>
          <w:tab w:val="num" w:pos="0"/>
        </w:tabs>
        <w:ind w:left="720" w:hanging="360"/>
      </w:pPr>
    </w:lvl>
  </w:abstractNum>
  <w:abstractNum w:abstractNumId="40" w15:restartNumberingAfterBreak="0">
    <w:nsid w:val="0000002A"/>
    <w:multiLevelType w:val="singleLevel"/>
    <w:tmpl w:val="0000002A"/>
    <w:name w:val="WW8Num41"/>
    <w:lvl w:ilvl="0">
      <w:start w:val="1"/>
      <w:numFmt w:val="bullet"/>
      <w:lvlText w:val=""/>
      <w:lvlJc w:val="left"/>
      <w:pPr>
        <w:tabs>
          <w:tab w:val="num" w:pos="0"/>
        </w:tabs>
        <w:ind w:left="720" w:hanging="360"/>
      </w:pPr>
      <w:rPr>
        <w:rFonts w:ascii="Symbol" w:hAnsi="Symbol" w:cs="Symbol"/>
      </w:rPr>
    </w:lvl>
  </w:abstractNum>
  <w:abstractNum w:abstractNumId="41" w15:restartNumberingAfterBreak="0">
    <w:nsid w:val="0000002B"/>
    <w:multiLevelType w:val="multilevel"/>
    <w:tmpl w:val="0000002B"/>
    <w:name w:val="WW8Num42"/>
    <w:lvl w:ilvl="0">
      <w:start w:val="2"/>
      <w:numFmt w:val="decimal"/>
      <w:lvlText w:val="%1"/>
      <w:lvlJc w:val="left"/>
      <w:pPr>
        <w:tabs>
          <w:tab w:val="num" w:pos="0"/>
        </w:tabs>
        <w:ind w:left="480" w:hanging="480"/>
      </w:pPr>
    </w:lvl>
    <w:lvl w:ilvl="1">
      <w:start w:val="2"/>
      <w:numFmt w:val="decimal"/>
      <w:lvlText w:val="%1.%2"/>
      <w:lvlJc w:val="left"/>
      <w:pPr>
        <w:tabs>
          <w:tab w:val="num" w:pos="0"/>
        </w:tabs>
        <w:ind w:left="480" w:hanging="48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42" w15:restartNumberingAfterBreak="0">
    <w:nsid w:val="0000002C"/>
    <w:multiLevelType w:val="singleLevel"/>
    <w:tmpl w:val="0000002C"/>
    <w:name w:val="WW8Num43"/>
    <w:lvl w:ilvl="0">
      <w:start w:val="1"/>
      <w:numFmt w:val="bullet"/>
      <w:lvlText w:val="o"/>
      <w:lvlJc w:val="left"/>
      <w:pPr>
        <w:tabs>
          <w:tab w:val="num" w:pos="0"/>
        </w:tabs>
        <w:ind w:left="720" w:hanging="360"/>
      </w:pPr>
      <w:rPr>
        <w:rFonts w:ascii="Courier New" w:hAnsi="Courier New" w:cs="Courier New"/>
      </w:rPr>
    </w:lvl>
  </w:abstractNum>
  <w:abstractNum w:abstractNumId="43" w15:restartNumberingAfterBreak="0">
    <w:nsid w:val="0000002D"/>
    <w:multiLevelType w:val="singleLevel"/>
    <w:tmpl w:val="0000002D"/>
    <w:name w:val="WW8Num44"/>
    <w:lvl w:ilvl="0">
      <w:start w:val="1"/>
      <w:numFmt w:val="lowerLetter"/>
      <w:lvlText w:val="%1."/>
      <w:lvlJc w:val="left"/>
      <w:pPr>
        <w:tabs>
          <w:tab w:val="num" w:pos="0"/>
        </w:tabs>
        <w:ind w:left="720" w:hanging="360"/>
      </w:pPr>
    </w:lvl>
  </w:abstractNum>
  <w:abstractNum w:abstractNumId="44" w15:restartNumberingAfterBreak="0">
    <w:nsid w:val="0000002E"/>
    <w:multiLevelType w:val="singleLevel"/>
    <w:tmpl w:val="0000002E"/>
    <w:name w:val="WW8Num45"/>
    <w:lvl w:ilvl="0">
      <w:start w:val="1"/>
      <w:numFmt w:val="bullet"/>
      <w:lvlText w:val=""/>
      <w:lvlJc w:val="left"/>
      <w:pPr>
        <w:tabs>
          <w:tab w:val="num" w:pos="720"/>
        </w:tabs>
        <w:ind w:left="720" w:hanging="360"/>
      </w:pPr>
      <w:rPr>
        <w:rFonts w:ascii="Symbol" w:hAnsi="Symbol" w:cs="Symbol"/>
      </w:rPr>
    </w:lvl>
  </w:abstractNum>
  <w:abstractNum w:abstractNumId="45" w15:restartNumberingAfterBreak="0">
    <w:nsid w:val="0000002F"/>
    <w:multiLevelType w:val="singleLevel"/>
    <w:tmpl w:val="0000002F"/>
    <w:name w:val="WW8Num46"/>
    <w:lvl w:ilvl="0">
      <w:start w:val="1"/>
      <w:numFmt w:val="lowerLetter"/>
      <w:lvlText w:val="%1."/>
      <w:lvlJc w:val="left"/>
      <w:pPr>
        <w:tabs>
          <w:tab w:val="num" w:pos="0"/>
        </w:tabs>
        <w:ind w:left="720" w:hanging="360"/>
      </w:pPr>
    </w:lvl>
  </w:abstractNum>
  <w:abstractNum w:abstractNumId="46" w15:restartNumberingAfterBreak="0">
    <w:nsid w:val="00000030"/>
    <w:multiLevelType w:val="singleLevel"/>
    <w:tmpl w:val="00000030"/>
    <w:name w:val="WW8Num47"/>
    <w:lvl w:ilvl="0">
      <w:start w:val="1"/>
      <w:numFmt w:val="bullet"/>
      <w:lvlText w:val=""/>
      <w:lvlJc w:val="left"/>
      <w:pPr>
        <w:tabs>
          <w:tab w:val="num" w:pos="0"/>
        </w:tabs>
        <w:ind w:left="720" w:hanging="360"/>
      </w:pPr>
      <w:rPr>
        <w:rFonts w:ascii="Symbol" w:hAnsi="Symbol" w:cs="Symbol"/>
      </w:rPr>
    </w:lvl>
  </w:abstractNum>
  <w:abstractNum w:abstractNumId="47" w15:restartNumberingAfterBreak="0">
    <w:nsid w:val="00000031"/>
    <w:multiLevelType w:val="singleLevel"/>
    <w:tmpl w:val="00000031"/>
    <w:name w:val="WW8Num48"/>
    <w:lvl w:ilvl="0">
      <w:start w:val="1"/>
      <w:numFmt w:val="decimal"/>
      <w:lvlText w:val="%1."/>
      <w:lvlJc w:val="left"/>
      <w:pPr>
        <w:tabs>
          <w:tab w:val="num" w:pos="0"/>
        </w:tabs>
        <w:ind w:left="720" w:hanging="360"/>
      </w:pPr>
      <w:rPr>
        <w:b w:val="0"/>
      </w:rPr>
    </w:lvl>
  </w:abstractNum>
  <w:abstractNum w:abstractNumId="48" w15:restartNumberingAfterBreak="0">
    <w:nsid w:val="00000032"/>
    <w:multiLevelType w:val="singleLevel"/>
    <w:tmpl w:val="00000032"/>
    <w:name w:val="WW8Num49"/>
    <w:lvl w:ilvl="0">
      <w:start w:val="1"/>
      <w:numFmt w:val="bullet"/>
      <w:lvlText w:val=""/>
      <w:lvlJc w:val="left"/>
      <w:pPr>
        <w:tabs>
          <w:tab w:val="num" w:pos="0"/>
        </w:tabs>
        <w:ind w:left="720" w:hanging="360"/>
      </w:pPr>
      <w:rPr>
        <w:rFonts w:ascii="Wingdings" w:hAnsi="Wingdings" w:cs="Wingdings"/>
      </w:rPr>
    </w:lvl>
  </w:abstractNum>
  <w:abstractNum w:abstractNumId="49" w15:restartNumberingAfterBreak="0">
    <w:nsid w:val="00000033"/>
    <w:multiLevelType w:val="multilevel"/>
    <w:tmpl w:val="00000033"/>
    <w:name w:val="WW8Num502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rPr>
        <w:rFonts w:cs="Arial"/>
      </w:rPr>
    </w:lvl>
    <w:lvl w:ilvl="2">
      <w:start w:val="1"/>
      <w:numFmt w:val="decimal"/>
      <w:lvlText w:val="%1.%2.%3"/>
      <w:lvlJc w:val="left"/>
      <w:pPr>
        <w:tabs>
          <w:tab w:val="num" w:pos="0"/>
        </w:tabs>
        <w:ind w:left="720" w:hanging="720"/>
      </w:pPr>
      <w:rPr>
        <w:rFonts w:cs="Arial"/>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0" w15:restartNumberingAfterBreak="0">
    <w:nsid w:val="00000034"/>
    <w:multiLevelType w:val="singleLevel"/>
    <w:tmpl w:val="00000034"/>
    <w:name w:val="WW8Num51"/>
    <w:lvl w:ilvl="0">
      <w:start w:val="1"/>
      <w:numFmt w:val="bullet"/>
      <w:lvlText w:val=""/>
      <w:lvlJc w:val="left"/>
      <w:pPr>
        <w:tabs>
          <w:tab w:val="num" w:pos="0"/>
        </w:tabs>
        <w:ind w:left="720" w:hanging="360"/>
      </w:pPr>
      <w:rPr>
        <w:rFonts w:ascii="Symbol" w:hAnsi="Symbol" w:cs="Symbol"/>
      </w:rPr>
    </w:lvl>
  </w:abstractNum>
  <w:abstractNum w:abstractNumId="51" w15:restartNumberingAfterBreak="0">
    <w:nsid w:val="00000035"/>
    <w:multiLevelType w:val="singleLevel"/>
    <w:tmpl w:val="00000035"/>
    <w:name w:val="WW8Num52"/>
    <w:lvl w:ilvl="0">
      <w:start w:val="1"/>
      <w:numFmt w:val="decimal"/>
      <w:lvlText w:val="%1."/>
      <w:lvlJc w:val="left"/>
      <w:pPr>
        <w:tabs>
          <w:tab w:val="num" w:pos="0"/>
        </w:tabs>
        <w:ind w:left="720" w:hanging="360"/>
      </w:pPr>
      <w:rPr>
        <w:rFonts w:cs="Arial"/>
      </w:rPr>
    </w:lvl>
  </w:abstractNum>
  <w:abstractNum w:abstractNumId="52" w15:restartNumberingAfterBreak="0">
    <w:nsid w:val="00000036"/>
    <w:multiLevelType w:val="singleLevel"/>
    <w:tmpl w:val="00000036"/>
    <w:name w:val="WW8Num53"/>
    <w:lvl w:ilvl="0">
      <w:start w:val="1"/>
      <w:numFmt w:val="bullet"/>
      <w:lvlText w:val=""/>
      <w:lvlJc w:val="left"/>
      <w:pPr>
        <w:tabs>
          <w:tab w:val="num" w:pos="0"/>
        </w:tabs>
        <w:ind w:left="720" w:hanging="360"/>
      </w:pPr>
      <w:rPr>
        <w:rFonts w:ascii="Symbol" w:hAnsi="Symbol" w:cs="Symbol"/>
      </w:rPr>
    </w:lvl>
  </w:abstractNum>
  <w:abstractNum w:abstractNumId="53" w15:restartNumberingAfterBreak="0">
    <w:nsid w:val="00000037"/>
    <w:multiLevelType w:val="singleLevel"/>
    <w:tmpl w:val="00000037"/>
    <w:name w:val="WW8Num54"/>
    <w:lvl w:ilvl="0">
      <w:start w:val="1"/>
      <w:numFmt w:val="decimal"/>
      <w:lvlText w:val="%1."/>
      <w:lvlJc w:val="left"/>
      <w:pPr>
        <w:tabs>
          <w:tab w:val="num" w:pos="0"/>
        </w:tabs>
        <w:ind w:left="720" w:hanging="360"/>
      </w:pPr>
    </w:lvl>
  </w:abstractNum>
  <w:abstractNum w:abstractNumId="54" w15:restartNumberingAfterBreak="0">
    <w:nsid w:val="00000038"/>
    <w:multiLevelType w:val="singleLevel"/>
    <w:tmpl w:val="00000038"/>
    <w:name w:val="WW8Num55"/>
    <w:lvl w:ilvl="0">
      <w:start w:val="1"/>
      <w:numFmt w:val="decimal"/>
      <w:lvlText w:val="%1."/>
      <w:lvlJc w:val="left"/>
      <w:pPr>
        <w:tabs>
          <w:tab w:val="num" w:pos="0"/>
        </w:tabs>
        <w:ind w:left="720" w:hanging="360"/>
      </w:pPr>
      <w:rPr>
        <w:b w:val="0"/>
      </w:rPr>
    </w:lvl>
  </w:abstractNum>
  <w:abstractNum w:abstractNumId="55" w15:restartNumberingAfterBreak="0">
    <w:nsid w:val="00000039"/>
    <w:multiLevelType w:val="singleLevel"/>
    <w:tmpl w:val="00000039"/>
    <w:name w:val="WW8Num56"/>
    <w:lvl w:ilvl="0">
      <w:start w:val="1"/>
      <w:numFmt w:val="bullet"/>
      <w:lvlText w:val=""/>
      <w:lvlJc w:val="left"/>
      <w:pPr>
        <w:tabs>
          <w:tab w:val="num" w:pos="0"/>
        </w:tabs>
        <w:ind w:left="720" w:hanging="360"/>
      </w:pPr>
      <w:rPr>
        <w:rFonts w:ascii="Symbol" w:hAnsi="Symbol" w:cs="Symbol"/>
      </w:rPr>
    </w:lvl>
  </w:abstractNum>
  <w:abstractNum w:abstractNumId="56" w15:restartNumberingAfterBreak="0">
    <w:nsid w:val="0000003A"/>
    <w:multiLevelType w:val="singleLevel"/>
    <w:tmpl w:val="0000003A"/>
    <w:name w:val="WW8Num57"/>
    <w:lvl w:ilvl="0">
      <w:start w:val="1"/>
      <w:numFmt w:val="decimal"/>
      <w:lvlText w:val="%1."/>
      <w:lvlJc w:val="left"/>
      <w:pPr>
        <w:tabs>
          <w:tab w:val="num" w:pos="0"/>
        </w:tabs>
        <w:ind w:left="720" w:hanging="360"/>
      </w:pPr>
    </w:lvl>
  </w:abstractNum>
  <w:abstractNum w:abstractNumId="57" w15:restartNumberingAfterBreak="0">
    <w:nsid w:val="0000003B"/>
    <w:multiLevelType w:val="singleLevel"/>
    <w:tmpl w:val="0000003B"/>
    <w:name w:val="WW8Num58"/>
    <w:lvl w:ilvl="0">
      <w:start w:val="1"/>
      <w:numFmt w:val="bullet"/>
      <w:lvlText w:val=""/>
      <w:lvlJc w:val="left"/>
      <w:pPr>
        <w:tabs>
          <w:tab w:val="num" w:pos="0"/>
        </w:tabs>
        <w:ind w:left="720" w:hanging="360"/>
      </w:pPr>
      <w:rPr>
        <w:rFonts w:ascii="Symbol" w:hAnsi="Symbol" w:cs="Symbol"/>
      </w:rPr>
    </w:lvl>
  </w:abstractNum>
  <w:abstractNum w:abstractNumId="58" w15:restartNumberingAfterBreak="0">
    <w:nsid w:val="0000003C"/>
    <w:multiLevelType w:val="singleLevel"/>
    <w:tmpl w:val="0000003C"/>
    <w:name w:val="WW8Num59"/>
    <w:lvl w:ilvl="0">
      <w:start w:val="1"/>
      <w:numFmt w:val="bullet"/>
      <w:lvlText w:val=""/>
      <w:lvlJc w:val="left"/>
      <w:pPr>
        <w:tabs>
          <w:tab w:val="num" w:pos="0"/>
        </w:tabs>
        <w:ind w:left="720" w:hanging="360"/>
      </w:pPr>
      <w:rPr>
        <w:rFonts w:ascii="Symbol" w:hAnsi="Symbol" w:cs="Symbol"/>
      </w:rPr>
    </w:lvl>
  </w:abstractNum>
  <w:abstractNum w:abstractNumId="59" w15:restartNumberingAfterBreak="0">
    <w:nsid w:val="0000003D"/>
    <w:multiLevelType w:val="singleLevel"/>
    <w:tmpl w:val="0000003D"/>
    <w:name w:val="WW8Num60"/>
    <w:lvl w:ilvl="0">
      <w:start w:val="1"/>
      <w:numFmt w:val="bullet"/>
      <w:lvlText w:val=""/>
      <w:lvlJc w:val="left"/>
      <w:pPr>
        <w:tabs>
          <w:tab w:val="num" w:pos="0"/>
        </w:tabs>
        <w:ind w:left="1068" w:hanging="360"/>
      </w:pPr>
      <w:rPr>
        <w:rFonts w:ascii="Symbol" w:hAnsi="Symbol" w:cs="Symbol"/>
      </w:rPr>
    </w:lvl>
  </w:abstractNum>
  <w:abstractNum w:abstractNumId="60" w15:restartNumberingAfterBreak="0">
    <w:nsid w:val="0000003E"/>
    <w:multiLevelType w:val="singleLevel"/>
    <w:tmpl w:val="0000003E"/>
    <w:name w:val="WW8Num61"/>
    <w:lvl w:ilvl="0">
      <w:start w:val="1"/>
      <w:numFmt w:val="decimal"/>
      <w:lvlText w:val="%1."/>
      <w:lvlJc w:val="left"/>
      <w:pPr>
        <w:tabs>
          <w:tab w:val="num" w:pos="0"/>
        </w:tabs>
        <w:ind w:left="720" w:hanging="360"/>
      </w:pPr>
    </w:lvl>
  </w:abstractNum>
  <w:abstractNum w:abstractNumId="61" w15:restartNumberingAfterBreak="0">
    <w:nsid w:val="0000003F"/>
    <w:multiLevelType w:val="singleLevel"/>
    <w:tmpl w:val="0000003F"/>
    <w:name w:val="WW8Num62"/>
    <w:lvl w:ilvl="0">
      <w:start w:val="1"/>
      <w:numFmt w:val="bullet"/>
      <w:lvlText w:val=""/>
      <w:lvlJc w:val="left"/>
      <w:pPr>
        <w:tabs>
          <w:tab w:val="num" w:pos="0"/>
        </w:tabs>
        <w:ind w:left="720" w:hanging="360"/>
      </w:pPr>
      <w:rPr>
        <w:rFonts w:ascii="Symbol" w:hAnsi="Symbol" w:cs="Symbol"/>
      </w:rPr>
    </w:lvl>
  </w:abstractNum>
  <w:abstractNum w:abstractNumId="62" w15:restartNumberingAfterBreak="0">
    <w:nsid w:val="00000040"/>
    <w:multiLevelType w:val="singleLevel"/>
    <w:tmpl w:val="00000040"/>
    <w:name w:val="WW8Num63"/>
    <w:lvl w:ilvl="0">
      <w:start w:val="1"/>
      <w:numFmt w:val="decimal"/>
      <w:lvlText w:val="%1."/>
      <w:lvlJc w:val="left"/>
      <w:pPr>
        <w:tabs>
          <w:tab w:val="num" w:pos="0"/>
        </w:tabs>
        <w:ind w:left="720" w:hanging="360"/>
      </w:pPr>
    </w:lvl>
  </w:abstractNum>
  <w:abstractNum w:abstractNumId="63" w15:restartNumberingAfterBreak="0">
    <w:nsid w:val="00000041"/>
    <w:multiLevelType w:val="singleLevel"/>
    <w:tmpl w:val="00000041"/>
    <w:name w:val="WW8Num64"/>
    <w:lvl w:ilvl="0">
      <w:start w:val="1"/>
      <w:numFmt w:val="decimal"/>
      <w:lvlText w:val="%1."/>
      <w:lvlJc w:val="left"/>
      <w:pPr>
        <w:tabs>
          <w:tab w:val="num" w:pos="0"/>
        </w:tabs>
        <w:ind w:left="720" w:hanging="360"/>
      </w:pPr>
      <w:rPr>
        <w:rFonts w:cs="Arial"/>
      </w:rPr>
    </w:lvl>
  </w:abstractNum>
  <w:abstractNum w:abstractNumId="64" w15:restartNumberingAfterBreak="0">
    <w:nsid w:val="00000042"/>
    <w:multiLevelType w:val="singleLevel"/>
    <w:tmpl w:val="00000042"/>
    <w:name w:val="WW8Num65"/>
    <w:lvl w:ilvl="0">
      <w:start w:val="1"/>
      <w:numFmt w:val="bullet"/>
      <w:lvlText w:val=""/>
      <w:lvlJc w:val="left"/>
      <w:pPr>
        <w:tabs>
          <w:tab w:val="num" w:pos="0"/>
        </w:tabs>
        <w:ind w:left="720" w:hanging="360"/>
      </w:pPr>
      <w:rPr>
        <w:rFonts w:ascii="Wingdings" w:hAnsi="Wingdings" w:cs="Wingdings"/>
      </w:rPr>
    </w:lvl>
  </w:abstractNum>
  <w:abstractNum w:abstractNumId="65" w15:restartNumberingAfterBreak="0">
    <w:nsid w:val="00000043"/>
    <w:multiLevelType w:val="singleLevel"/>
    <w:tmpl w:val="00000043"/>
    <w:name w:val="WW8Num66"/>
    <w:lvl w:ilvl="0">
      <w:start w:val="1"/>
      <w:numFmt w:val="decimal"/>
      <w:lvlText w:val="%1."/>
      <w:lvlJc w:val="left"/>
      <w:pPr>
        <w:tabs>
          <w:tab w:val="num" w:pos="0"/>
        </w:tabs>
        <w:ind w:left="720" w:hanging="360"/>
      </w:pPr>
      <w:rPr>
        <w:rFonts w:cs="Arial"/>
      </w:rPr>
    </w:lvl>
  </w:abstractNum>
  <w:abstractNum w:abstractNumId="66" w15:restartNumberingAfterBreak="0">
    <w:nsid w:val="00000044"/>
    <w:multiLevelType w:val="singleLevel"/>
    <w:tmpl w:val="00000044"/>
    <w:name w:val="WW8Num67"/>
    <w:lvl w:ilvl="0">
      <w:start w:val="1"/>
      <w:numFmt w:val="decimal"/>
      <w:lvlText w:val="%1."/>
      <w:lvlJc w:val="left"/>
      <w:pPr>
        <w:tabs>
          <w:tab w:val="num" w:pos="0"/>
        </w:tabs>
        <w:ind w:left="720" w:hanging="360"/>
      </w:pPr>
      <w:rPr>
        <w:b w:val="0"/>
      </w:rPr>
    </w:lvl>
  </w:abstractNum>
  <w:abstractNum w:abstractNumId="67" w15:restartNumberingAfterBreak="0">
    <w:nsid w:val="00000045"/>
    <w:multiLevelType w:val="singleLevel"/>
    <w:tmpl w:val="00000045"/>
    <w:name w:val="WW8Num68"/>
    <w:lvl w:ilvl="0">
      <w:start w:val="1"/>
      <w:numFmt w:val="bullet"/>
      <w:lvlText w:val=""/>
      <w:lvlJc w:val="left"/>
      <w:pPr>
        <w:tabs>
          <w:tab w:val="num" w:pos="0"/>
        </w:tabs>
        <w:ind w:left="1068" w:hanging="360"/>
      </w:pPr>
      <w:rPr>
        <w:rFonts w:ascii="Symbol" w:hAnsi="Symbol" w:cs="Symbol"/>
      </w:rPr>
    </w:lvl>
  </w:abstractNum>
  <w:abstractNum w:abstractNumId="68" w15:restartNumberingAfterBreak="0">
    <w:nsid w:val="00000046"/>
    <w:multiLevelType w:val="singleLevel"/>
    <w:tmpl w:val="00000046"/>
    <w:name w:val="WW8Num69"/>
    <w:lvl w:ilvl="0">
      <w:start w:val="1"/>
      <w:numFmt w:val="bullet"/>
      <w:lvlText w:val=""/>
      <w:lvlJc w:val="left"/>
      <w:pPr>
        <w:tabs>
          <w:tab w:val="num" w:pos="0"/>
        </w:tabs>
        <w:ind w:left="720" w:hanging="360"/>
      </w:pPr>
      <w:rPr>
        <w:rFonts w:ascii="Symbol" w:hAnsi="Symbol" w:cs="Symbol"/>
      </w:rPr>
    </w:lvl>
  </w:abstractNum>
  <w:abstractNum w:abstractNumId="69" w15:restartNumberingAfterBreak="0">
    <w:nsid w:val="00000047"/>
    <w:multiLevelType w:val="singleLevel"/>
    <w:tmpl w:val="00000047"/>
    <w:name w:val="WW8Num70"/>
    <w:lvl w:ilvl="0">
      <w:start w:val="1"/>
      <w:numFmt w:val="bullet"/>
      <w:lvlText w:val=""/>
      <w:lvlJc w:val="left"/>
      <w:pPr>
        <w:tabs>
          <w:tab w:val="num" w:pos="0"/>
        </w:tabs>
        <w:ind w:left="720" w:hanging="360"/>
      </w:pPr>
      <w:rPr>
        <w:rFonts w:ascii="Symbol" w:hAnsi="Symbol" w:cs="Symbol"/>
      </w:rPr>
    </w:lvl>
  </w:abstractNum>
  <w:abstractNum w:abstractNumId="70" w15:restartNumberingAfterBreak="0">
    <w:nsid w:val="00000048"/>
    <w:multiLevelType w:val="singleLevel"/>
    <w:tmpl w:val="00000048"/>
    <w:name w:val="WW8Num71"/>
    <w:lvl w:ilvl="0">
      <w:start w:val="1"/>
      <w:numFmt w:val="decimal"/>
      <w:lvlText w:val="%1."/>
      <w:lvlJc w:val="left"/>
      <w:pPr>
        <w:tabs>
          <w:tab w:val="num" w:pos="0"/>
        </w:tabs>
        <w:ind w:left="720" w:hanging="360"/>
      </w:pPr>
    </w:lvl>
  </w:abstractNum>
  <w:abstractNum w:abstractNumId="71" w15:restartNumberingAfterBreak="0">
    <w:nsid w:val="00000049"/>
    <w:multiLevelType w:val="singleLevel"/>
    <w:tmpl w:val="00000049"/>
    <w:name w:val="WW8Num72"/>
    <w:lvl w:ilvl="0">
      <w:start w:val="1"/>
      <w:numFmt w:val="bullet"/>
      <w:lvlText w:val=""/>
      <w:lvlJc w:val="left"/>
      <w:pPr>
        <w:tabs>
          <w:tab w:val="num" w:pos="0"/>
        </w:tabs>
        <w:ind w:left="1146" w:hanging="360"/>
      </w:pPr>
      <w:rPr>
        <w:rFonts w:ascii="Symbol" w:hAnsi="Symbol" w:cs="Symbol"/>
      </w:rPr>
    </w:lvl>
  </w:abstractNum>
  <w:abstractNum w:abstractNumId="72" w15:restartNumberingAfterBreak="0">
    <w:nsid w:val="0000004A"/>
    <w:multiLevelType w:val="singleLevel"/>
    <w:tmpl w:val="0000004A"/>
    <w:name w:val="WW8Num73"/>
    <w:lvl w:ilvl="0">
      <w:start w:val="1"/>
      <w:numFmt w:val="bullet"/>
      <w:lvlText w:val="o"/>
      <w:lvlJc w:val="left"/>
      <w:pPr>
        <w:tabs>
          <w:tab w:val="num" w:pos="0"/>
        </w:tabs>
        <w:ind w:left="720" w:hanging="360"/>
      </w:pPr>
      <w:rPr>
        <w:rFonts w:ascii="Courier New" w:hAnsi="Courier New" w:cs="Courier New"/>
      </w:rPr>
    </w:lvl>
  </w:abstractNum>
  <w:abstractNum w:abstractNumId="73" w15:restartNumberingAfterBreak="0">
    <w:nsid w:val="0000004B"/>
    <w:multiLevelType w:val="singleLevel"/>
    <w:tmpl w:val="0000004B"/>
    <w:name w:val="WW8Num74"/>
    <w:lvl w:ilvl="0">
      <w:start w:val="1"/>
      <w:numFmt w:val="decimal"/>
      <w:lvlText w:val="%1."/>
      <w:lvlJc w:val="left"/>
      <w:pPr>
        <w:tabs>
          <w:tab w:val="num" w:pos="0"/>
        </w:tabs>
        <w:ind w:left="720" w:hanging="360"/>
      </w:pPr>
      <w:rPr>
        <w:rFonts w:cs="Arial"/>
      </w:rPr>
    </w:lvl>
  </w:abstractNum>
  <w:abstractNum w:abstractNumId="74" w15:restartNumberingAfterBreak="0">
    <w:nsid w:val="0000004C"/>
    <w:multiLevelType w:val="singleLevel"/>
    <w:tmpl w:val="0000004C"/>
    <w:lvl w:ilvl="0">
      <w:start w:val="1"/>
      <w:numFmt w:val="bullet"/>
      <w:lvlText w:val=""/>
      <w:lvlJc w:val="left"/>
      <w:pPr>
        <w:tabs>
          <w:tab w:val="num" w:pos="0"/>
        </w:tabs>
        <w:ind w:left="720" w:hanging="360"/>
      </w:pPr>
      <w:rPr>
        <w:rFonts w:ascii="Symbol" w:hAnsi="Symbol" w:cs="Symbol"/>
      </w:rPr>
    </w:lvl>
  </w:abstractNum>
  <w:abstractNum w:abstractNumId="75" w15:restartNumberingAfterBreak="0">
    <w:nsid w:val="0000004D"/>
    <w:multiLevelType w:val="singleLevel"/>
    <w:tmpl w:val="0000004D"/>
    <w:name w:val="WW8Num76"/>
    <w:lvl w:ilvl="0">
      <w:start w:val="1"/>
      <w:numFmt w:val="lowerLetter"/>
      <w:lvlText w:val="%1."/>
      <w:lvlJc w:val="left"/>
      <w:pPr>
        <w:tabs>
          <w:tab w:val="num" w:pos="0"/>
        </w:tabs>
        <w:ind w:left="720" w:hanging="360"/>
      </w:pPr>
    </w:lvl>
  </w:abstractNum>
  <w:abstractNum w:abstractNumId="76" w15:restartNumberingAfterBreak="0">
    <w:nsid w:val="0000004E"/>
    <w:multiLevelType w:val="singleLevel"/>
    <w:tmpl w:val="0000004E"/>
    <w:name w:val="WW8Num77"/>
    <w:lvl w:ilvl="0">
      <w:start w:val="1"/>
      <w:numFmt w:val="bullet"/>
      <w:lvlText w:val=""/>
      <w:lvlJc w:val="left"/>
      <w:pPr>
        <w:tabs>
          <w:tab w:val="num" w:pos="0"/>
        </w:tabs>
        <w:ind w:left="720" w:hanging="360"/>
      </w:pPr>
      <w:rPr>
        <w:rFonts w:ascii="Symbol" w:hAnsi="Symbol" w:cs="Symbol"/>
      </w:rPr>
    </w:lvl>
  </w:abstractNum>
  <w:abstractNum w:abstractNumId="77" w15:restartNumberingAfterBreak="0">
    <w:nsid w:val="0000004F"/>
    <w:multiLevelType w:val="singleLevel"/>
    <w:tmpl w:val="0000004F"/>
    <w:name w:val="WW8Num78"/>
    <w:lvl w:ilvl="0">
      <w:start w:val="1"/>
      <w:numFmt w:val="bullet"/>
      <w:lvlText w:val=""/>
      <w:lvlJc w:val="left"/>
      <w:pPr>
        <w:tabs>
          <w:tab w:val="num" w:pos="0"/>
        </w:tabs>
        <w:ind w:left="720" w:hanging="360"/>
      </w:pPr>
      <w:rPr>
        <w:rFonts w:ascii="Symbol" w:hAnsi="Symbol" w:cs="Symbol"/>
      </w:rPr>
    </w:lvl>
  </w:abstractNum>
  <w:abstractNum w:abstractNumId="78" w15:restartNumberingAfterBreak="0">
    <w:nsid w:val="00000050"/>
    <w:multiLevelType w:val="singleLevel"/>
    <w:tmpl w:val="00000050"/>
    <w:name w:val="WW8Num79"/>
    <w:lvl w:ilvl="0">
      <w:start w:val="1"/>
      <w:numFmt w:val="lowerLetter"/>
      <w:lvlText w:val="%1."/>
      <w:lvlJc w:val="left"/>
      <w:pPr>
        <w:tabs>
          <w:tab w:val="num" w:pos="0"/>
        </w:tabs>
        <w:ind w:left="720" w:hanging="360"/>
      </w:pPr>
    </w:lvl>
  </w:abstractNum>
  <w:abstractNum w:abstractNumId="79" w15:restartNumberingAfterBreak="0">
    <w:nsid w:val="00000051"/>
    <w:multiLevelType w:val="singleLevel"/>
    <w:tmpl w:val="00000051"/>
    <w:name w:val="WW8Num80"/>
    <w:lvl w:ilvl="0">
      <w:start w:val="1"/>
      <w:numFmt w:val="decimal"/>
      <w:lvlText w:val="%1."/>
      <w:lvlJc w:val="left"/>
      <w:pPr>
        <w:tabs>
          <w:tab w:val="num" w:pos="0"/>
        </w:tabs>
        <w:ind w:left="720" w:hanging="360"/>
      </w:pPr>
    </w:lvl>
  </w:abstractNum>
  <w:abstractNum w:abstractNumId="80" w15:restartNumberingAfterBreak="0">
    <w:nsid w:val="00000052"/>
    <w:multiLevelType w:val="multilevel"/>
    <w:tmpl w:val="0BB0B4F2"/>
    <w:name w:val="WW8Num81"/>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81" w15:restartNumberingAfterBreak="0">
    <w:nsid w:val="00000053"/>
    <w:multiLevelType w:val="singleLevel"/>
    <w:tmpl w:val="00000053"/>
    <w:name w:val="WW8Num82"/>
    <w:lvl w:ilvl="0">
      <w:start w:val="1"/>
      <w:numFmt w:val="decimal"/>
      <w:lvlText w:val="%1."/>
      <w:lvlJc w:val="left"/>
      <w:pPr>
        <w:tabs>
          <w:tab w:val="num" w:pos="0"/>
        </w:tabs>
        <w:ind w:left="720" w:hanging="360"/>
      </w:pPr>
    </w:lvl>
  </w:abstractNum>
  <w:abstractNum w:abstractNumId="82" w15:restartNumberingAfterBreak="0">
    <w:nsid w:val="00000054"/>
    <w:multiLevelType w:val="singleLevel"/>
    <w:tmpl w:val="00000054"/>
    <w:name w:val="WW8Num83"/>
    <w:lvl w:ilvl="0">
      <w:start w:val="1"/>
      <w:numFmt w:val="bullet"/>
      <w:lvlText w:val=""/>
      <w:lvlJc w:val="left"/>
      <w:pPr>
        <w:tabs>
          <w:tab w:val="num" w:pos="0"/>
        </w:tabs>
        <w:ind w:left="720" w:hanging="360"/>
      </w:pPr>
      <w:rPr>
        <w:rFonts w:ascii="Symbol" w:hAnsi="Symbol" w:cs="Symbol"/>
      </w:rPr>
    </w:lvl>
  </w:abstractNum>
  <w:abstractNum w:abstractNumId="83" w15:restartNumberingAfterBreak="0">
    <w:nsid w:val="00000055"/>
    <w:multiLevelType w:val="singleLevel"/>
    <w:tmpl w:val="00000055"/>
    <w:name w:val="WW8Num84"/>
    <w:lvl w:ilvl="0">
      <w:start w:val="1"/>
      <w:numFmt w:val="decimal"/>
      <w:lvlText w:val="%1."/>
      <w:lvlJc w:val="left"/>
      <w:pPr>
        <w:tabs>
          <w:tab w:val="num" w:pos="0"/>
        </w:tabs>
        <w:ind w:left="720" w:hanging="360"/>
      </w:pPr>
    </w:lvl>
  </w:abstractNum>
  <w:abstractNum w:abstractNumId="84" w15:restartNumberingAfterBreak="0">
    <w:nsid w:val="00000056"/>
    <w:multiLevelType w:val="singleLevel"/>
    <w:tmpl w:val="00000056"/>
    <w:name w:val="WW8Num85"/>
    <w:lvl w:ilvl="0">
      <w:start w:val="1"/>
      <w:numFmt w:val="bullet"/>
      <w:lvlText w:val=""/>
      <w:lvlJc w:val="left"/>
      <w:pPr>
        <w:tabs>
          <w:tab w:val="num" w:pos="0"/>
        </w:tabs>
        <w:ind w:left="720" w:hanging="360"/>
      </w:pPr>
      <w:rPr>
        <w:rFonts w:ascii="Symbol" w:hAnsi="Symbol" w:cs="Symbol"/>
      </w:rPr>
    </w:lvl>
  </w:abstractNum>
  <w:abstractNum w:abstractNumId="85" w15:restartNumberingAfterBreak="0">
    <w:nsid w:val="00000057"/>
    <w:multiLevelType w:val="singleLevel"/>
    <w:tmpl w:val="00000057"/>
    <w:name w:val="WW8Num86"/>
    <w:lvl w:ilvl="0">
      <w:start w:val="1"/>
      <w:numFmt w:val="bullet"/>
      <w:lvlText w:val=""/>
      <w:lvlJc w:val="left"/>
      <w:pPr>
        <w:tabs>
          <w:tab w:val="num" w:pos="0"/>
        </w:tabs>
        <w:ind w:left="360" w:hanging="360"/>
      </w:pPr>
      <w:rPr>
        <w:rFonts w:ascii="Symbol" w:hAnsi="Symbol" w:cs="Symbol"/>
      </w:rPr>
    </w:lvl>
  </w:abstractNum>
  <w:abstractNum w:abstractNumId="86" w15:restartNumberingAfterBreak="0">
    <w:nsid w:val="00000058"/>
    <w:multiLevelType w:val="singleLevel"/>
    <w:tmpl w:val="00000058"/>
    <w:name w:val="WW8Num87"/>
    <w:lvl w:ilvl="0">
      <w:start w:val="1"/>
      <w:numFmt w:val="bullet"/>
      <w:lvlText w:val=""/>
      <w:lvlJc w:val="left"/>
      <w:pPr>
        <w:tabs>
          <w:tab w:val="num" w:pos="0"/>
        </w:tabs>
        <w:ind w:left="720" w:hanging="360"/>
      </w:pPr>
      <w:rPr>
        <w:rFonts w:ascii="Symbol" w:hAnsi="Symbol" w:cs="Symbol"/>
      </w:rPr>
    </w:lvl>
  </w:abstractNum>
  <w:abstractNum w:abstractNumId="87" w15:restartNumberingAfterBreak="0">
    <w:nsid w:val="00000059"/>
    <w:multiLevelType w:val="singleLevel"/>
    <w:tmpl w:val="00000059"/>
    <w:name w:val="WW8Num88"/>
    <w:lvl w:ilvl="0">
      <w:start w:val="1"/>
      <w:numFmt w:val="decimal"/>
      <w:lvlText w:val="%1."/>
      <w:lvlJc w:val="left"/>
      <w:pPr>
        <w:tabs>
          <w:tab w:val="num" w:pos="0"/>
        </w:tabs>
        <w:ind w:left="720" w:hanging="360"/>
      </w:pPr>
      <w:rPr>
        <w:rFonts w:cs="Arial"/>
      </w:rPr>
    </w:lvl>
  </w:abstractNum>
  <w:abstractNum w:abstractNumId="88" w15:restartNumberingAfterBreak="0">
    <w:nsid w:val="0000005A"/>
    <w:multiLevelType w:val="multilevel"/>
    <w:tmpl w:val="0000005A"/>
    <w:name w:val="WW8Num89"/>
    <w:lvl w:ilvl="0">
      <w:start w:val="2"/>
      <w:numFmt w:val="decimal"/>
      <w:lvlText w:val="%1"/>
      <w:lvlJc w:val="left"/>
      <w:pPr>
        <w:tabs>
          <w:tab w:val="num" w:pos="630"/>
        </w:tabs>
        <w:ind w:left="630" w:hanging="630"/>
      </w:pPr>
      <w:rPr>
        <w:w w:val="105"/>
        <w:u w:val="none"/>
      </w:rPr>
    </w:lvl>
    <w:lvl w:ilvl="1">
      <w:start w:val="1"/>
      <w:numFmt w:val="decimal"/>
      <w:lvlText w:val="%1.%2"/>
      <w:lvlJc w:val="left"/>
      <w:pPr>
        <w:tabs>
          <w:tab w:val="num" w:pos="630"/>
        </w:tabs>
        <w:ind w:left="630" w:hanging="630"/>
      </w:pPr>
      <w:rPr>
        <w:rFonts w:cs="Arial"/>
        <w:b/>
        <w:w w:val="105"/>
        <w:u w:val="none"/>
      </w:rPr>
    </w:lvl>
    <w:lvl w:ilvl="2">
      <w:start w:val="1"/>
      <w:numFmt w:val="decimal"/>
      <w:lvlText w:val="%1.%2.%3"/>
      <w:lvlJc w:val="left"/>
      <w:pPr>
        <w:tabs>
          <w:tab w:val="num" w:pos="720"/>
        </w:tabs>
        <w:ind w:left="720" w:hanging="720"/>
      </w:pPr>
      <w:rPr>
        <w:rFonts w:cs="Arial"/>
        <w:b/>
        <w:w w:val="105"/>
        <w:u w:val="none"/>
      </w:rPr>
    </w:lvl>
    <w:lvl w:ilvl="3">
      <w:start w:val="1"/>
      <w:numFmt w:val="decimal"/>
      <w:lvlText w:val="%1.%2.%3.%4"/>
      <w:lvlJc w:val="left"/>
      <w:pPr>
        <w:tabs>
          <w:tab w:val="num" w:pos="720"/>
        </w:tabs>
        <w:ind w:left="720" w:hanging="720"/>
      </w:pPr>
      <w:rPr>
        <w:w w:val="105"/>
        <w:u w:val="none"/>
      </w:rPr>
    </w:lvl>
    <w:lvl w:ilvl="4">
      <w:start w:val="1"/>
      <w:numFmt w:val="decimal"/>
      <w:lvlText w:val="%1.%2.%3.%4.%5"/>
      <w:lvlJc w:val="left"/>
      <w:pPr>
        <w:tabs>
          <w:tab w:val="num" w:pos="1080"/>
        </w:tabs>
        <w:ind w:left="1080" w:hanging="1080"/>
      </w:pPr>
      <w:rPr>
        <w:w w:val="105"/>
        <w:u w:val="none"/>
      </w:rPr>
    </w:lvl>
    <w:lvl w:ilvl="5">
      <w:start w:val="1"/>
      <w:numFmt w:val="decimal"/>
      <w:lvlText w:val="%1.%2.%3.%4.%5.%6"/>
      <w:lvlJc w:val="left"/>
      <w:pPr>
        <w:tabs>
          <w:tab w:val="num" w:pos="1080"/>
        </w:tabs>
        <w:ind w:left="1080" w:hanging="1080"/>
      </w:pPr>
      <w:rPr>
        <w:w w:val="105"/>
        <w:u w:val="none"/>
      </w:rPr>
    </w:lvl>
    <w:lvl w:ilvl="6">
      <w:start w:val="1"/>
      <w:numFmt w:val="decimal"/>
      <w:lvlText w:val="%1.%2.%3.%4.%5.%6.%7"/>
      <w:lvlJc w:val="left"/>
      <w:pPr>
        <w:tabs>
          <w:tab w:val="num" w:pos="1440"/>
        </w:tabs>
        <w:ind w:left="1440" w:hanging="1440"/>
      </w:pPr>
      <w:rPr>
        <w:w w:val="105"/>
        <w:u w:val="none"/>
      </w:rPr>
    </w:lvl>
    <w:lvl w:ilvl="7">
      <w:start w:val="1"/>
      <w:numFmt w:val="decimal"/>
      <w:lvlText w:val="%1.%2.%3.%4.%5.%6.%7.%8"/>
      <w:lvlJc w:val="left"/>
      <w:pPr>
        <w:tabs>
          <w:tab w:val="num" w:pos="1440"/>
        </w:tabs>
        <w:ind w:left="1440" w:hanging="1440"/>
      </w:pPr>
      <w:rPr>
        <w:w w:val="105"/>
        <w:u w:val="none"/>
      </w:rPr>
    </w:lvl>
    <w:lvl w:ilvl="8">
      <w:start w:val="1"/>
      <w:numFmt w:val="decimal"/>
      <w:lvlText w:val="%1.%2.%3.%4.%5.%6.%7.%8.%9"/>
      <w:lvlJc w:val="left"/>
      <w:pPr>
        <w:tabs>
          <w:tab w:val="num" w:pos="1800"/>
        </w:tabs>
        <w:ind w:left="1800" w:hanging="1800"/>
      </w:pPr>
      <w:rPr>
        <w:w w:val="105"/>
        <w:u w:val="none"/>
      </w:rPr>
    </w:lvl>
  </w:abstractNum>
  <w:abstractNum w:abstractNumId="89" w15:restartNumberingAfterBreak="0">
    <w:nsid w:val="0000005B"/>
    <w:multiLevelType w:val="singleLevel"/>
    <w:tmpl w:val="0000005B"/>
    <w:name w:val="WW8Num90"/>
    <w:lvl w:ilvl="0">
      <w:start w:val="1"/>
      <w:numFmt w:val="bullet"/>
      <w:lvlText w:val=""/>
      <w:lvlJc w:val="left"/>
      <w:pPr>
        <w:tabs>
          <w:tab w:val="num" w:pos="0"/>
        </w:tabs>
        <w:ind w:left="720" w:hanging="360"/>
      </w:pPr>
      <w:rPr>
        <w:rFonts w:ascii="Symbol" w:hAnsi="Symbol" w:cs="Symbol"/>
      </w:rPr>
    </w:lvl>
  </w:abstractNum>
  <w:abstractNum w:abstractNumId="90" w15:restartNumberingAfterBreak="0">
    <w:nsid w:val="0000005C"/>
    <w:multiLevelType w:val="singleLevel"/>
    <w:tmpl w:val="0000005C"/>
    <w:name w:val="WW8Num91"/>
    <w:lvl w:ilvl="0">
      <w:start w:val="1"/>
      <w:numFmt w:val="decimal"/>
      <w:lvlText w:val="%1."/>
      <w:lvlJc w:val="left"/>
      <w:pPr>
        <w:tabs>
          <w:tab w:val="num" w:pos="0"/>
        </w:tabs>
        <w:ind w:left="720" w:hanging="360"/>
      </w:pPr>
    </w:lvl>
  </w:abstractNum>
  <w:abstractNum w:abstractNumId="91" w15:restartNumberingAfterBreak="0">
    <w:nsid w:val="0000005D"/>
    <w:multiLevelType w:val="singleLevel"/>
    <w:tmpl w:val="0000005D"/>
    <w:name w:val="WW8Num92"/>
    <w:lvl w:ilvl="0">
      <w:start w:val="1"/>
      <w:numFmt w:val="decimal"/>
      <w:lvlText w:val="%1."/>
      <w:lvlJc w:val="left"/>
      <w:pPr>
        <w:tabs>
          <w:tab w:val="num" w:pos="0"/>
        </w:tabs>
        <w:ind w:left="720" w:hanging="360"/>
      </w:pPr>
    </w:lvl>
  </w:abstractNum>
  <w:abstractNum w:abstractNumId="92" w15:restartNumberingAfterBreak="0">
    <w:nsid w:val="0000005E"/>
    <w:multiLevelType w:val="singleLevel"/>
    <w:tmpl w:val="0000005E"/>
    <w:name w:val="WW8Num93"/>
    <w:lvl w:ilvl="0">
      <w:start w:val="1"/>
      <w:numFmt w:val="decimal"/>
      <w:lvlText w:val="%1."/>
      <w:lvlJc w:val="left"/>
      <w:pPr>
        <w:tabs>
          <w:tab w:val="num" w:pos="0"/>
        </w:tabs>
        <w:ind w:left="720" w:hanging="360"/>
      </w:pPr>
    </w:lvl>
  </w:abstractNum>
  <w:abstractNum w:abstractNumId="93" w15:restartNumberingAfterBreak="0">
    <w:nsid w:val="0000005F"/>
    <w:multiLevelType w:val="singleLevel"/>
    <w:tmpl w:val="0000005F"/>
    <w:name w:val="WW8Num94"/>
    <w:lvl w:ilvl="0">
      <w:start w:val="1"/>
      <w:numFmt w:val="bullet"/>
      <w:lvlText w:val=""/>
      <w:lvlJc w:val="left"/>
      <w:pPr>
        <w:tabs>
          <w:tab w:val="num" w:pos="0"/>
        </w:tabs>
        <w:ind w:left="720" w:hanging="360"/>
      </w:pPr>
      <w:rPr>
        <w:rFonts w:ascii="Symbol" w:hAnsi="Symbol" w:cs="Symbol"/>
      </w:rPr>
    </w:lvl>
  </w:abstractNum>
  <w:abstractNum w:abstractNumId="94" w15:restartNumberingAfterBreak="0">
    <w:nsid w:val="00000060"/>
    <w:multiLevelType w:val="singleLevel"/>
    <w:tmpl w:val="00000060"/>
    <w:name w:val="WW8Num95"/>
    <w:lvl w:ilvl="0">
      <w:start w:val="1"/>
      <w:numFmt w:val="decimal"/>
      <w:lvlText w:val="%1."/>
      <w:lvlJc w:val="left"/>
      <w:pPr>
        <w:tabs>
          <w:tab w:val="num" w:pos="0"/>
        </w:tabs>
        <w:ind w:left="720" w:hanging="360"/>
      </w:pPr>
    </w:lvl>
  </w:abstractNum>
  <w:abstractNum w:abstractNumId="95" w15:restartNumberingAfterBreak="0">
    <w:nsid w:val="00000061"/>
    <w:multiLevelType w:val="singleLevel"/>
    <w:tmpl w:val="00000061"/>
    <w:name w:val="WW8Num96"/>
    <w:lvl w:ilvl="0">
      <w:start w:val="1"/>
      <w:numFmt w:val="decimal"/>
      <w:lvlText w:val="%1."/>
      <w:lvlJc w:val="left"/>
      <w:pPr>
        <w:tabs>
          <w:tab w:val="num" w:pos="0"/>
        </w:tabs>
        <w:ind w:left="720" w:hanging="360"/>
      </w:pPr>
    </w:lvl>
  </w:abstractNum>
  <w:abstractNum w:abstractNumId="96" w15:restartNumberingAfterBreak="0">
    <w:nsid w:val="074D33C0"/>
    <w:multiLevelType w:val="multilevel"/>
    <w:tmpl w:val="60342AF8"/>
    <w:name w:val="WW8Num502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0D8A0ECE"/>
    <w:multiLevelType w:val="hybridMultilevel"/>
    <w:tmpl w:val="370E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23FC22D1"/>
    <w:multiLevelType w:val="hybridMultilevel"/>
    <w:tmpl w:val="D1ECE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2A083B50"/>
    <w:multiLevelType w:val="hybridMultilevel"/>
    <w:tmpl w:val="6916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2F951A47"/>
    <w:multiLevelType w:val="hybridMultilevel"/>
    <w:tmpl w:val="BA6A2A9E"/>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1" w15:restartNumberingAfterBreak="0">
    <w:nsid w:val="2FD236A9"/>
    <w:multiLevelType w:val="hybridMultilevel"/>
    <w:tmpl w:val="7558564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2" w15:restartNumberingAfterBreak="0">
    <w:nsid w:val="36366FFB"/>
    <w:multiLevelType w:val="hybridMultilevel"/>
    <w:tmpl w:val="167A9C2E"/>
    <w:lvl w:ilvl="0" w:tplc="0C0A000D">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386129C7"/>
    <w:multiLevelType w:val="multilevel"/>
    <w:tmpl w:val="61989780"/>
    <w:name w:val="WW8Num50223"/>
    <w:lvl w:ilvl="0">
      <w:start w:val="2"/>
      <w:numFmt w:val="decimal"/>
      <w:lvlText w:val="%1"/>
      <w:lvlJc w:val="left"/>
      <w:pPr>
        <w:tabs>
          <w:tab w:val="num" w:pos="0"/>
        </w:tabs>
        <w:ind w:left="360" w:hanging="360"/>
      </w:pPr>
      <w:rPr>
        <w:rFonts w:hint="default"/>
      </w:rPr>
    </w:lvl>
    <w:lvl w:ilvl="1">
      <w:start w:val="1"/>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04" w15:restartNumberingAfterBreak="0">
    <w:nsid w:val="44C90A92"/>
    <w:multiLevelType w:val="hybridMultilevel"/>
    <w:tmpl w:val="696A75D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5" w15:restartNumberingAfterBreak="0">
    <w:nsid w:val="4B7C23F6"/>
    <w:multiLevelType w:val="hybridMultilevel"/>
    <w:tmpl w:val="B4B40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55EA3398"/>
    <w:multiLevelType w:val="hybridMultilevel"/>
    <w:tmpl w:val="0DE4637C"/>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7" w15:restartNumberingAfterBreak="0">
    <w:nsid w:val="55F13C0B"/>
    <w:multiLevelType w:val="multilevel"/>
    <w:tmpl w:val="4CAE1366"/>
    <w:name w:val="WW8Num282"/>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hint="default"/>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08" w15:restartNumberingAfterBreak="0">
    <w:nsid w:val="58782F8E"/>
    <w:multiLevelType w:val="hybridMultilevel"/>
    <w:tmpl w:val="2DCE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F5C04C0"/>
    <w:multiLevelType w:val="hybridMultilevel"/>
    <w:tmpl w:val="DAD80D2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0" w15:restartNumberingAfterBreak="0">
    <w:nsid w:val="635C7D65"/>
    <w:multiLevelType w:val="multilevel"/>
    <w:tmpl w:val="9E68A72A"/>
    <w:name w:val="WW8Num28"/>
    <w:lvl w:ilvl="0">
      <w:start w:val="5"/>
      <w:numFmt w:val="decimal"/>
      <w:lvlText w:val="%1"/>
      <w:lvlJc w:val="left"/>
      <w:pPr>
        <w:tabs>
          <w:tab w:val="num" w:pos="0"/>
        </w:tabs>
        <w:ind w:left="360" w:hanging="360"/>
      </w:pPr>
      <w:rPr>
        <w:rFonts w:hint="default"/>
      </w:rPr>
    </w:lvl>
    <w:lvl w:ilvl="1">
      <w:start w:val="5"/>
      <w:numFmt w:val="decimal"/>
      <w:lvlText w:val="%1.%2"/>
      <w:lvlJc w:val="left"/>
      <w:pPr>
        <w:tabs>
          <w:tab w:val="num" w:pos="0"/>
        </w:tabs>
        <w:ind w:left="720" w:hanging="360"/>
      </w:pPr>
      <w:rPr>
        <w:rFonts w:hint="default"/>
      </w:rPr>
    </w:lvl>
    <w:lvl w:ilvl="2">
      <w:start w:val="1"/>
      <w:numFmt w:val="decimal"/>
      <w:lvlText w:val="%1.%2.%3"/>
      <w:lvlJc w:val="left"/>
      <w:pPr>
        <w:tabs>
          <w:tab w:val="num" w:pos="0"/>
        </w:tabs>
        <w:ind w:left="1440" w:hanging="720"/>
      </w:pPr>
      <w:rPr>
        <w:rFonts w:hint="default"/>
      </w:rPr>
    </w:lvl>
    <w:lvl w:ilvl="3">
      <w:start w:val="1"/>
      <w:numFmt w:val="decimal"/>
      <w:lvlText w:val="%1.%2.%3.%4"/>
      <w:lvlJc w:val="left"/>
      <w:pPr>
        <w:tabs>
          <w:tab w:val="num" w:pos="0"/>
        </w:tabs>
        <w:ind w:left="1800" w:hanging="720"/>
      </w:pPr>
      <w:rPr>
        <w:rFonts w:cs="Arial" w:hint="default"/>
        <w:b/>
      </w:rPr>
    </w:lvl>
    <w:lvl w:ilvl="4">
      <w:start w:val="1"/>
      <w:numFmt w:val="decimal"/>
      <w:lvlText w:val="%1.%2.%3.%4.%5"/>
      <w:lvlJc w:val="left"/>
      <w:pPr>
        <w:tabs>
          <w:tab w:val="num" w:pos="0"/>
        </w:tabs>
        <w:ind w:left="2520" w:hanging="1080"/>
      </w:pPr>
      <w:rPr>
        <w:rFonts w:hint="default"/>
      </w:rPr>
    </w:lvl>
    <w:lvl w:ilvl="5">
      <w:start w:val="1"/>
      <w:numFmt w:val="decimal"/>
      <w:lvlText w:val="%1.%2.%3.%4.%5.%6"/>
      <w:lvlJc w:val="left"/>
      <w:pPr>
        <w:tabs>
          <w:tab w:val="num" w:pos="0"/>
        </w:tabs>
        <w:ind w:left="2880" w:hanging="1080"/>
      </w:pPr>
      <w:rPr>
        <w:rFonts w:hint="default"/>
      </w:rPr>
    </w:lvl>
    <w:lvl w:ilvl="6">
      <w:start w:val="1"/>
      <w:numFmt w:val="decimal"/>
      <w:lvlText w:val="%1.%2.%3.%4.%5.%6.%7"/>
      <w:lvlJc w:val="left"/>
      <w:pPr>
        <w:tabs>
          <w:tab w:val="num" w:pos="0"/>
        </w:tabs>
        <w:ind w:left="3600" w:hanging="1440"/>
      </w:pPr>
      <w:rPr>
        <w:rFonts w:hint="default"/>
      </w:rPr>
    </w:lvl>
    <w:lvl w:ilvl="7">
      <w:start w:val="1"/>
      <w:numFmt w:val="decimal"/>
      <w:lvlText w:val="%1.%2.%3.%4.%5.%6.%7.%8"/>
      <w:lvlJc w:val="left"/>
      <w:pPr>
        <w:tabs>
          <w:tab w:val="num" w:pos="0"/>
        </w:tabs>
        <w:ind w:left="3960" w:hanging="1440"/>
      </w:pPr>
      <w:rPr>
        <w:rFonts w:hint="default"/>
      </w:rPr>
    </w:lvl>
    <w:lvl w:ilvl="8">
      <w:start w:val="1"/>
      <w:numFmt w:val="decimal"/>
      <w:lvlText w:val="%1.%2.%3.%4.%5.%6.%7.%8.%9"/>
      <w:lvlJc w:val="left"/>
      <w:pPr>
        <w:tabs>
          <w:tab w:val="num" w:pos="0"/>
        </w:tabs>
        <w:ind w:left="4680" w:hanging="1800"/>
      </w:pPr>
      <w:rPr>
        <w:rFonts w:hint="default"/>
      </w:rPr>
    </w:lvl>
  </w:abstractNum>
  <w:abstractNum w:abstractNumId="111" w15:restartNumberingAfterBreak="0">
    <w:nsid w:val="654A196D"/>
    <w:multiLevelType w:val="hybridMultilevel"/>
    <w:tmpl w:val="3C22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25629E8"/>
    <w:multiLevelType w:val="multilevel"/>
    <w:tmpl w:val="770EB3CC"/>
    <w:name w:val="WW8Num502"/>
    <w:lvl w:ilvl="0">
      <w:start w:val="1"/>
      <w:numFmt w:val="decimal"/>
      <w:lvlText w:val="%1"/>
      <w:lvlJc w:val="left"/>
      <w:pPr>
        <w:tabs>
          <w:tab w:val="num" w:pos="0"/>
        </w:tabs>
        <w:ind w:left="360" w:hanging="360"/>
      </w:pPr>
      <w:rPr>
        <w:rFonts w:hint="default"/>
      </w:rPr>
    </w:lvl>
    <w:lvl w:ilvl="1">
      <w:start w:val="2"/>
      <w:numFmt w:val="decimal"/>
      <w:lvlText w:val="%1.%2"/>
      <w:lvlJc w:val="left"/>
      <w:pPr>
        <w:tabs>
          <w:tab w:val="num" w:pos="0"/>
        </w:tabs>
        <w:ind w:left="360" w:hanging="360"/>
      </w:pPr>
      <w:rPr>
        <w:rFonts w:cs="Arial" w:hint="default"/>
      </w:rPr>
    </w:lvl>
    <w:lvl w:ilvl="2">
      <w:start w:val="1"/>
      <w:numFmt w:val="decimal"/>
      <w:lvlText w:val="%1.%2.%3"/>
      <w:lvlJc w:val="left"/>
      <w:pPr>
        <w:tabs>
          <w:tab w:val="num" w:pos="0"/>
        </w:tabs>
        <w:ind w:left="720" w:hanging="720"/>
      </w:pPr>
      <w:rPr>
        <w:rFonts w:cs="Arial"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13" w15:restartNumberingAfterBreak="0">
    <w:nsid w:val="739D133D"/>
    <w:multiLevelType w:val="hybridMultilevel"/>
    <w:tmpl w:val="893C47E2"/>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4" w15:restartNumberingAfterBreak="0">
    <w:nsid w:val="741E709E"/>
    <w:multiLevelType w:val="hybridMultilevel"/>
    <w:tmpl w:val="3D184D3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5" w15:restartNumberingAfterBreak="0">
    <w:nsid w:val="765E50DE"/>
    <w:multiLevelType w:val="hybridMultilevel"/>
    <w:tmpl w:val="5AEA16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6777BE5"/>
    <w:multiLevelType w:val="hybridMultilevel"/>
    <w:tmpl w:val="CE18123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15:restartNumberingAfterBreak="0">
    <w:nsid w:val="792B3DC9"/>
    <w:multiLevelType w:val="hybridMultilevel"/>
    <w:tmpl w:val="EA069D20"/>
    <w:name w:val="WW8Num50222"/>
    <w:lvl w:ilvl="0" w:tplc="9E8A9FC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15:restartNumberingAfterBreak="0">
    <w:nsid w:val="7F884BD1"/>
    <w:multiLevelType w:val="hybridMultilevel"/>
    <w:tmpl w:val="22CC48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9" w15:restartNumberingAfterBreak="0">
    <w:nsid w:val="7FFD6F63"/>
    <w:multiLevelType w:val="hybridMultilevel"/>
    <w:tmpl w:val="E248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15"/>
  </w:num>
  <w:num w:numId="5">
    <w:abstractNumId w:val="17"/>
  </w:num>
  <w:num w:numId="6">
    <w:abstractNumId w:val="21"/>
  </w:num>
  <w:num w:numId="7">
    <w:abstractNumId w:val="27"/>
  </w:num>
  <w:num w:numId="8">
    <w:abstractNumId w:val="34"/>
  </w:num>
  <w:num w:numId="9">
    <w:abstractNumId w:val="35"/>
  </w:num>
  <w:num w:numId="10">
    <w:abstractNumId w:val="38"/>
  </w:num>
  <w:num w:numId="11">
    <w:abstractNumId w:val="42"/>
  </w:num>
  <w:num w:numId="12">
    <w:abstractNumId w:val="44"/>
  </w:num>
  <w:num w:numId="13">
    <w:abstractNumId w:val="45"/>
  </w:num>
  <w:num w:numId="14">
    <w:abstractNumId w:val="49"/>
  </w:num>
  <w:num w:numId="15">
    <w:abstractNumId w:val="50"/>
  </w:num>
  <w:num w:numId="16">
    <w:abstractNumId w:val="52"/>
  </w:num>
  <w:num w:numId="17">
    <w:abstractNumId w:val="61"/>
  </w:num>
  <w:num w:numId="18">
    <w:abstractNumId w:val="72"/>
  </w:num>
  <w:num w:numId="19">
    <w:abstractNumId w:val="74"/>
  </w:num>
  <w:num w:numId="20">
    <w:abstractNumId w:val="75"/>
  </w:num>
  <w:num w:numId="21">
    <w:abstractNumId w:val="79"/>
  </w:num>
  <w:num w:numId="22">
    <w:abstractNumId w:val="85"/>
  </w:num>
  <w:num w:numId="23">
    <w:abstractNumId w:val="93"/>
  </w:num>
  <w:num w:numId="24">
    <w:abstractNumId w:val="105"/>
  </w:num>
  <w:num w:numId="25">
    <w:abstractNumId w:val="112"/>
  </w:num>
  <w:num w:numId="26">
    <w:abstractNumId w:val="103"/>
  </w:num>
  <w:num w:numId="27">
    <w:abstractNumId w:val="104"/>
  </w:num>
  <w:num w:numId="28">
    <w:abstractNumId w:val="100"/>
  </w:num>
  <w:num w:numId="29">
    <w:abstractNumId w:val="113"/>
  </w:num>
  <w:num w:numId="30">
    <w:abstractNumId w:val="106"/>
  </w:num>
  <w:num w:numId="31">
    <w:abstractNumId w:val="101"/>
  </w:num>
  <w:num w:numId="32">
    <w:abstractNumId w:val="109"/>
  </w:num>
  <w:num w:numId="33">
    <w:abstractNumId w:val="116"/>
  </w:num>
  <w:num w:numId="34">
    <w:abstractNumId w:val="102"/>
  </w:num>
  <w:num w:numId="35">
    <w:abstractNumId w:val="115"/>
  </w:num>
  <w:num w:numId="36">
    <w:abstractNumId w:val="98"/>
  </w:num>
  <w:num w:numId="37">
    <w:abstractNumId w:val="114"/>
  </w:num>
  <w:num w:numId="38">
    <w:abstractNumId w:val="118"/>
  </w:num>
  <w:num w:numId="39">
    <w:abstractNumId w:val="111"/>
  </w:num>
  <w:num w:numId="40">
    <w:abstractNumId w:val="119"/>
  </w:num>
  <w:num w:numId="41">
    <w:abstractNumId w:val="99"/>
  </w:num>
  <w:num w:numId="42">
    <w:abstractNumId w:val="97"/>
  </w:num>
  <w:num w:numId="43">
    <w:abstractNumId w:val="108"/>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los Abaffy">
    <w15:presenceInfo w15:providerId="None" w15:userId="Carlos Abaff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F77AE8"/>
    <w:rsid w:val="0000087E"/>
    <w:rsid w:val="000119DD"/>
    <w:rsid w:val="0001667C"/>
    <w:rsid w:val="00016D73"/>
    <w:rsid w:val="0002110F"/>
    <w:rsid w:val="00022CCE"/>
    <w:rsid w:val="000271A0"/>
    <w:rsid w:val="00037F7A"/>
    <w:rsid w:val="00042FDD"/>
    <w:rsid w:val="000442A1"/>
    <w:rsid w:val="000508C4"/>
    <w:rsid w:val="00057A03"/>
    <w:rsid w:val="00067B63"/>
    <w:rsid w:val="00071603"/>
    <w:rsid w:val="000820E7"/>
    <w:rsid w:val="000957EA"/>
    <w:rsid w:val="000A173C"/>
    <w:rsid w:val="000A67E5"/>
    <w:rsid w:val="000B2722"/>
    <w:rsid w:val="000C5B7E"/>
    <w:rsid w:val="000C7597"/>
    <w:rsid w:val="000D45B8"/>
    <w:rsid w:val="000E072E"/>
    <w:rsid w:val="000F2DC8"/>
    <w:rsid w:val="001042B5"/>
    <w:rsid w:val="00106B9E"/>
    <w:rsid w:val="00113129"/>
    <w:rsid w:val="001307DB"/>
    <w:rsid w:val="001360F8"/>
    <w:rsid w:val="001363BA"/>
    <w:rsid w:val="00144240"/>
    <w:rsid w:val="0016387B"/>
    <w:rsid w:val="00172E01"/>
    <w:rsid w:val="00182FDA"/>
    <w:rsid w:val="00190369"/>
    <w:rsid w:val="001966C4"/>
    <w:rsid w:val="001A5462"/>
    <w:rsid w:val="001C6502"/>
    <w:rsid w:val="001D056E"/>
    <w:rsid w:val="001E7942"/>
    <w:rsid w:val="001F1161"/>
    <w:rsid w:val="001F1266"/>
    <w:rsid w:val="001F75BF"/>
    <w:rsid w:val="00201A11"/>
    <w:rsid w:val="002031C2"/>
    <w:rsid w:val="00207B5E"/>
    <w:rsid w:val="002117B0"/>
    <w:rsid w:val="002125A6"/>
    <w:rsid w:val="002143A1"/>
    <w:rsid w:val="00215778"/>
    <w:rsid w:val="00216F01"/>
    <w:rsid w:val="00223CA6"/>
    <w:rsid w:val="002358C1"/>
    <w:rsid w:val="00246971"/>
    <w:rsid w:val="002475D9"/>
    <w:rsid w:val="00263C4D"/>
    <w:rsid w:val="00265BBA"/>
    <w:rsid w:val="0026697F"/>
    <w:rsid w:val="00266AB2"/>
    <w:rsid w:val="00267042"/>
    <w:rsid w:val="00275BD2"/>
    <w:rsid w:val="00281755"/>
    <w:rsid w:val="002914DC"/>
    <w:rsid w:val="0029289E"/>
    <w:rsid w:val="002A27A7"/>
    <w:rsid w:val="002A6652"/>
    <w:rsid w:val="002A7967"/>
    <w:rsid w:val="002C24F5"/>
    <w:rsid w:val="002C525D"/>
    <w:rsid w:val="002C6C4F"/>
    <w:rsid w:val="002C73C9"/>
    <w:rsid w:val="002C7912"/>
    <w:rsid w:val="002C7983"/>
    <w:rsid w:val="002D60D0"/>
    <w:rsid w:val="002F29EF"/>
    <w:rsid w:val="002F7C5B"/>
    <w:rsid w:val="002F7F4C"/>
    <w:rsid w:val="003168E5"/>
    <w:rsid w:val="003237B7"/>
    <w:rsid w:val="00323CF1"/>
    <w:rsid w:val="00324891"/>
    <w:rsid w:val="00327CB7"/>
    <w:rsid w:val="00331403"/>
    <w:rsid w:val="00332480"/>
    <w:rsid w:val="00333301"/>
    <w:rsid w:val="00335BB8"/>
    <w:rsid w:val="0034175A"/>
    <w:rsid w:val="00353401"/>
    <w:rsid w:val="00355653"/>
    <w:rsid w:val="0036263D"/>
    <w:rsid w:val="0036535F"/>
    <w:rsid w:val="0037425D"/>
    <w:rsid w:val="00374A04"/>
    <w:rsid w:val="0037780C"/>
    <w:rsid w:val="003A0D0E"/>
    <w:rsid w:val="003B022D"/>
    <w:rsid w:val="003C1145"/>
    <w:rsid w:val="003D14DB"/>
    <w:rsid w:val="003D3C5B"/>
    <w:rsid w:val="003D65EC"/>
    <w:rsid w:val="003E5A58"/>
    <w:rsid w:val="004023A8"/>
    <w:rsid w:val="0040688A"/>
    <w:rsid w:val="00410FE1"/>
    <w:rsid w:val="00431099"/>
    <w:rsid w:val="00443269"/>
    <w:rsid w:val="00446C77"/>
    <w:rsid w:val="00454566"/>
    <w:rsid w:val="004556CC"/>
    <w:rsid w:val="0048607F"/>
    <w:rsid w:val="00486F38"/>
    <w:rsid w:val="00492A99"/>
    <w:rsid w:val="004B11C6"/>
    <w:rsid w:val="004B19FF"/>
    <w:rsid w:val="004B2013"/>
    <w:rsid w:val="004C1CD5"/>
    <w:rsid w:val="004D334D"/>
    <w:rsid w:val="004D34CC"/>
    <w:rsid w:val="004D415E"/>
    <w:rsid w:val="004E10B3"/>
    <w:rsid w:val="004E5677"/>
    <w:rsid w:val="004F134D"/>
    <w:rsid w:val="00503D66"/>
    <w:rsid w:val="0050482A"/>
    <w:rsid w:val="00512C3C"/>
    <w:rsid w:val="0051335E"/>
    <w:rsid w:val="00513954"/>
    <w:rsid w:val="005218B8"/>
    <w:rsid w:val="0053476B"/>
    <w:rsid w:val="00536085"/>
    <w:rsid w:val="00541890"/>
    <w:rsid w:val="0054421E"/>
    <w:rsid w:val="00544DFA"/>
    <w:rsid w:val="0055096B"/>
    <w:rsid w:val="005517E9"/>
    <w:rsid w:val="00556436"/>
    <w:rsid w:val="00557A12"/>
    <w:rsid w:val="00560AEA"/>
    <w:rsid w:val="00562703"/>
    <w:rsid w:val="0056797D"/>
    <w:rsid w:val="00570FF6"/>
    <w:rsid w:val="00572C80"/>
    <w:rsid w:val="00575B20"/>
    <w:rsid w:val="0057773B"/>
    <w:rsid w:val="005877B3"/>
    <w:rsid w:val="0059246B"/>
    <w:rsid w:val="00596B0E"/>
    <w:rsid w:val="005B3D7B"/>
    <w:rsid w:val="005C6874"/>
    <w:rsid w:val="005D1ED2"/>
    <w:rsid w:val="005E0C70"/>
    <w:rsid w:val="005E715D"/>
    <w:rsid w:val="005F79F4"/>
    <w:rsid w:val="006030C1"/>
    <w:rsid w:val="00613FE4"/>
    <w:rsid w:val="00617C87"/>
    <w:rsid w:val="00617E67"/>
    <w:rsid w:val="00634A24"/>
    <w:rsid w:val="00654A7B"/>
    <w:rsid w:val="00661F5C"/>
    <w:rsid w:val="0066764F"/>
    <w:rsid w:val="00667EE0"/>
    <w:rsid w:val="00671AFD"/>
    <w:rsid w:val="0067595B"/>
    <w:rsid w:val="0067754C"/>
    <w:rsid w:val="00682AB1"/>
    <w:rsid w:val="00692C8C"/>
    <w:rsid w:val="00695954"/>
    <w:rsid w:val="006A18CF"/>
    <w:rsid w:val="006A2797"/>
    <w:rsid w:val="006A6827"/>
    <w:rsid w:val="006A76FD"/>
    <w:rsid w:val="006C3D81"/>
    <w:rsid w:val="006D2F64"/>
    <w:rsid w:val="006F0AC0"/>
    <w:rsid w:val="00705D8E"/>
    <w:rsid w:val="00707FD9"/>
    <w:rsid w:val="007142B6"/>
    <w:rsid w:val="00717314"/>
    <w:rsid w:val="0073362A"/>
    <w:rsid w:val="007405B8"/>
    <w:rsid w:val="00741C77"/>
    <w:rsid w:val="00745815"/>
    <w:rsid w:val="0074641A"/>
    <w:rsid w:val="007549A6"/>
    <w:rsid w:val="00761D00"/>
    <w:rsid w:val="007649C8"/>
    <w:rsid w:val="00765A45"/>
    <w:rsid w:val="007877E4"/>
    <w:rsid w:val="00787D41"/>
    <w:rsid w:val="00794EAE"/>
    <w:rsid w:val="007B239D"/>
    <w:rsid w:val="007C670C"/>
    <w:rsid w:val="007E33F1"/>
    <w:rsid w:val="007E3564"/>
    <w:rsid w:val="007E42F5"/>
    <w:rsid w:val="007F158D"/>
    <w:rsid w:val="00801ADF"/>
    <w:rsid w:val="00801C93"/>
    <w:rsid w:val="008104D1"/>
    <w:rsid w:val="0081570F"/>
    <w:rsid w:val="008336D0"/>
    <w:rsid w:val="0083706C"/>
    <w:rsid w:val="00845679"/>
    <w:rsid w:val="00845C59"/>
    <w:rsid w:val="00856DC9"/>
    <w:rsid w:val="00860B9C"/>
    <w:rsid w:val="008734B1"/>
    <w:rsid w:val="00874932"/>
    <w:rsid w:val="0088508D"/>
    <w:rsid w:val="00890121"/>
    <w:rsid w:val="00890992"/>
    <w:rsid w:val="008A0CE9"/>
    <w:rsid w:val="008A509B"/>
    <w:rsid w:val="008B1888"/>
    <w:rsid w:val="008C1EBF"/>
    <w:rsid w:val="008C51E5"/>
    <w:rsid w:val="008C54D0"/>
    <w:rsid w:val="008D3179"/>
    <w:rsid w:val="008E3AAF"/>
    <w:rsid w:val="008F219B"/>
    <w:rsid w:val="008F23B7"/>
    <w:rsid w:val="008F5866"/>
    <w:rsid w:val="00906160"/>
    <w:rsid w:val="00907F15"/>
    <w:rsid w:val="00911803"/>
    <w:rsid w:val="009211D6"/>
    <w:rsid w:val="00922CE0"/>
    <w:rsid w:val="009257BD"/>
    <w:rsid w:val="00932E7B"/>
    <w:rsid w:val="00940FBB"/>
    <w:rsid w:val="0094107D"/>
    <w:rsid w:val="0095597D"/>
    <w:rsid w:val="009571D8"/>
    <w:rsid w:val="00961FC8"/>
    <w:rsid w:val="00962E4C"/>
    <w:rsid w:val="009651C3"/>
    <w:rsid w:val="00973D9A"/>
    <w:rsid w:val="0097604A"/>
    <w:rsid w:val="009907B3"/>
    <w:rsid w:val="009917E2"/>
    <w:rsid w:val="009A0D92"/>
    <w:rsid w:val="009B027D"/>
    <w:rsid w:val="009B2560"/>
    <w:rsid w:val="009B5AD6"/>
    <w:rsid w:val="009B72C7"/>
    <w:rsid w:val="009C2637"/>
    <w:rsid w:val="009C34D1"/>
    <w:rsid w:val="009D0820"/>
    <w:rsid w:val="009D178B"/>
    <w:rsid w:val="009D4811"/>
    <w:rsid w:val="009D5870"/>
    <w:rsid w:val="009F5F6B"/>
    <w:rsid w:val="00A13547"/>
    <w:rsid w:val="00A15925"/>
    <w:rsid w:val="00A16057"/>
    <w:rsid w:val="00A17348"/>
    <w:rsid w:val="00A24A35"/>
    <w:rsid w:val="00A32FFE"/>
    <w:rsid w:val="00A34514"/>
    <w:rsid w:val="00A37145"/>
    <w:rsid w:val="00A449D4"/>
    <w:rsid w:val="00A4637F"/>
    <w:rsid w:val="00A552D2"/>
    <w:rsid w:val="00A608CB"/>
    <w:rsid w:val="00A62F55"/>
    <w:rsid w:val="00A671CA"/>
    <w:rsid w:val="00A80115"/>
    <w:rsid w:val="00A83AC1"/>
    <w:rsid w:val="00A867B5"/>
    <w:rsid w:val="00A923BA"/>
    <w:rsid w:val="00A9335D"/>
    <w:rsid w:val="00A97133"/>
    <w:rsid w:val="00A9738C"/>
    <w:rsid w:val="00AA7F4E"/>
    <w:rsid w:val="00AB5E55"/>
    <w:rsid w:val="00AB6F14"/>
    <w:rsid w:val="00AC06B1"/>
    <w:rsid w:val="00AD5D03"/>
    <w:rsid w:val="00AD78D5"/>
    <w:rsid w:val="00AE5F4C"/>
    <w:rsid w:val="00AE7D8B"/>
    <w:rsid w:val="00AF0228"/>
    <w:rsid w:val="00AF2231"/>
    <w:rsid w:val="00AF6111"/>
    <w:rsid w:val="00B13F60"/>
    <w:rsid w:val="00B2017D"/>
    <w:rsid w:val="00B21A26"/>
    <w:rsid w:val="00B2275C"/>
    <w:rsid w:val="00B304E3"/>
    <w:rsid w:val="00B47292"/>
    <w:rsid w:val="00B80F4A"/>
    <w:rsid w:val="00BA6FA1"/>
    <w:rsid w:val="00BB10FE"/>
    <w:rsid w:val="00BB2C6F"/>
    <w:rsid w:val="00BD70AD"/>
    <w:rsid w:val="00BE58B0"/>
    <w:rsid w:val="00BE7BF9"/>
    <w:rsid w:val="00BF39D4"/>
    <w:rsid w:val="00C03F76"/>
    <w:rsid w:val="00C10663"/>
    <w:rsid w:val="00C22C5E"/>
    <w:rsid w:val="00C23848"/>
    <w:rsid w:val="00C306DC"/>
    <w:rsid w:val="00C330CF"/>
    <w:rsid w:val="00C562C8"/>
    <w:rsid w:val="00C56C60"/>
    <w:rsid w:val="00C57ED7"/>
    <w:rsid w:val="00C71386"/>
    <w:rsid w:val="00C718CC"/>
    <w:rsid w:val="00C71CC4"/>
    <w:rsid w:val="00C722CC"/>
    <w:rsid w:val="00C80787"/>
    <w:rsid w:val="00C8423B"/>
    <w:rsid w:val="00CA1461"/>
    <w:rsid w:val="00CA53AF"/>
    <w:rsid w:val="00CB263A"/>
    <w:rsid w:val="00CB286C"/>
    <w:rsid w:val="00CB4A55"/>
    <w:rsid w:val="00CC1FBD"/>
    <w:rsid w:val="00CC4735"/>
    <w:rsid w:val="00CC5682"/>
    <w:rsid w:val="00CC5C4D"/>
    <w:rsid w:val="00CD7BA4"/>
    <w:rsid w:val="00D0018B"/>
    <w:rsid w:val="00D104C7"/>
    <w:rsid w:val="00D126E2"/>
    <w:rsid w:val="00D22940"/>
    <w:rsid w:val="00D25D64"/>
    <w:rsid w:val="00D57B2E"/>
    <w:rsid w:val="00D6668C"/>
    <w:rsid w:val="00D744F0"/>
    <w:rsid w:val="00D820CE"/>
    <w:rsid w:val="00D84E3B"/>
    <w:rsid w:val="00D90EC3"/>
    <w:rsid w:val="00D963D6"/>
    <w:rsid w:val="00DC1929"/>
    <w:rsid w:val="00DC7D3A"/>
    <w:rsid w:val="00DD624F"/>
    <w:rsid w:val="00DE047D"/>
    <w:rsid w:val="00DE18AE"/>
    <w:rsid w:val="00DE5D16"/>
    <w:rsid w:val="00DE70A8"/>
    <w:rsid w:val="00E0045C"/>
    <w:rsid w:val="00E05D2A"/>
    <w:rsid w:val="00E1427B"/>
    <w:rsid w:val="00E15EFF"/>
    <w:rsid w:val="00E203F4"/>
    <w:rsid w:val="00E22C8E"/>
    <w:rsid w:val="00E316D7"/>
    <w:rsid w:val="00E428F7"/>
    <w:rsid w:val="00E45A80"/>
    <w:rsid w:val="00E6421B"/>
    <w:rsid w:val="00E6754B"/>
    <w:rsid w:val="00E67A98"/>
    <w:rsid w:val="00E74308"/>
    <w:rsid w:val="00E774A6"/>
    <w:rsid w:val="00E80BAF"/>
    <w:rsid w:val="00E81876"/>
    <w:rsid w:val="00E97CDE"/>
    <w:rsid w:val="00EA21DD"/>
    <w:rsid w:val="00EA768E"/>
    <w:rsid w:val="00EA7C13"/>
    <w:rsid w:val="00EA7DA0"/>
    <w:rsid w:val="00EB3A67"/>
    <w:rsid w:val="00EC7984"/>
    <w:rsid w:val="00ED3351"/>
    <w:rsid w:val="00ED614E"/>
    <w:rsid w:val="00EE1AE4"/>
    <w:rsid w:val="00EE5BC2"/>
    <w:rsid w:val="00EE6E13"/>
    <w:rsid w:val="00F04411"/>
    <w:rsid w:val="00F070B6"/>
    <w:rsid w:val="00F13AC3"/>
    <w:rsid w:val="00F176F8"/>
    <w:rsid w:val="00F23199"/>
    <w:rsid w:val="00F24108"/>
    <w:rsid w:val="00F25C51"/>
    <w:rsid w:val="00F25EA0"/>
    <w:rsid w:val="00F36A0E"/>
    <w:rsid w:val="00F450E7"/>
    <w:rsid w:val="00F50CC9"/>
    <w:rsid w:val="00F5319C"/>
    <w:rsid w:val="00F556D6"/>
    <w:rsid w:val="00F73E86"/>
    <w:rsid w:val="00F77259"/>
    <w:rsid w:val="00F775F3"/>
    <w:rsid w:val="00F77AE8"/>
    <w:rsid w:val="00F846C6"/>
    <w:rsid w:val="00F90709"/>
    <w:rsid w:val="00F97AC7"/>
    <w:rsid w:val="00FA5012"/>
    <w:rsid w:val="00FB7F8C"/>
    <w:rsid w:val="00FC3C29"/>
    <w:rsid w:val="00FD1559"/>
    <w:rsid w:val="00FD2903"/>
    <w:rsid w:val="00FD3B4C"/>
    <w:rsid w:val="00FE2F24"/>
    <w:rsid w:val="00FF05FC"/>
    <w:rsid w:val="00FF56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oNotEmbedSmartTags/>
  <w:decimalSymbol w:val="."/>
  <w:listSeparator w:val=";"/>
  <w14:docId w14:val="30A24E7D"/>
  <w15:docId w15:val="{B2305AD6-7C29-4D42-80C5-76E97C1CC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23B7"/>
    <w:pPr>
      <w:suppressAutoHyphens/>
    </w:pPr>
    <w:rPr>
      <w:sz w:val="24"/>
      <w:szCs w:val="24"/>
      <w:lang w:eastAsia="zh-CN"/>
    </w:rPr>
  </w:style>
  <w:style w:type="paragraph" w:styleId="Ttulo1">
    <w:name w:val="heading 1"/>
    <w:basedOn w:val="Normal"/>
    <w:next w:val="Normal"/>
    <w:qFormat/>
    <w:rsid w:val="008F23B7"/>
    <w:pPr>
      <w:keepNext/>
      <w:tabs>
        <w:tab w:val="left" w:pos="0"/>
      </w:tabs>
      <w:spacing w:before="240" w:after="60"/>
      <w:outlineLvl w:val="0"/>
    </w:pPr>
    <w:rPr>
      <w:rFonts w:ascii="Arial" w:hAnsi="Arial" w:cs="Arial"/>
      <w:b/>
      <w:bCs/>
      <w:kern w:val="1"/>
      <w:sz w:val="32"/>
      <w:szCs w:val="32"/>
    </w:rPr>
  </w:style>
  <w:style w:type="paragraph" w:styleId="Ttulo2">
    <w:name w:val="heading 2"/>
    <w:basedOn w:val="Normal"/>
    <w:next w:val="Normal"/>
    <w:qFormat/>
    <w:rsid w:val="008F23B7"/>
    <w:pPr>
      <w:keepNext/>
      <w:tabs>
        <w:tab w:val="left" w:pos="0"/>
      </w:tabs>
      <w:spacing w:before="240" w:after="60"/>
      <w:outlineLvl w:val="1"/>
    </w:pPr>
    <w:rPr>
      <w:rFonts w:ascii="Arial" w:hAnsi="Arial" w:cs="Arial"/>
      <w:b/>
      <w:bCs/>
      <w:i/>
      <w:iCs/>
      <w:sz w:val="28"/>
      <w:szCs w:val="28"/>
    </w:rPr>
  </w:style>
  <w:style w:type="paragraph" w:styleId="Ttulo3">
    <w:name w:val="heading 3"/>
    <w:basedOn w:val="Normal"/>
    <w:next w:val="Normal"/>
    <w:qFormat/>
    <w:rsid w:val="008F23B7"/>
    <w:pPr>
      <w:keepNext/>
      <w:tabs>
        <w:tab w:val="left" w:pos="0"/>
      </w:tabs>
      <w:spacing w:before="240" w:after="60"/>
      <w:outlineLvl w:val="2"/>
    </w:pPr>
    <w:rPr>
      <w:rFonts w:ascii="Arial" w:hAnsi="Arial" w:cs="Arial"/>
      <w:b/>
      <w:bCs/>
      <w:sz w:val="26"/>
      <w:szCs w:val="26"/>
    </w:rPr>
  </w:style>
  <w:style w:type="paragraph" w:styleId="Ttulo4">
    <w:name w:val="heading 4"/>
    <w:basedOn w:val="Normal"/>
    <w:next w:val="Normal"/>
    <w:qFormat/>
    <w:rsid w:val="008F23B7"/>
    <w:pPr>
      <w:keepNext/>
      <w:tabs>
        <w:tab w:val="left" w:pos="0"/>
      </w:tabs>
      <w:spacing w:before="240" w:after="60"/>
      <w:outlineLvl w:val="3"/>
    </w:pPr>
    <w:rPr>
      <w:rFonts w:ascii="Calibri" w:hAnsi="Calibri"/>
      <w:b/>
      <w:bCs/>
      <w:sz w:val="28"/>
      <w:szCs w:val="28"/>
    </w:rPr>
  </w:style>
  <w:style w:type="paragraph" w:styleId="Ttulo5">
    <w:name w:val="heading 5"/>
    <w:basedOn w:val="Normal"/>
    <w:next w:val="Normal"/>
    <w:qFormat/>
    <w:rsid w:val="008F23B7"/>
    <w:pPr>
      <w:tabs>
        <w:tab w:val="left" w:pos="0"/>
      </w:tabs>
      <w:spacing w:before="240" w:after="60"/>
      <w:outlineLvl w:val="4"/>
    </w:pPr>
    <w:rPr>
      <w:rFonts w:ascii="Calibri" w:hAnsi="Calibri"/>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8F23B7"/>
  </w:style>
  <w:style w:type="character" w:customStyle="1" w:styleId="WW8Num1z1">
    <w:name w:val="WW8Num1z1"/>
    <w:rsid w:val="008F23B7"/>
  </w:style>
  <w:style w:type="character" w:customStyle="1" w:styleId="WW8Num1z2">
    <w:name w:val="WW8Num1z2"/>
    <w:rsid w:val="008F23B7"/>
  </w:style>
  <w:style w:type="character" w:customStyle="1" w:styleId="WW8Num1z3">
    <w:name w:val="WW8Num1z3"/>
    <w:rsid w:val="008F23B7"/>
  </w:style>
  <w:style w:type="character" w:customStyle="1" w:styleId="WW8Num1z4">
    <w:name w:val="WW8Num1z4"/>
    <w:rsid w:val="008F23B7"/>
  </w:style>
  <w:style w:type="character" w:customStyle="1" w:styleId="WW8Num1z5">
    <w:name w:val="WW8Num1z5"/>
    <w:rsid w:val="008F23B7"/>
  </w:style>
  <w:style w:type="character" w:customStyle="1" w:styleId="WW8Num1z6">
    <w:name w:val="WW8Num1z6"/>
    <w:rsid w:val="008F23B7"/>
  </w:style>
  <w:style w:type="character" w:customStyle="1" w:styleId="WW8Num1z7">
    <w:name w:val="WW8Num1z7"/>
    <w:rsid w:val="008F23B7"/>
  </w:style>
  <w:style w:type="character" w:customStyle="1" w:styleId="WW8Num1z8">
    <w:name w:val="WW8Num1z8"/>
    <w:rsid w:val="008F23B7"/>
  </w:style>
  <w:style w:type="character" w:customStyle="1" w:styleId="WW8Num2z0">
    <w:name w:val="WW8Num2z0"/>
    <w:rsid w:val="008F23B7"/>
    <w:rPr>
      <w:rFonts w:ascii="Symbol" w:hAnsi="Symbol" w:cs="StarSymbol"/>
      <w:sz w:val="18"/>
      <w:szCs w:val="18"/>
    </w:rPr>
  </w:style>
  <w:style w:type="character" w:customStyle="1" w:styleId="WW8Num3z0">
    <w:name w:val="WW8Num3z0"/>
    <w:rsid w:val="008F23B7"/>
    <w:rPr>
      <w:rFonts w:ascii="Symbol" w:hAnsi="Symbol" w:cs="Symbol"/>
    </w:rPr>
  </w:style>
  <w:style w:type="character" w:customStyle="1" w:styleId="WW8Num4z0">
    <w:name w:val="WW8Num4z0"/>
    <w:rsid w:val="008F23B7"/>
    <w:rPr>
      <w:rFonts w:ascii="Wingdings" w:hAnsi="Wingdings" w:cs="StarSymbol"/>
      <w:sz w:val="18"/>
      <w:szCs w:val="18"/>
    </w:rPr>
  </w:style>
  <w:style w:type="character" w:customStyle="1" w:styleId="WW8Num5z0">
    <w:name w:val="WW8Num5z0"/>
    <w:rsid w:val="008F23B7"/>
    <w:rPr>
      <w:rFonts w:ascii="Symbol" w:hAnsi="Symbol" w:cs="StarSymbol"/>
      <w:sz w:val="18"/>
      <w:szCs w:val="18"/>
    </w:rPr>
  </w:style>
  <w:style w:type="character" w:customStyle="1" w:styleId="WW8Num6z0">
    <w:name w:val="WW8Num6z0"/>
    <w:rsid w:val="008F23B7"/>
    <w:rPr>
      <w:rFonts w:ascii="Symbol" w:hAnsi="Symbol" w:cs="StarSymbol"/>
      <w:sz w:val="18"/>
      <w:szCs w:val="18"/>
    </w:rPr>
  </w:style>
  <w:style w:type="character" w:customStyle="1" w:styleId="WW8Num7z0">
    <w:name w:val="WW8Num7z0"/>
    <w:rsid w:val="008F23B7"/>
    <w:rPr>
      <w:rFonts w:ascii="Symbol" w:hAnsi="Symbol" w:cs="StarSymbol"/>
      <w:sz w:val="18"/>
      <w:szCs w:val="18"/>
    </w:rPr>
  </w:style>
  <w:style w:type="character" w:customStyle="1" w:styleId="WW8Num8z0">
    <w:name w:val="WW8Num8z0"/>
    <w:rsid w:val="008F23B7"/>
    <w:rPr>
      <w:rFonts w:ascii="Symbol" w:hAnsi="Symbol" w:cs="Symbol"/>
    </w:rPr>
  </w:style>
  <w:style w:type="character" w:customStyle="1" w:styleId="WW8Num9z0">
    <w:name w:val="WW8Num9z0"/>
    <w:rsid w:val="008F23B7"/>
  </w:style>
  <w:style w:type="character" w:customStyle="1" w:styleId="WW8Num10z0">
    <w:name w:val="WW8Num10z0"/>
    <w:rsid w:val="008F23B7"/>
    <w:rPr>
      <w:rFonts w:ascii="Symbol" w:hAnsi="Symbol" w:cs="Symbol"/>
    </w:rPr>
  </w:style>
  <w:style w:type="character" w:customStyle="1" w:styleId="WW8Num11z0">
    <w:name w:val="WW8Num11z0"/>
    <w:rsid w:val="008F23B7"/>
    <w:rPr>
      <w:rFonts w:cs="Arial"/>
    </w:rPr>
  </w:style>
  <w:style w:type="character" w:customStyle="1" w:styleId="WW8Num12z0">
    <w:name w:val="WW8Num12z0"/>
    <w:rsid w:val="008F23B7"/>
    <w:rPr>
      <w:rFonts w:ascii="Symbol" w:hAnsi="Symbol" w:cs="Symbol"/>
    </w:rPr>
  </w:style>
  <w:style w:type="character" w:customStyle="1" w:styleId="WW8Num13z0">
    <w:name w:val="WW8Num13z0"/>
    <w:rsid w:val="008F23B7"/>
    <w:rPr>
      <w:rFonts w:ascii="Courier New" w:hAnsi="Courier New" w:cs="Symbol"/>
    </w:rPr>
  </w:style>
  <w:style w:type="character" w:customStyle="1" w:styleId="WW8Num14z0">
    <w:name w:val="WW8Num14z0"/>
    <w:rsid w:val="008F23B7"/>
    <w:rPr>
      <w:rFonts w:ascii="Symbol" w:hAnsi="Symbol" w:cs="Symbol"/>
    </w:rPr>
  </w:style>
  <w:style w:type="character" w:customStyle="1" w:styleId="WW8Num15z0">
    <w:name w:val="WW8Num15z0"/>
    <w:rsid w:val="008F23B7"/>
  </w:style>
  <w:style w:type="character" w:customStyle="1" w:styleId="WW8Num16z0">
    <w:name w:val="WW8Num16z0"/>
    <w:rsid w:val="008F23B7"/>
    <w:rPr>
      <w:rFonts w:ascii="Symbol" w:hAnsi="Symbol" w:cs="Symbol"/>
    </w:rPr>
  </w:style>
  <w:style w:type="character" w:customStyle="1" w:styleId="WW8Num17z0">
    <w:name w:val="WW8Num17z0"/>
    <w:rsid w:val="008F23B7"/>
  </w:style>
  <w:style w:type="character" w:customStyle="1" w:styleId="WW8Num18z0">
    <w:name w:val="WW8Num18z0"/>
    <w:rsid w:val="008F23B7"/>
    <w:rPr>
      <w:rFonts w:ascii="Symbol" w:hAnsi="Symbol" w:cs="Symbol"/>
    </w:rPr>
  </w:style>
  <w:style w:type="character" w:customStyle="1" w:styleId="WW8Num19z0">
    <w:name w:val="WW8Num19z0"/>
    <w:rsid w:val="008F23B7"/>
  </w:style>
  <w:style w:type="character" w:customStyle="1" w:styleId="WW8Num20z0">
    <w:name w:val="WW8Num20z0"/>
    <w:rsid w:val="008F23B7"/>
    <w:rPr>
      <w:rFonts w:cs="Arial"/>
    </w:rPr>
  </w:style>
  <w:style w:type="character" w:customStyle="1" w:styleId="WW8Num21z0">
    <w:name w:val="WW8Num21z0"/>
    <w:rsid w:val="008F23B7"/>
  </w:style>
  <w:style w:type="character" w:customStyle="1" w:styleId="WW8Num22z0">
    <w:name w:val="WW8Num22z0"/>
    <w:rsid w:val="008F23B7"/>
    <w:rPr>
      <w:rFonts w:ascii="Courier New" w:hAnsi="Courier New" w:cs="Symbol"/>
      <w:sz w:val="20"/>
    </w:rPr>
  </w:style>
  <w:style w:type="character" w:customStyle="1" w:styleId="WW8Num23z0">
    <w:name w:val="WW8Num23z0"/>
    <w:rsid w:val="008F23B7"/>
    <w:rPr>
      <w:rFonts w:ascii="Symbol" w:hAnsi="Symbol" w:cs="Wingdings"/>
    </w:rPr>
  </w:style>
  <w:style w:type="character" w:customStyle="1" w:styleId="WW8Num24z0">
    <w:name w:val="WW8Num24z0"/>
    <w:rsid w:val="008F23B7"/>
  </w:style>
  <w:style w:type="character" w:customStyle="1" w:styleId="WW8Num25z0">
    <w:name w:val="WW8Num25z0"/>
    <w:rsid w:val="008F23B7"/>
    <w:rPr>
      <w:rFonts w:cs="Arial"/>
    </w:rPr>
  </w:style>
  <w:style w:type="character" w:customStyle="1" w:styleId="WW8Num26z0">
    <w:name w:val="WW8Num26z0"/>
    <w:rsid w:val="008F23B7"/>
    <w:rPr>
      <w:rFonts w:ascii="Symbol" w:hAnsi="Symbol" w:cs="Symbol"/>
    </w:rPr>
  </w:style>
  <w:style w:type="character" w:customStyle="1" w:styleId="WW8Num27z0">
    <w:name w:val="WW8Num27z0"/>
    <w:rsid w:val="008F23B7"/>
    <w:rPr>
      <w:b w:val="0"/>
    </w:rPr>
  </w:style>
  <w:style w:type="character" w:customStyle="1" w:styleId="WW8Num28z0">
    <w:name w:val="WW8Num28z0"/>
    <w:rsid w:val="008F23B7"/>
  </w:style>
  <w:style w:type="character" w:customStyle="1" w:styleId="WW8Num28z1">
    <w:name w:val="WW8Num28z1"/>
    <w:rsid w:val="008F23B7"/>
  </w:style>
  <w:style w:type="character" w:customStyle="1" w:styleId="WW8Num28z2">
    <w:name w:val="WW8Num28z2"/>
    <w:rsid w:val="008F23B7"/>
  </w:style>
  <w:style w:type="character" w:customStyle="1" w:styleId="WW8Num28z3">
    <w:name w:val="WW8Num28z3"/>
    <w:rsid w:val="008F23B7"/>
  </w:style>
  <w:style w:type="character" w:customStyle="1" w:styleId="WW8Num28z4">
    <w:name w:val="WW8Num28z4"/>
    <w:rsid w:val="008F23B7"/>
  </w:style>
  <w:style w:type="character" w:customStyle="1" w:styleId="WW8Num28z5">
    <w:name w:val="WW8Num28z5"/>
    <w:rsid w:val="008F23B7"/>
  </w:style>
  <w:style w:type="character" w:customStyle="1" w:styleId="WW8Num28z6">
    <w:name w:val="WW8Num28z6"/>
    <w:rsid w:val="008F23B7"/>
  </w:style>
  <w:style w:type="character" w:customStyle="1" w:styleId="WW8Num28z7">
    <w:name w:val="WW8Num28z7"/>
    <w:rsid w:val="008F23B7"/>
  </w:style>
  <w:style w:type="character" w:customStyle="1" w:styleId="WW8Num28z8">
    <w:name w:val="WW8Num28z8"/>
    <w:rsid w:val="008F23B7"/>
  </w:style>
  <w:style w:type="character" w:customStyle="1" w:styleId="WW8Num29z0">
    <w:name w:val="WW8Num29z0"/>
    <w:rsid w:val="008F23B7"/>
  </w:style>
  <w:style w:type="character" w:customStyle="1" w:styleId="WW8Num30z0">
    <w:name w:val="WW8Num30z0"/>
    <w:rsid w:val="008F23B7"/>
  </w:style>
  <w:style w:type="character" w:customStyle="1" w:styleId="WW8Num31z0">
    <w:name w:val="WW8Num31z0"/>
    <w:rsid w:val="008F23B7"/>
    <w:rPr>
      <w:rFonts w:cs="Arial"/>
    </w:rPr>
  </w:style>
  <w:style w:type="character" w:customStyle="1" w:styleId="WW8Num32z0">
    <w:name w:val="WW8Num32z0"/>
    <w:rsid w:val="008F23B7"/>
    <w:rPr>
      <w:rFonts w:ascii="Symbol" w:hAnsi="Symbol" w:cs="Wingdings"/>
    </w:rPr>
  </w:style>
  <w:style w:type="character" w:customStyle="1" w:styleId="WW8Num33z0">
    <w:name w:val="WW8Num33z0"/>
    <w:rsid w:val="008F23B7"/>
  </w:style>
  <w:style w:type="character" w:customStyle="1" w:styleId="WW8Num34z0">
    <w:name w:val="WW8Num34z0"/>
    <w:rsid w:val="008F23B7"/>
  </w:style>
  <w:style w:type="character" w:customStyle="1" w:styleId="WW8Num34z1">
    <w:name w:val="WW8Num34z1"/>
    <w:rsid w:val="008F23B7"/>
  </w:style>
  <w:style w:type="character" w:customStyle="1" w:styleId="WW8Num34z2">
    <w:name w:val="WW8Num34z2"/>
    <w:rsid w:val="008F23B7"/>
    <w:rPr>
      <w:rFonts w:cs="Arial"/>
    </w:rPr>
  </w:style>
  <w:style w:type="character" w:customStyle="1" w:styleId="WW8Num34z3">
    <w:name w:val="WW8Num34z3"/>
    <w:rsid w:val="008F23B7"/>
  </w:style>
  <w:style w:type="character" w:customStyle="1" w:styleId="WW8Num34z4">
    <w:name w:val="WW8Num34z4"/>
    <w:rsid w:val="008F23B7"/>
  </w:style>
  <w:style w:type="character" w:customStyle="1" w:styleId="WW8Num34z5">
    <w:name w:val="WW8Num34z5"/>
    <w:rsid w:val="008F23B7"/>
  </w:style>
  <w:style w:type="character" w:customStyle="1" w:styleId="WW8Num34z6">
    <w:name w:val="WW8Num34z6"/>
    <w:rsid w:val="008F23B7"/>
  </w:style>
  <w:style w:type="character" w:customStyle="1" w:styleId="WW8Num34z7">
    <w:name w:val="WW8Num34z7"/>
    <w:rsid w:val="008F23B7"/>
  </w:style>
  <w:style w:type="character" w:customStyle="1" w:styleId="WW8Num34z8">
    <w:name w:val="WW8Num34z8"/>
    <w:rsid w:val="008F23B7"/>
  </w:style>
  <w:style w:type="character" w:customStyle="1" w:styleId="WW8Num35z0">
    <w:name w:val="WW8Num35z0"/>
    <w:rsid w:val="008F23B7"/>
    <w:rPr>
      <w:rFonts w:ascii="Symbol" w:hAnsi="Symbol" w:cs="Symbol"/>
    </w:rPr>
  </w:style>
  <w:style w:type="character" w:customStyle="1" w:styleId="WW8Num36z0">
    <w:name w:val="WW8Num36z0"/>
    <w:rsid w:val="008F23B7"/>
    <w:rPr>
      <w:rFonts w:ascii="Courier New" w:hAnsi="Courier New" w:cs="Courier New"/>
    </w:rPr>
  </w:style>
  <w:style w:type="character" w:customStyle="1" w:styleId="WW8Num37z0">
    <w:name w:val="WW8Num37z0"/>
    <w:rsid w:val="008F23B7"/>
    <w:rPr>
      <w:rFonts w:ascii="Symbol" w:hAnsi="Symbol" w:cs="Symbol"/>
    </w:rPr>
  </w:style>
  <w:style w:type="character" w:customStyle="1" w:styleId="WW8Num38z0">
    <w:name w:val="WW8Num38z0"/>
    <w:rsid w:val="008F23B7"/>
  </w:style>
  <w:style w:type="character" w:customStyle="1" w:styleId="WW8Num39z0">
    <w:name w:val="WW8Num39z0"/>
    <w:rsid w:val="008F23B7"/>
    <w:rPr>
      <w:rFonts w:ascii="Symbol" w:hAnsi="Symbol" w:cs="Symbol"/>
    </w:rPr>
  </w:style>
  <w:style w:type="character" w:customStyle="1" w:styleId="WW8Num40z0">
    <w:name w:val="WW8Num40z0"/>
    <w:rsid w:val="008F23B7"/>
  </w:style>
  <w:style w:type="character" w:customStyle="1" w:styleId="WW8Num41z0">
    <w:name w:val="WW8Num41z0"/>
    <w:rsid w:val="008F23B7"/>
    <w:rPr>
      <w:rFonts w:ascii="Symbol" w:hAnsi="Symbol" w:cs="Symbol"/>
    </w:rPr>
  </w:style>
  <w:style w:type="character" w:customStyle="1" w:styleId="WW8Num42z0">
    <w:name w:val="WW8Num42z0"/>
    <w:rsid w:val="008F23B7"/>
  </w:style>
  <w:style w:type="character" w:customStyle="1" w:styleId="WW8Num42z1">
    <w:name w:val="WW8Num42z1"/>
    <w:rsid w:val="008F23B7"/>
    <w:rPr>
      <w:rFonts w:cs="Arial"/>
    </w:rPr>
  </w:style>
  <w:style w:type="character" w:customStyle="1" w:styleId="WW8Num42z2">
    <w:name w:val="WW8Num42z2"/>
    <w:rsid w:val="008F23B7"/>
    <w:rPr>
      <w:rFonts w:cs="Arial"/>
    </w:rPr>
  </w:style>
  <w:style w:type="character" w:customStyle="1" w:styleId="WW8Num42z3">
    <w:name w:val="WW8Num42z3"/>
    <w:rsid w:val="008F23B7"/>
  </w:style>
  <w:style w:type="character" w:customStyle="1" w:styleId="WW8Num42z4">
    <w:name w:val="WW8Num42z4"/>
    <w:rsid w:val="008F23B7"/>
  </w:style>
  <w:style w:type="character" w:customStyle="1" w:styleId="WW8Num42z5">
    <w:name w:val="WW8Num42z5"/>
    <w:rsid w:val="008F23B7"/>
  </w:style>
  <w:style w:type="character" w:customStyle="1" w:styleId="WW8Num42z6">
    <w:name w:val="WW8Num42z6"/>
    <w:rsid w:val="008F23B7"/>
  </w:style>
  <w:style w:type="character" w:customStyle="1" w:styleId="WW8Num42z7">
    <w:name w:val="WW8Num42z7"/>
    <w:rsid w:val="008F23B7"/>
  </w:style>
  <w:style w:type="character" w:customStyle="1" w:styleId="WW8Num42z8">
    <w:name w:val="WW8Num42z8"/>
    <w:rsid w:val="008F23B7"/>
  </w:style>
  <w:style w:type="character" w:customStyle="1" w:styleId="WW8Num43z0">
    <w:name w:val="WW8Num43z0"/>
    <w:rsid w:val="008F23B7"/>
    <w:rPr>
      <w:rFonts w:ascii="Courier New" w:hAnsi="Courier New" w:cs="Courier New"/>
    </w:rPr>
  </w:style>
  <w:style w:type="character" w:customStyle="1" w:styleId="WW8Num44z0">
    <w:name w:val="WW8Num44z0"/>
    <w:rsid w:val="008F23B7"/>
  </w:style>
  <w:style w:type="character" w:customStyle="1" w:styleId="WW8Num45z0">
    <w:name w:val="WW8Num45z0"/>
    <w:rsid w:val="008F23B7"/>
    <w:rPr>
      <w:rFonts w:ascii="Symbol" w:hAnsi="Symbol" w:cs="Symbol"/>
    </w:rPr>
  </w:style>
  <w:style w:type="character" w:customStyle="1" w:styleId="WW8Num46z0">
    <w:name w:val="WW8Num46z0"/>
    <w:rsid w:val="008F23B7"/>
  </w:style>
  <w:style w:type="character" w:customStyle="1" w:styleId="WW8Num47z0">
    <w:name w:val="WW8Num47z0"/>
    <w:rsid w:val="008F23B7"/>
    <w:rPr>
      <w:rFonts w:ascii="Symbol" w:hAnsi="Symbol" w:cs="Symbol"/>
    </w:rPr>
  </w:style>
  <w:style w:type="character" w:customStyle="1" w:styleId="WW8Num48z0">
    <w:name w:val="WW8Num48z0"/>
    <w:rsid w:val="008F23B7"/>
    <w:rPr>
      <w:b w:val="0"/>
    </w:rPr>
  </w:style>
  <w:style w:type="character" w:customStyle="1" w:styleId="WW8Num49z0">
    <w:name w:val="WW8Num49z0"/>
    <w:rsid w:val="008F23B7"/>
    <w:rPr>
      <w:rFonts w:ascii="Wingdings" w:hAnsi="Wingdings" w:cs="Wingdings"/>
    </w:rPr>
  </w:style>
  <w:style w:type="character" w:customStyle="1" w:styleId="WW8Num50z0">
    <w:name w:val="WW8Num50z0"/>
    <w:rsid w:val="008F23B7"/>
  </w:style>
  <w:style w:type="character" w:customStyle="1" w:styleId="WW8Num50z1">
    <w:name w:val="WW8Num50z1"/>
    <w:rsid w:val="008F23B7"/>
    <w:rPr>
      <w:rFonts w:cs="Arial"/>
    </w:rPr>
  </w:style>
  <w:style w:type="character" w:customStyle="1" w:styleId="WW8Num50z2">
    <w:name w:val="WW8Num50z2"/>
    <w:rsid w:val="008F23B7"/>
    <w:rPr>
      <w:rFonts w:cs="Arial"/>
    </w:rPr>
  </w:style>
  <w:style w:type="character" w:customStyle="1" w:styleId="WW8Num50z3">
    <w:name w:val="WW8Num50z3"/>
    <w:rsid w:val="008F23B7"/>
  </w:style>
  <w:style w:type="character" w:customStyle="1" w:styleId="WW8Num50z4">
    <w:name w:val="WW8Num50z4"/>
    <w:rsid w:val="008F23B7"/>
  </w:style>
  <w:style w:type="character" w:customStyle="1" w:styleId="WW8Num50z5">
    <w:name w:val="WW8Num50z5"/>
    <w:rsid w:val="008F23B7"/>
  </w:style>
  <w:style w:type="character" w:customStyle="1" w:styleId="WW8Num50z6">
    <w:name w:val="WW8Num50z6"/>
    <w:rsid w:val="008F23B7"/>
  </w:style>
  <w:style w:type="character" w:customStyle="1" w:styleId="WW8Num50z7">
    <w:name w:val="WW8Num50z7"/>
    <w:rsid w:val="008F23B7"/>
  </w:style>
  <w:style w:type="character" w:customStyle="1" w:styleId="WW8Num50z8">
    <w:name w:val="WW8Num50z8"/>
    <w:rsid w:val="008F23B7"/>
  </w:style>
  <w:style w:type="character" w:customStyle="1" w:styleId="WW8Num51z0">
    <w:name w:val="WW8Num51z0"/>
    <w:rsid w:val="008F23B7"/>
    <w:rPr>
      <w:rFonts w:ascii="Symbol" w:hAnsi="Symbol" w:cs="Symbol"/>
    </w:rPr>
  </w:style>
  <w:style w:type="character" w:customStyle="1" w:styleId="WW8Num52z0">
    <w:name w:val="WW8Num52z0"/>
    <w:rsid w:val="008F23B7"/>
    <w:rPr>
      <w:rFonts w:cs="Arial"/>
    </w:rPr>
  </w:style>
  <w:style w:type="character" w:customStyle="1" w:styleId="WW8Num53z0">
    <w:name w:val="WW8Num53z0"/>
    <w:rsid w:val="008F23B7"/>
    <w:rPr>
      <w:rFonts w:ascii="Symbol" w:hAnsi="Symbol" w:cs="Symbol"/>
    </w:rPr>
  </w:style>
  <w:style w:type="character" w:customStyle="1" w:styleId="WW8Num54z0">
    <w:name w:val="WW8Num54z0"/>
    <w:rsid w:val="008F23B7"/>
  </w:style>
  <w:style w:type="character" w:customStyle="1" w:styleId="WW8Num55z0">
    <w:name w:val="WW8Num55z0"/>
    <w:rsid w:val="008F23B7"/>
    <w:rPr>
      <w:b w:val="0"/>
    </w:rPr>
  </w:style>
  <w:style w:type="character" w:customStyle="1" w:styleId="WW8Num56z0">
    <w:name w:val="WW8Num56z0"/>
    <w:rsid w:val="008F23B7"/>
    <w:rPr>
      <w:rFonts w:ascii="Symbol" w:hAnsi="Symbol" w:cs="Symbol"/>
    </w:rPr>
  </w:style>
  <w:style w:type="character" w:customStyle="1" w:styleId="WW8Num57z0">
    <w:name w:val="WW8Num57z0"/>
    <w:rsid w:val="008F23B7"/>
  </w:style>
  <w:style w:type="character" w:customStyle="1" w:styleId="WW8Num58z0">
    <w:name w:val="WW8Num58z0"/>
    <w:rsid w:val="008F23B7"/>
    <w:rPr>
      <w:rFonts w:ascii="Symbol" w:hAnsi="Symbol" w:cs="Symbol"/>
    </w:rPr>
  </w:style>
  <w:style w:type="character" w:customStyle="1" w:styleId="WW8Num59z0">
    <w:name w:val="WW8Num59z0"/>
    <w:rsid w:val="008F23B7"/>
    <w:rPr>
      <w:rFonts w:ascii="Symbol" w:hAnsi="Symbol" w:cs="Symbol"/>
    </w:rPr>
  </w:style>
  <w:style w:type="character" w:customStyle="1" w:styleId="WW8Num60z0">
    <w:name w:val="WW8Num60z0"/>
    <w:rsid w:val="008F23B7"/>
    <w:rPr>
      <w:rFonts w:ascii="Symbol" w:hAnsi="Symbol" w:cs="Symbol"/>
    </w:rPr>
  </w:style>
  <w:style w:type="character" w:customStyle="1" w:styleId="WW8Num61z0">
    <w:name w:val="WW8Num61z0"/>
    <w:rsid w:val="008F23B7"/>
  </w:style>
  <w:style w:type="character" w:customStyle="1" w:styleId="WW8Num62z0">
    <w:name w:val="WW8Num62z0"/>
    <w:rsid w:val="008F23B7"/>
    <w:rPr>
      <w:rFonts w:ascii="Symbol" w:hAnsi="Symbol" w:cs="Symbol"/>
    </w:rPr>
  </w:style>
  <w:style w:type="character" w:customStyle="1" w:styleId="WW8Num63z0">
    <w:name w:val="WW8Num63z0"/>
    <w:rsid w:val="008F23B7"/>
  </w:style>
  <w:style w:type="character" w:customStyle="1" w:styleId="WW8Num64z0">
    <w:name w:val="WW8Num64z0"/>
    <w:rsid w:val="008F23B7"/>
    <w:rPr>
      <w:rFonts w:cs="Arial"/>
    </w:rPr>
  </w:style>
  <w:style w:type="character" w:customStyle="1" w:styleId="WW8Num65z0">
    <w:name w:val="WW8Num65z0"/>
    <w:rsid w:val="008F23B7"/>
    <w:rPr>
      <w:rFonts w:ascii="Wingdings" w:hAnsi="Wingdings" w:cs="Wingdings"/>
    </w:rPr>
  </w:style>
  <w:style w:type="character" w:customStyle="1" w:styleId="WW8Num66z0">
    <w:name w:val="WW8Num66z0"/>
    <w:rsid w:val="008F23B7"/>
    <w:rPr>
      <w:rFonts w:cs="Arial"/>
    </w:rPr>
  </w:style>
  <w:style w:type="character" w:customStyle="1" w:styleId="WW8Num67z0">
    <w:name w:val="WW8Num67z0"/>
    <w:rsid w:val="008F23B7"/>
    <w:rPr>
      <w:b w:val="0"/>
    </w:rPr>
  </w:style>
  <w:style w:type="character" w:customStyle="1" w:styleId="WW8Num68z0">
    <w:name w:val="WW8Num68z0"/>
    <w:rsid w:val="008F23B7"/>
    <w:rPr>
      <w:rFonts w:ascii="Symbol" w:hAnsi="Symbol" w:cs="Symbol"/>
    </w:rPr>
  </w:style>
  <w:style w:type="character" w:customStyle="1" w:styleId="WW8Num69z0">
    <w:name w:val="WW8Num69z0"/>
    <w:rsid w:val="008F23B7"/>
    <w:rPr>
      <w:rFonts w:ascii="Symbol" w:hAnsi="Symbol" w:cs="Symbol"/>
    </w:rPr>
  </w:style>
  <w:style w:type="character" w:customStyle="1" w:styleId="WW8Num70z0">
    <w:name w:val="WW8Num70z0"/>
    <w:rsid w:val="008F23B7"/>
    <w:rPr>
      <w:rFonts w:ascii="Symbol" w:hAnsi="Symbol" w:cs="Symbol"/>
    </w:rPr>
  </w:style>
  <w:style w:type="character" w:customStyle="1" w:styleId="WW8Num71z0">
    <w:name w:val="WW8Num71z0"/>
    <w:rsid w:val="008F23B7"/>
  </w:style>
  <w:style w:type="character" w:customStyle="1" w:styleId="WW8Num72z0">
    <w:name w:val="WW8Num72z0"/>
    <w:rsid w:val="008F23B7"/>
    <w:rPr>
      <w:rFonts w:ascii="Symbol" w:hAnsi="Symbol" w:cs="Symbol"/>
    </w:rPr>
  </w:style>
  <w:style w:type="character" w:customStyle="1" w:styleId="WW8Num73z0">
    <w:name w:val="WW8Num73z0"/>
    <w:rsid w:val="008F23B7"/>
    <w:rPr>
      <w:rFonts w:ascii="Courier New" w:hAnsi="Courier New" w:cs="Courier New"/>
    </w:rPr>
  </w:style>
  <w:style w:type="character" w:customStyle="1" w:styleId="WW8Num74z0">
    <w:name w:val="WW8Num74z0"/>
    <w:rsid w:val="008F23B7"/>
    <w:rPr>
      <w:rFonts w:cs="Arial"/>
    </w:rPr>
  </w:style>
  <w:style w:type="character" w:customStyle="1" w:styleId="WW8Num75z0">
    <w:name w:val="WW8Num75z0"/>
    <w:rsid w:val="008F23B7"/>
    <w:rPr>
      <w:rFonts w:ascii="Symbol" w:hAnsi="Symbol" w:cs="Symbol"/>
    </w:rPr>
  </w:style>
  <w:style w:type="character" w:customStyle="1" w:styleId="WW8Num76z0">
    <w:name w:val="WW8Num76z0"/>
    <w:rsid w:val="008F23B7"/>
  </w:style>
  <w:style w:type="character" w:customStyle="1" w:styleId="WW8Num77z0">
    <w:name w:val="WW8Num77z0"/>
    <w:rsid w:val="008F23B7"/>
    <w:rPr>
      <w:rFonts w:ascii="Symbol" w:hAnsi="Symbol" w:cs="Symbol"/>
    </w:rPr>
  </w:style>
  <w:style w:type="character" w:customStyle="1" w:styleId="WW8Num78z0">
    <w:name w:val="WW8Num78z0"/>
    <w:rsid w:val="008F23B7"/>
    <w:rPr>
      <w:rFonts w:ascii="Symbol" w:hAnsi="Symbol" w:cs="Symbol"/>
    </w:rPr>
  </w:style>
  <w:style w:type="character" w:customStyle="1" w:styleId="WW8Num79z0">
    <w:name w:val="WW8Num79z0"/>
    <w:rsid w:val="008F23B7"/>
  </w:style>
  <w:style w:type="character" w:customStyle="1" w:styleId="WW8Num80z0">
    <w:name w:val="WW8Num80z0"/>
    <w:rsid w:val="008F23B7"/>
  </w:style>
  <w:style w:type="character" w:customStyle="1" w:styleId="WW8Num81z0">
    <w:name w:val="WW8Num81z0"/>
    <w:rsid w:val="008F23B7"/>
  </w:style>
  <w:style w:type="character" w:customStyle="1" w:styleId="WW8Num81z1">
    <w:name w:val="WW8Num81z1"/>
    <w:rsid w:val="008F23B7"/>
  </w:style>
  <w:style w:type="character" w:customStyle="1" w:styleId="WW8Num81z2">
    <w:name w:val="WW8Num81z2"/>
    <w:rsid w:val="008F23B7"/>
  </w:style>
  <w:style w:type="character" w:customStyle="1" w:styleId="WW8Num81z3">
    <w:name w:val="WW8Num81z3"/>
    <w:rsid w:val="008F23B7"/>
    <w:rPr>
      <w:rFonts w:cs="Arial"/>
      <w:b/>
    </w:rPr>
  </w:style>
  <w:style w:type="character" w:customStyle="1" w:styleId="WW8Num81z4">
    <w:name w:val="WW8Num81z4"/>
    <w:rsid w:val="008F23B7"/>
  </w:style>
  <w:style w:type="character" w:customStyle="1" w:styleId="WW8Num81z5">
    <w:name w:val="WW8Num81z5"/>
    <w:rsid w:val="008F23B7"/>
  </w:style>
  <w:style w:type="character" w:customStyle="1" w:styleId="WW8Num81z6">
    <w:name w:val="WW8Num81z6"/>
    <w:rsid w:val="008F23B7"/>
  </w:style>
  <w:style w:type="character" w:customStyle="1" w:styleId="WW8Num81z7">
    <w:name w:val="WW8Num81z7"/>
    <w:rsid w:val="008F23B7"/>
  </w:style>
  <w:style w:type="character" w:customStyle="1" w:styleId="WW8Num81z8">
    <w:name w:val="WW8Num81z8"/>
    <w:rsid w:val="008F23B7"/>
  </w:style>
  <w:style w:type="character" w:customStyle="1" w:styleId="WW8Num82z0">
    <w:name w:val="WW8Num82z0"/>
    <w:rsid w:val="008F23B7"/>
  </w:style>
  <w:style w:type="character" w:customStyle="1" w:styleId="WW8Num83z0">
    <w:name w:val="WW8Num83z0"/>
    <w:rsid w:val="008F23B7"/>
    <w:rPr>
      <w:rFonts w:ascii="Symbol" w:hAnsi="Symbol" w:cs="Symbol"/>
    </w:rPr>
  </w:style>
  <w:style w:type="character" w:customStyle="1" w:styleId="WW8Num84z0">
    <w:name w:val="WW8Num84z0"/>
    <w:rsid w:val="008F23B7"/>
  </w:style>
  <w:style w:type="character" w:customStyle="1" w:styleId="WW8Num85z0">
    <w:name w:val="WW8Num85z0"/>
    <w:rsid w:val="008F23B7"/>
    <w:rPr>
      <w:rFonts w:ascii="Symbol" w:hAnsi="Symbol" w:cs="Symbol"/>
    </w:rPr>
  </w:style>
  <w:style w:type="character" w:customStyle="1" w:styleId="WW8Num86z0">
    <w:name w:val="WW8Num86z0"/>
    <w:rsid w:val="008F23B7"/>
    <w:rPr>
      <w:rFonts w:ascii="Symbol" w:hAnsi="Symbol" w:cs="Symbol"/>
    </w:rPr>
  </w:style>
  <w:style w:type="character" w:customStyle="1" w:styleId="WW8Num87z0">
    <w:name w:val="WW8Num87z0"/>
    <w:rsid w:val="008F23B7"/>
    <w:rPr>
      <w:rFonts w:ascii="Symbol" w:hAnsi="Symbol" w:cs="Symbol"/>
    </w:rPr>
  </w:style>
  <w:style w:type="character" w:customStyle="1" w:styleId="WW8Num88z0">
    <w:name w:val="WW8Num88z0"/>
    <w:rsid w:val="008F23B7"/>
    <w:rPr>
      <w:rFonts w:cs="Arial"/>
    </w:rPr>
  </w:style>
  <w:style w:type="character" w:customStyle="1" w:styleId="WW8Num89z0">
    <w:name w:val="WW8Num89z0"/>
    <w:rsid w:val="008F23B7"/>
    <w:rPr>
      <w:w w:val="105"/>
      <w:u w:val="none"/>
    </w:rPr>
  </w:style>
  <w:style w:type="character" w:customStyle="1" w:styleId="WW8Num89z1">
    <w:name w:val="WW8Num89z1"/>
    <w:rsid w:val="008F23B7"/>
    <w:rPr>
      <w:rFonts w:cs="Arial"/>
      <w:b/>
      <w:w w:val="105"/>
      <w:u w:val="none"/>
    </w:rPr>
  </w:style>
  <w:style w:type="character" w:customStyle="1" w:styleId="WW8Num90z0">
    <w:name w:val="WW8Num90z0"/>
    <w:rsid w:val="008F23B7"/>
    <w:rPr>
      <w:rFonts w:ascii="Symbol" w:hAnsi="Symbol" w:cs="Symbol"/>
    </w:rPr>
  </w:style>
  <w:style w:type="character" w:customStyle="1" w:styleId="WW8Num91z0">
    <w:name w:val="WW8Num91z0"/>
    <w:rsid w:val="008F23B7"/>
  </w:style>
  <w:style w:type="character" w:customStyle="1" w:styleId="WW8Num92z0">
    <w:name w:val="WW8Num92z0"/>
    <w:rsid w:val="008F23B7"/>
  </w:style>
  <w:style w:type="character" w:customStyle="1" w:styleId="WW8Num93z0">
    <w:name w:val="WW8Num93z0"/>
    <w:rsid w:val="008F23B7"/>
  </w:style>
  <w:style w:type="character" w:customStyle="1" w:styleId="WW8Num94z0">
    <w:name w:val="WW8Num94z0"/>
    <w:rsid w:val="008F23B7"/>
    <w:rPr>
      <w:rFonts w:ascii="Symbol" w:hAnsi="Symbol" w:cs="Symbol"/>
    </w:rPr>
  </w:style>
  <w:style w:type="character" w:customStyle="1" w:styleId="WW8Num95z0">
    <w:name w:val="WW8Num95z0"/>
    <w:rsid w:val="008F23B7"/>
  </w:style>
  <w:style w:type="character" w:customStyle="1" w:styleId="WW8Num96z0">
    <w:name w:val="WW8Num96z0"/>
    <w:rsid w:val="008F23B7"/>
  </w:style>
  <w:style w:type="character" w:customStyle="1" w:styleId="Absatz-Standardschriftart">
    <w:name w:val="Absatz-Standardschriftart"/>
    <w:rsid w:val="008F23B7"/>
  </w:style>
  <w:style w:type="character" w:customStyle="1" w:styleId="WW8Num4z1">
    <w:name w:val="WW8Num4z1"/>
    <w:rsid w:val="008F23B7"/>
    <w:rPr>
      <w:rFonts w:ascii="Wingdings 2" w:hAnsi="Wingdings 2" w:cs="StarSymbol"/>
      <w:sz w:val="18"/>
      <w:szCs w:val="18"/>
    </w:rPr>
  </w:style>
  <w:style w:type="character" w:customStyle="1" w:styleId="WW8Num6z1">
    <w:name w:val="WW8Num6z1"/>
    <w:rsid w:val="008F23B7"/>
    <w:rPr>
      <w:rFonts w:ascii="Wingdings 2" w:hAnsi="Wingdings 2" w:cs="StarSymbol"/>
      <w:sz w:val="18"/>
      <w:szCs w:val="18"/>
    </w:rPr>
  </w:style>
  <w:style w:type="character" w:customStyle="1" w:styleId="WW8Num6z2">
    <w:name w:val="WW8Num6z2"/>
    <w:rsid w:val="008F23B7"/>
    <w:rPr>
      <w:rFonts w:ascii="StarSymbol" w:hAnsi="StarSymbol" w:cs="StarSymbol"/>
      <w:sz w:val="18"/>
      <w:szCs w:val="18"/>
    </w:rPr>
  </w:style>
  <w:style w:type="character" w:customStyle="1" w:styleId="WW8Num8z1">
    <w:name w:val="WW8Num8z1"/>
    <w:rsid w:val="008F23B7"/>
    <w:rPr>
      <w:rFonts w:ascii="Wingdings 2" w:hAnsi="Wingdings 2" w:cs="StarSymbol"/>
      <w:sz w:val="18"/>
      <w:szCs w:val="18"/>
    </w:rPr>
  </w:style>
  <w:style w:type="character" w:customStyle="1" w:styleId="WW8Num8z2">
    <w:name w:val="WW8Num8z2"/>
    <w:rsid w:val="008F23B7"/>
    <w:rPr>
      <w:rFonts w:ascii="StarSymbol" w:hAnsi="StarSymbol" w:cs="StarSymbol"/>
      <w:sz w:val="18"/>
      <w:szCs w:val="18"/>
    </w:rPr>
  </w:style>
  <w:style w:type="character" w:customStyle="1" w:styleId="WW8Num9z1">
    <w:name w:val="WW8Num9z1"/>
    <w:rsid w:val="008F23B7"/>
    <w:rPr>
      <w:rFonts w:ascii="Wingdings 2" w:hAnsi="Wingdings 2" w:cs="StarSymbol"/>
      <w:sz w:val="18"/>
      <w:szCs w:val="18"/>
    </w:rPr>
  </w:style>
  <w:style w:type="character" w:customStyle="1" w:styleId="WW8Num9z2">
    <w:name w:val="WW8Num9z2"/>
    <w:rsid w:val="008F23B7"/>
    <w:rPr>
      <w:rFonts w:ascii="StarSymbol" w:hAnsi="StarSymbol" w:cs="StarSymbol"/>
      <w:sz w:val="18"/>
      <w:szCs w:val="18"/>
    </w:rPr>
  </w:style>
  <w:style w:type="character" w:customStyle="1" w:styleId="WW8Num10z1">
    <w:name w:val="WW8Num10z1"/>
    <w:rsid w:val="008F23B7"/>
    <w:rPr>
      <w:rFonts w:ascii="Wingdings 2" w:hAnsi="Wingdings 2" w:cs="StarSymbol"/>
      <w:sz w:val="18"/>
      <w:szCs w:val="18"/>
    </w:rPr>
  </w:style>
  <w:style w:type="character" w:customStyle="1" w:styleId="WW8Num10z2">
    <w:name w:val="WW8Num10z2"/>
    <w:rsid w:val="008F23B7"/>
    <w:rPr>
      <w:rFonts w:ascii="StarSymbol" w:hAnsi="StarSymbol" w:cs="StarSymbol"/>
      <w:sz w:val="18"/>
      <w:szCs w:val="18"/>
    </w:rPr>
  </w:style>
  <w:style w:type="character" w:customStyle="1" w:styleId="WW8Num11z1">
    <w:name w:val="WW8Num11z1"/>
    <w:rsid w:val="008F23B7"/>
    <w:rPr>
      <w:rFonts w:ascii="Courier New" w:hAnsi="Courier New" w:cs="Courier New"/>
    </w:rPr>
  </w:style>
  <w:style w:type="character" w:customStyle="1" w:styleId="WW8Num11z2">
    <w:name w:val="WW8Num11z2"/>
    <w:rsid w:val="008F23B7"/>
    <w:rPr>
      <w:rFonts w:ascii="Wingdings" w:hAnsi="Wingdings" w:cs="Wingdings"/>
    </w:rPr>
  </w:style>
  <w:style w:type="character" w:customStyle="1" w:styleId="WW8Num13z1">
    <w:name w:val="WW8Num13z1"/>
    <w:rsid w:val="008F23B7"/>
    <w:rPr>
      <w:rFonts w:ascii="Courier New" w:hAnsi="Courier New" w:cs="Courier New"/>
    </w:rPr>
  </w:style>
  <w:style w:type="character" w:customStyle="1" w:styleId="WW8Num13z2">
    <w:name w:val="WW8Num13z2"/>
    <w:rsid w:val="008F23B7"/>
    <w:rPr>
      <w:rFonts w:ascii="Wingdings" w:hAnsi="Wingdings" w:cs="Wingdings"/>
    </w:rPr>
  </w:style>
  <w:style w:type="character" w:customStyle="1" w:styleId="WW8Num16z2">
    <w:name w:val="WW8Num16z2"/>
    <w:rsid w:val="008F23B7"/>
    <w:rPr>
      <w:rFonts w:ascii="Wingdings" w:hAnsi="Wingdings" w:cs="Wingdings"/>
    </w:rPr>
  </w:style>
  <w:style w:type="character" w:customStyle="1" w:styleId="WW8Num16z3">
    <w:name w:val="WW8Num16z3"/>
    <w:rsid w:val="008F23B7"/>
    <w:rPr>
      <w:rFonts w:ascii="Symbol" w:hAnsi="Symbol" w:cs="Symbol"/>
    </w:rPr>
  </w:style>
  <w:style w:type="character" w:customStyle="1" w:styleId="WW8Num17z1">
    <w:name w:val="WW8Num17z1"/>
    <w:rsid w:val="008F23B7"/>
    <w:rPr>
      <w:rFonts w:ascii="Courier New" w:hAnsi="Courier New" w:cs="Courier New"/>
    </w:rPr>
  </w:style>
  <w:style w:type="character" w:customStyle="1" w:styleId="WW8Num17z2">
    <w:name w:val="WW8Num17z2"/>
    <w:rsid w:val="008F23B7"/>
    <w:rPr>
      <w:rFonts w:ascii="Wingdings" w:hAnsi="Wingdings" w:cs="Wingdings"/>
    </w:rPr>
  </w:style>
  <w:style w:type="character" w:customStyle="1" w:styleId="WW8Num19z1">
    <w:name w:val="WW8Num19z1"/>
    <w:rsid w:val="008F23B7"/>
    <w:rPr>
      <w:rFonts w:ascii="Courier New" w:hAnsi="Courier New" w:cs="Courier New"/>
    </w:rPr>
  </w:style>
  <w:style w:type="character" w:customStyle="1" w:styleId="WW8Num19z2">
    <w:name w:val="WW8Num19z2"/>
    <w:rsid w:val="008F23B7"/>
    <w:rPr>
      <w:rFonts w:ascii="Wingdings" w:hAnsi="Wingdings" w:cs="Wingdings"/>
    </w:rPr>
  </w:style>
  <w:style w:type="character" w:customStyle="1" w:styleId="WW8Num21z1">
    <w:name w:val="WW8Num21z1"/>
    <w:rsid w:val="008F23B7"/>
    <w:rPr>
      <w:rFonts w:ascii="Courier New" w:hAnsi="Courier New" w:cs="Courier New"/>
    </w:rPr>
  </w:style>
  <w:style w:type="character" w:customStyle="1" w:styleId="WW8Num21z2">
    <w:name w:val="WW8Num21z2"/>
    <w:rsid w:val="008F23B7"/>
    <w:rPr>
      <w:rFonts w:ascii="Wingdings" w:hAnsi="Wingdings" w:cs="Wingdings"/>
    </w:rPr>
  </w:style>
  <w:style w:type="character" w:customStyle="1" w:styleId="WW8Num25z2">
    <w:name w:val="WW8Num25z2"/>
    <w:rsid w:val="008F23B7"/>
    <w:rPr>
      <w:rFonts w:ascii="Wingdings" w:hAnsi="Wingdings" w:cs="Wingdings"/>
    </w:rPr>
  </w:style>
  <w:style w:type="character" w:customStyle="1" w:styleId="WW8Num25z3">
    <w:name w:val="WW8Num25z3"/>
    <w:rsid w:val="008F23B7"/>
    <w:rPr>
      <w:rFonts w:ascii="Symbol" w:hAnsi="Symbol" w:cs="Symbol"/>
    </w:rPr>
  </w:style>
  <w:style w:type="character" w:customStyle="1" w:styleId="WW8Num26z1">
    <w:name w:val="WW8Num26z1"/>
    <w:rsid w:val="008F23B7"/>
    <w:rPr>
      <w:rFonts w:ascii="Courier New" w:hAnsi="Courier New" w:cs="Courier New"/>
    </w:rPr>
  </w:style>
  <w:style w:type="character" w:customStyle="1" w:styleId="WW8Num26z2">
    <w:name w:val="WW8Num26z2"/>
    <w:rsid w:val="008F23B7"/>
    <w:rPr>
      <w:rFonts w:ascii="Wingdings" w:hAnsi="Wingdings" w:cs="Wingdings"/>
    </w:rPr>
  </w:style>
  <w:style w:type="character" w:customStyle="1" w:styleId="WW8Num29z1">
    <w:name w:val="WW8Num29z1"/>
    <w:rsid w:val="008F23B7"/>
    <w:rPr>
      <w:rFonts w:ascii="Courier New" w:hAnsi="Courier New" w:cs="Courier New"/>
    </w:rPr>
  </w:style>
  <w:style w:type="character" w:customStyle="1" w:styleId="WW8Num29z2">
    <w:name w:val="WW8Num29z2"/>
    <w:rsid w:val="008F23B7"/>
    <w:rPr>
      <w:rFonts w:ascii="Wingdings" w:hAnsi="Wingdings" w:cs="Wingdings"/>
    </w:rPr>
  </w:style>
  <w:style w:type="character" w:customStyle="1" w:styleId="WW8Num35z1">
    <w:name w:val="WW8Num35z1"/>
    <w:rsid w:val="008F23B7"/>
    <w:rPr>
      <w:rFonts w:ascii="Courier New" w:hAnsi="Courier New" w:cs="Courier New"/>
    </w:rPr>
  </w:style>
  <w:style w:type="character" w:customStyle="1" w:styleId="WW8Num35z2">
    <w:name w:val="WW8Num35z2"/>
    <w:rsid w:val="008F23B7"/>
    <w:rPr>
      <w:rFonts w:ascii="Wingdings" w:hAnsi="Wingdings" w:cs="Wingdings"/>
    </w:rPr>
  </w:style>
  <w:style w:type="character" w:customStyle="1" w:styleId="WW8Num38z1">
    <w:name w:val="WW8Num38z1"/>
    <w:rsid w:val="008F23B7"/>
    <w:rPr>
      <w:rFonts w:ascii="Courier New" w:hAnsi="Courier New" w:cs="Courier New"/>
    </w:rPr>
  </w:style>
  <w:style w:type="character" w:customStyle="1" w:styleId="WW8Num38z2">
    <w:name w:val="WW8Num38z2"/>
    <w:rsid w:val="008F23B7"/>
    <w:rPr>
      <w:rFonts w:ascii="Wingdings" w:hAnsi="Wingdings" w:cs="Wingdings"/>
    </w:rPr>
  </w:style>
  <w:style w:type="character" w:customStyle="1" w:styleId="WW8Num39z2">
    <w:name w:val="WW8Num39z2"/>
    <w:rsid w:val="008F23B7"/>
    <w:rPr>
      <w:rFonts w:ascii="Wingdings" w:hAnsi="Wingdings" w:cs="Wingdings"/>
    </w:rPr>
  </w:style>
  <w:style w:type="character" w:customStyle="1" w:styleId="WW8Num39z3">
    <w:name w:val="WW8Num39z3"/>
    <w:rsid w:val="008F23B7"/>
    <w:rPr>
      <w:rFonts w:ascii="Symbol" w:hAnsi="Symbol" w:cs="Symbol"/>
    </w:rPr>
  </w:style>
  <w:style w:type="character" w:customStyle="1" w:styleId="WW8Num40z1">
    <w:name w:val="WW8Num40z1"/>
    <w:rsid w:val="008F23B7"/>
    <w:rPr>
      <w:rFonts w:ascii="Courier New" w:hAnsi="Courier New" w:cs="Courier New"/>
    </w:rPr>
  </w:style>
  <w:style w:type="character" w:customStyle="1" w:styleId="WW8Num40z2">
    <w:name w:val="WW8Num40z2"/>
    <w:rsid w:val="008F23B7"/>
    <w:rPr>
      <w:rFonts w:ascii="Wingdings" w:hAnsi="Wingdings" w:cs="Wingdings"/>
    </w:rPr>
  </w:style>
  <w:style w:type="character" w:customStyle="1" w:styleId="WW8Num44z1">
    <w:name w:val="WW8Num44z1"/>
    <w:rsid w:val="008F23B7"/>
    <w:rPr>
      <w:rFonts w:ascii="Courier New" w:hAnsi="Courier New" w:cs="Courier New"/>
    </w:rPr>
  </w:style>
  <w:style w:type="character" w:customStyle="1" w:styleId="WW8Num44z2">
    <w:name w:val="WW8Num44z2"/>
    <w:rsid w:val="008F23B7"/>
    <w:rPr>
      <w:rFonts w:ascii="Wingdings" w:hAnsi="Wingdings" w:cs="Wingdings"/>
    </w:rPr>
  </w:style>
  <w:style w:type="character" w:customStyle="1" w:styleId="WW8Num46z2">
    <w:name w:val="WW8Num46z2"/>
    <w:rsid w:val="008F23B7"/>
    <w:rPr>
      <w:rFonts w:ascii="Wingdings" w:hAnsi="Wingdings" w:cs="Wingdings"/>
    </w:rPr>
  </w:style>
  <w:style w:type="character" w:customStyle="1" w:styleId="WW8Num46z3">
    <w:name w:val="WW8Num46z3"/>
    <w:rsid w:val="008F23B7"/>
    <w:rPr>
      <w:rFonts w:ascii="Symbol" w:hAnsi="Symbol" w:cs="Symbol"/>
    </w:rPr>
  </w:style>
  <w:style w:type="character" w:customStyle="1" w:styleId="WW8Num48z1">
    <w:name w:val="WW8Num48z1"/>
    <w:rsid w:val="008F23B7"/>
    <w:rPr>
      <w:rFonts w:ascii="Courier New" w:hAnsi="Courier New" w:cs="Courier New"/>
    </w:rPr>
  </w:style>
  <w:style w:type="character" w:customStyle="1" w:styleId="WW8Num48z2">
    <w:name w:val="WW8Num48z2"/>
    <w:rsid w:val="008F23B7"/>
    <w:rPr>
      <w:rFonts w:ascii="Wingdings" w:hAnsi="Wingdings" w:cs="Wingdings"/>
    </w:rPr>
  </w:style>
  <w:style w:type="character" w:customStyle="1" w:styleId="WW8Num52z1">
    <w:name w:val="WW8Num52z1"/>
    <w:rsid w:val="008F23B7"/>
    <w:rPr>
      <w:rFonts w:ascii="Courier New" w:hAnsi="Courier New" w:cs="Courier New"/>
    </w:rPr>
  </w:style>
  <w:style w:type="character" w:customStyle="1" w:styleId="WW8Num52z3">
    <w:name w:val="WW8Num52z3"/>
    <w:rsid w:val="008F23B7"/>
    <w:rPr>
      <w:rFonts w:ascii="Symbol" w:hAnsi="Symbol" w:cs="Symbol"/>
    </w:rPr>
  </w:style>
  <w:style w:type="character" w:customStyle="1" w:styleId="WW8Num54z1">
    <w:name w:val="WW8Num54z1"/>
    <w:rsid w:val="008F23B7"/>
    <w:rPr>
      <w:rFonts w:ascii="Courier New" w:hAnsi="Courier New" w:cs="Courier New"/>
    </w:rPr>
  </w:style>
  <w:style w:type="character" w:customStyle="1" w:styleId="WW8Num54z2">
    <w:name w:val="WW8Num54z2"/>
    <w:rsid w:val="008F23B7"/>
    <w:rPr>
      <w:rFonts w:ascii="Wingdings" w:hAnsi="Wingdings" w:cs="Wingdings"/>
    </w:rPr>
  </w:style>
  <w:style w:type="character" w:customStyle="1" w:styleId="WW8Num56z1">
    <w:name w:val="WW8Num56z1"/>
    <w:rsid w:val="008F23B7"/>
    <w:rPr>
      <w:rFonts w:ascii="Courier New" w:hAnsi="Courier New" w:cs="Courier New"/>
    </w:rPr>
  </w:style>
  <w:style w:type="character" w:customStyle="1" w:styleId="WW8Num56z2">
    <w:name w:val="WW8Num56z2"/>
    <w:rsid w:val="008F23B7"/>
    <w:rPr>
      <w:rFonts w:ascii="Wingdings" w:hAnsi="Wingdings" w:cs="Wingdings"/>
    </w:rPr>
  </w:style>
  <w:style w:type="character" w:customStyle="1" w:styleId="WW8Num59z1">
    <w:name w:val="WW8Num59z1"/>
    <w:rsid w:val="008F23B7"/>
    <w:rPr>
      <w:rFonts w:ascii="Courier New" w:hAnsi="Courier New" w:cs="Courier New"/>
    </w:rPr>
  </w:style>
  <w:style w:type="character" w:customStyle="1" w:styleId="WW8Num59z2">
    <w:name w:val="WW8Num59z2"/>
    <w:rsid w:val="008F23B7"/>
    <w:rPr>
      <w:rFonts w:ascii="Wingdings" w:hAnsi="Wingdings" w:cs="Wingdings"/>
    </w:rPr>
  </w:style>
  <w:style w:type="character" w:customStyle="1" w:styleId="WW8Num61z1">
    <w:name w:val="WW8Num61z1"/>
    <w:rsid w:val="008F23B7"/>
    <w:rPr>
      <w:rFonts w:ascii="Courier New" w:hAnsi="Courier New" w:cs="Courier New"/>
    </w:rPr>
  </w:style>
  <w:style w:type="character" w:customStyle="1" w:styleId="WW8Num61z2">
    <w:name w:val="WW8Num61z2"/>
    <w:rsid w:val="008F23B7"/>
    <w:rPr>
      <w:rFonts w:ascii="Wingdings" w:hAnsi="Wingdings" w:cs="Wingdings"/>
    </w:rPr>
  </w:style>
  <w:style w:type="character" w:customStyle="1" w:styleId="WW8Num62z1">
    <w:name w:val="WW8Num62z1"/>
    <w:rsid w:val="008F23B7"/>
    <w:rPr>
      <w:rFonts w:ascii="Courier New" w:hAnsi="Courier New" w:cs="Courier New"/>
    </w:rPr>
  </w:style>
  <w:style w:type="character" w:customStyle="1" w:styleId="WW8Num62z2">
    <w:name w:val="WW8Num62z2"/>
    <w:rsid w:val="008F23B7"/>
    <w:rPr>
      <w:rFonts w:ascii="Wingdings" w:hAnsi="Wingdings" w:cs="Wingdings"/>
    </w:rPr>
  </w:style>
  <w:style w:type="character" w:customStyle="1" w:styleId="WW8Num63z1">
    <w:name w:val="WW8Num63z1"/>
    <w:rsid w:val="008F23B7"/>
    <w:rPr>
      <w:rFonts w:ascii="Courier New" w:hAnsi="Courier New" w:cs="Courier New"/>
    </w:rPr>
  </w:style>
  <w:style w:type="character" w:customStyle="1" w:styleId="WW8Num63z2">
    <w:name w:val="WW8Num63z2"/>
    <w:rsid w:val="008F23B7"/>
    <w:rPr>
      <w:rFonts w:ascii="Wingdings" w:hAnsi="Wingdings" w:cs="Wingdings"/>
    </w:rPr>
  </w:style>
  <w:style w:type="character" w:customStyle="1" w:styleId="WW8Num65z1">
    <w:name w:val="WW8Num65z1"/>
    <w:rsid w:val="008F23B7"/>
    <w:rPr>
      <w:rFonts w:ascii="Courier New" w:hAnsi="Courier New" w:cs="Courier New"/>
    </w:rPr>
  </w:style>
  <w:style w:type="character" w:customStyle="1" w:styleId="WW8Num65z2">
    <w:name w:val="WW8Num65z2"/>
    <w:rsid w:val="008F23B7"/>
    <w:rPr>
      <w:rFonts w:ascii="Wingdings" w:hAnsi="Wingdings" w:cs="Wingdings"/>
    </w:rPr>
  </w:style>
  <w:style w:type="character" w:customStyle="1" w:styleId="WW8Num68z1">
    <w:name w:val="WW8Num68z1"/>
    <w:rsid w:val="008F23B7"/>
    <w:rPr>
      <w:rFonts w:ascii="Courier New" w:hAnsi="Courier New" w:cs="Courier New"/>
    </w:rPr>
  </w:style>
  <w:style w:type="character" w:customStyle="1" w:styleId="WW8Num68z3">
    <w:name w:val="WW8Num68z3"/>
    <w:rsid w:val="008F23B7"/>
    <w:rPr>
      <w:rFonts w:ascii="Symbol" w:hAnsi="Symbol" w:cs="Symbol"/>
    </w:rPr>
  </w:style>
  <w:style w:type="character" w:customStyle="1" w:styleId="WW8Num71z1">
    <w:name w:val="WW8Num71z1"/>
    <w:rsid w:val="008F23B7"/>
    <w:rPr>
      <w:rFonts w:ascii="Courier New" w:hAnsi="Courier New" w:cs="Courier New"/>
    </w:rPr>
  </w:style>
  <w:style w:type="character" w:customStyle="1" w:styleId="WW8Num71z2">
    <w:name w:val="WW8Num71z2"/>
    <w:rsid w:val="008F23B7"/>
    <w:rPr>
      <w:rFonts w:ascii="Wingdings" w:hAnsi="Wingdings" w:cs="Wingdings"/>
    </w:rPr>
  </w:style>
  <w:style w:type="character" w:customStyle="1" w:styleId="WW8Num72z1">
    <w:name w:val="WW8Num72z1"/>
    <w:rsid w:val="008F23B7"/>
    <w:rPr>
      <w:rFonts w:ascii="Courier New" w:hAnsi="Courier New" w:cs="Courier New"/>
    </w:rPr>
  </w:style>
  <w:style w:type="character" w:customStyle="1" w:styleId="WW8Num72z2">
    <w:name w:val="WW8Num72z2"/>
    <w:rsid w:val="008F23B7"/>
    <w:rPr>
      <w:rFonts w:ascii="Wingdings" w:hAnsi="Wingdings" w:cs="Wingdings"/>
    </w:rPr>
  </w:style>
  <w:style w:type="character" w:customStyle="1" w:styleId="WW8Num73z1">
    <w:name w:val="WW8Num73z1"/>
    <w:rsid w:val="008F23B7"/>
    <w:rPr>
      <w:rFonts w:ascii="Courier New" w:hAnsi="Courier New" w:cs="Courier New"/>
    </w:rPr>
  </w:style>
  <w:style w:type="character" w:customStyle="1" w:styleId="WW8Num73z2">
    <w:name w:val="WW8Num73z2"/>
    <w:rsid w:val="008F23B7"/>
    <w:rPr>
      <w:rFonts w:ascii="Wingdings" w:hAnsi="Wingdings" w:cs="Wingdings"/>
    </w:rPr>
  </w:style>
  <w:style w:type="character" w:customStyle="1" w:styleId="WW8Num75z1">
    <w:name w:val="WW8Num75z1"/>
    <w:rsid w:val="008F23B7"/>
    <w:rPr>
      <w:rFonts w:ascii="Courier New" w:hAnsi="Courier New" w:cs="Courier New"/>
    </w:rPr>
  </w:style>
  <w:style w:type="character" w:customStyle="1" w:styleId="WW8Num75z2">
    <w:name w:val="WW8Num75z2"/>
    <w:rsid w:val="008F23B7"/>
    <w:rPr>
      <w:rFonts w:ascii="Wingdings" w:hAnsi="Wingdings" w:cs="Wingdings"/>
    </w:rPr>
  </w:style>
  <w:style w:type="character" w:customStyle="1" w:styleId="WW8Num76z2">
    <w:name w:val="WW8Num76z2"/>
    <w:rsid w:val="008F23B7"/>
    <w:rPr>
      <w:rFonts w:ascii="Wingdings" w:hAnsi="Wingdings" w:cs="Wingdings"/>
    </w:rPr>
  </w:style>
  <w:style w:type="character" w:customStyle="1" w:styleId="WW8Num76z3">
    <w:name w:val="WW8Num76z3"/>
    <w:rsid w:val="008F23B7"/>
    <w:rPr>
      <w:rFonts w:ascii="Symbol" w:hAnsi="Symbol" w:cs="Symbol"/>
    </w:rPr>
  </w:style>
  <w:style w:type="character" w:customStyle="1" w:styleId="WW8Num78z1">
    <w:name w:val="WW8Num78z1"/>
    <w:rsid w:val="008F23B7"/>
    <w:rPr>
      <w:rFonts w:ascii="Courier New" w:hAnsi="Courier New" w:cs="Courier New"/>
    </w:rPr>
  </w:style>
  <w:style w:type="character" w:customStyle="1" w:styleId="WW8Num78z2">
    <w:name w:val="WW8Num78z2"/>
    <w:rsid w:val="008F23B7"/>
    <w:rPr>
      <w:rFonts w:ascii="Wingdings" w:hAnsi="Wingdings" w:cs="Wingdings"/>
    </w:rPr>
  </w:style>
  <w:style w:type="character" w:customStyle="1" w:styleId="WW8Num80z1">
    <w:name w:val="WW8Num80z1"/>
    <w:rsid w:val="008F23B7"/>
    <w:rPr>
      <w:rFonts w:ascii="Courier New" w:hAnsi="Courier New" w:cs="Courier New"/>
    </w:rPr>
  </w:style>
  <w:style w:type="character" w:customStyle="1" w:styleId="WW8Num80z2">
    <w:name w:val="WW8Num80z2"/>
    <w:rsid w:val="008F23B7"/>
    <w:rPr>
      <w:rFonts w:ascii="Wingdings" w:hAnsi="Wingdings" w:cs="Wingdings"/>
    </w:rPr>
  </w:style>
  <w:style w:type="character" w:customStyle="1" w:styleId="WW8Num84z3">
    <w:name w:val="WW8Num84z3"/>
    <w:rsid w:val="008F23B7"/>
    <w:rPr>
      <w:b/>
    </w:rPr>
  </w:style>
  <w:style w:type="character" w:customStyle="1" w:styleId="WW8Num86z1">
    <w:name w:val="WW8Num86z1"/>
    <w:rsid w:val="008F23B7"/>
    <w:rPr>
      <w:rFonts w:ascii="Courier New" w:hAnsi="Courier New" w:cs="Courier New"/>
    </w:rPr>
  </w:style>
  <w:style w:type="character" w:customStyle="1" w:styleId="WW8Num86z2">
    <w:name w:val="WW8Num86z2"/>
    <w:rsid w:val="008F23B7"/>
    <w:rPr>
      <w:rFonts w:ascii="Wingdings" w:hAnsi="Wingdings" w:cs="Wingdings"/>
    </w:rPr>
  </w:style>
  <w:style w:type="character" w:customStyle="1" w:styleId="WW8Num88z1">
    <w:name w:val="WW8Num88z1"/>
    <w:rsid w:val="008F23B7"/>
    <w:rPr>
      <w:rFonts w:ascii="Courier New" w:hAnsi="Courier New" w:cs="Courier New"/>
    </w:rPr>
  </w:style>
  <w:style w:type="character" w:customStyle="1" w:styleId="WW8Num88z2">
    <w:name w:val="WW8Num88z2"/>
    <w:rsid w:val="008F23B7"/>
    <w:rPr>
      <w:rFonts w:ascii="Wingdings" w:hAnsi="Wingdings" w:cs="Wingdings"/>
    </w:rPr>
  </w:style>
  <w:style w:type="character" w:customStyle="1" w:styleId="WW8Num89z2">
    <w:name w:val="WW8Num89z2"/>
    <w:rsid w:val="008F23B7"/>
    <w:rPr>
      <w:rFonts w:ascii="Wingdings" w:hAnsi="Wingdings" w:cs="Wingdings"/>
    </w:rPr>
  </w:style>
  <w:style w:type="character" w:customStyle="1" w:styleId="WW8Num90z1">
    <w:name w:val="WW8Num90z1"/>
    <w:rsid w:val="008F23B7"/>
    <w:rPr>
      <w:rFonts w:ascii="Courier New" w:hAnsi="Courier New" w:cs="Courier New"/>
    </w:rPr>
  </w:style>
  <w:style w:type="character" w:customStyle="1" w:styleId="WW8Num90z2">
    <w:name w:val="WW8Num90z2"/>
    <w:rsid w:val="008F23B7"/>
    <w:rPr>
      <w:rFonts w:ascii="Wingdings" w:hAnsi="Wingdings" w:cs="Wingdings"/>
    </w:rPr>
  </w:style>
  <w:style w:type="character" w:customStyle="1" w:styleId="WW8Num92z1">
    <w:name w:val="WW8Num92z1"/>
    <w:rsid w:val="008F23B7"/>
    <w:rPr>
      <w:b/>
      <w:w w:val="105"/>
      <w:u w:val="none"/>
    </w:rPr>
  </w:style>
  <w:style w:type="character" w:customStyle="1" w:styleId="WW8Num93z1">
    <w:name w:val="WW8Num93z1"/>
    <w:rsid w:val="008F23B7"/>
    <w:rPr>
      <w:rFonts w:ascii="Courier New" w:hAnsi="Courier New" w:cs="Courier New"/>
    </w:rPr>
  </w:style>
  <w:style w:type="character" w:customStyle="1" w:styleId="WW8Num93z2">
    <w:name w:val="WW8Num93z2"/>
    <w:rsid w:val="008F23B7"/>
    <w:rPr>
      <w:rFonts w:ascii="Wingdings" w:hAnsi="Wingdings" w:cs="Wingdings"/>
    </w:rPr>
  </w:style>
  <w:style w:type="character" w:customStyle="1" w:styleId="WW8Num98z0">
    <w:name w:val="WW8Num98z0"/>
    <w:rsid w:val="008F23B7"/>
    <w:rPr>
      <w:rFonts w:ascii="Symbol" w:hAnsi="Symbol" w:cs="Symbol"/>
    </w:rPr>
  </w:style>
  <w:style w:type="character" w:customStyle="1" w:styleId="WW8Num98z1">
    <w:name w:val="WW8Num98z1"/>
    <w:rsid w:val="008F23B7"/>
    <w:rPr>
      <w:rFonts w:ascii="Courier New" w:hAnsi="Courier New" w:cs="Courier New"/>
    </w:rPr>
  </w:style>
  <w:style w:type="character" w:customStyle="1" w:styleId="WW8Num98z2">
    <w:name w:val="WW8Num98z2"/>
    <w:rsid w:val="008F23B7"/>
    <w:rPr>
      <w:rFonts w:ascii="Wingdings" w:hAnsi="Wingdings" w:cs="Wingdings"/>
    </w:rPr>
  </w:style>
  <w:style w:type="character" w:customStyle="1" w:styleId="Fuentedeprrafopredeter7">
    <w:name w:val="Fuente de párrafo predeter.7"/>
    <w:rsid w:val="008F23B7"/>
  </w:style>
  <w:style w:type="character" w:customStyle="1" w:styleId="Ttulo3Car">
    <w:name w:val="Título 3 Car"/>
    <w:basedOn w:val="Fuentedeprrafopredeter7"/>
    <w:rsid w:val="008F23B7"/>
    <w:rPr>
      <w:rFonts w:ascii="Arial" w:hAnsi="Arial" w:cs="Arial"/>
      <w:b/>
      <w:bCs/>
      <w:sz w:val="26"/>
      <w:szCs w:val="26"/>
    </w:rPr>
  </w:style>
  <w:style w:type="character" w:customStyle="1" w:styleId="WW8Num2z1">
    <w:name w:val="WW8Num2z1"/>
    <w:rsid w:val="008F23B7"/>
    <w:rPr>
      <w:rFonts w:ascii="Wingdings 2" w:hAnsi="Wingdings 2" w:cs="StarSymbol"/>
      <w:sz w:val="18"/>
      <w:szCs w:val="18"/>
    </w:rPr>
  </w:style>
  <w:style w:type="character" w:customStyle="1" w:styleId="WW8Num2z2">
    <w:name w:val="WW8Num2z2"/>
    <w:rsid w:val="008F23B7"/>
    <w:rPr>
      <w:rFonts w:ascii="StarSymbol" w:hAnsi="StarSymbol" w:cs="StarSymbol"/>
      <w:sz w:val="18"/>
      <w:szCs w:val="18"/>
    </w:rPr>
  </w:style>
  <w:style w:type="character" w:customStyle="1" w:styleId="WW8Num4z2">
    <w:name w:val="WW8Num4z2"/>
    <w:rsid w:val="008F23B7"/>
    <w:rPr>
      <w:rFonts w:ascii="StarSymbol" w:hAnsi="StarSymbol" w:cs="StarSymbol"/>
      <w:sz w:val="18"/>
      <w:szCs w:val="18"/>
    </w:rPr>
  </w:style>
  <w:style w:type="character" w:customStyle="1" w:styleId="Fuentedeprrafopredeter6">
    <w:name w:val="Fuente de párrafo predeter.6"/>
    <w:rsid w:val="008F23B7"/>
  </w:style>
  <w:style w:type="character" w:customStyle="1" w:styleId="WW-Absatz-Standardschriftart">
    <w:name w:val="WW-Absatz-Standardschriftart"/>
    <w:rsid w:val="008F23B7"/>
  </w:style>
  <w:style w:type="character" w:customStyle="1" w:styleId="WW8Num3z1">
    <w:name w:val="WW8Num3z1"/>
    <w:rsid w:val="008F23B7"/>
    <w:rPr>
      <w:rFonts w:ascii="Courier New" w:hAnsi="Courier New" w:cs="Courier New"/>
      <w:sz w:val="20"/>
    </w:rPr>
  </w:style>
  <w:style w:type="character" w:customStyle="1" w:styleId="WW8Num3z2">
    <w:name w:val="WW8Num3z2"/>
    <w:rsid w:val="008F23B7"/>
    <w:rPr>
      <w:rFonts w:ascii="Wingdings" w:hAnsi="Wingdings" w:cs="Wingdings"/>
      <w:sz w:val="20"/>
    </w:rPr>
  </w:style>
  <w:style w:type="character" w:customStyle="1" w:styleId="WW8Num7z1">
    <w:name w:val="WW8Num7z1"/>
    <w:rsid w:val="008F23B7"/>
    <w:rPr>
      <w:rFonts w:ascii="Wingdings 2" w:hAnsi="Wingdings 2" w:cs="StarSymbol"/>
      <w:sz w:val="18"/>
      <w:szCs w:val="18"/>
    </w:rPr>
  </w:style>
  <w:style w:type="character" w:customStyle="1" w:styleId="WW8Num7z2">
    <w:name w:val="WW8Num7z2"/>
    <w:rsid w:val="008F23B7"/>
    <w:rPr>
      <w:rFonts w:ascii="StarSymbol" w:hAnsi="StarSymbol" w:cs="StarSymbol"/>
      <w:sz w:val="18"/>
      <w:szCs w:val="18"/>
    </w:rPr>
  </w:style>
  <w:style w:type="character" w:customStyle="1" w:styleId="WW8Num12z1">
    <w:name w:val="WW8Num12z1"/>
    <w:rsid w:val="008F23B7"/>
    <w:rPr>
      <w:rFonts w:ascii="Courier New" w:hAnsi="Courier New" w:cs="Courier New"/>
    </w:rPr>
  </w:style>
  <w:style w:type="character" w:customStyle="1" w:styleId="WW8Num12z2">
    <w:name w:val="WW8Num12z2"/>
    <w:rsid w:val="008F23B7"/>
    <w:rPr>
      <w:rFonts w:ascii="Wingdings" w:hAnsi="Wingdings" w:cs="Wingdings"/>
    </w:rPr>
  </w:style>
  <w:style w:type="character" w:customStyle="1" w:styleId="WW8Num14z3">
    <w:name w:val="WW8Num14z3"/>
    <w:rsid w:val="008F23B7"/>
    <w:rPr>
      <w:rFonts w:ascii="Symbol" w:hAnsi="Symbol" w:cs="StarSymbol"/>
      <w:sz w:val="18"/>
      <w:szCs w:val="18"/>
    </w:rPr>
  </w:style>
  <w:style w:type="character" w:customStyle="1" w:styleId="WW8Num15z1">
    <w:name w:val="WW8Num15z1"/>
    <w:rsid w:val="008F23B7"/>
    <w:rPr>
      <w:rFonts w:ascii="Courier New" w:hAnsi="Courier New" w:cs="Courier New"/>
    </w:rPr>
  </w:style>
  <w:style w:type="character" w:customStyle="1" w:styleId="WW8Num15z2">
    <w:name w:val="WW8Num15z2"/>
    <w:rsid w:val="008F23B7"/>
    <w:rPr>
      <w:rFonts w:ascii="Wingdings" w:hAnsi="Wingdings" w:cs="Wingdings"/>
    </w:rPr>
  </w:style>
  <w:style w:type="character" w:customStyle="1" w:styleId="WW8Num27z1">
    <w:name w:val="WW8Num27z1"/>
    <w:rsid w:val="008F23B7"/>
    <w:rPr>
      <w:rFonts w:ascii="Courier New" w:hAnsi="Courier New" w:cs="Courier New"/>
    </w:rPr>
  </w:style>
  <w:style w:type="character" w:customStyle="1" w:styleId="WW8Num27z2">
    <w:name w:val="WW8Num27z2"/>
    <w:rsid w:val="008F23B7"/>
    <w:rPr>
      <w:rFonts w:ascii="Wingdings" w:hAnsi="Wingdings" w:cs="Wingdings"/>
    </w:rPr>
  </w:style>
  <w:style w:type="character" w:customStyle="1" w:styleId="WW8Num30z1">
    <w:name w:val="WW8Num30z1"/>
    <w:rsid w:val="008F23B7"/>
    <w:rPr>
      <w:rFonts w:ascii="Courier New" w:hAnsi="Courier New" w:cs="Courier New"/>
    </w:rPr>
  </w:style>
  <w:style w:type="character" w:customStyle="1" w:styleId="WW8Num30z2">
    <w:name w:val="WW8Num30z2"/>
    <w:rsid w:val="008F23B7"/>
    <w:rPr>
      <w:rFonts w:ascii="Wingdings" w:hAnsi="Wingdings" w:cs="Wingdings"/>
    </w:rPr>
  </w:style>
  <w:style w:type="character" w:customStyle="1" w:styleId="WW8Num31z1">
    <w:name w:val="WW8Num31z1"/>
    <w:rsid w:val="008F23B7"/>
    <w:rPr>
      <w:rFonts w:ascii="Courier New" w:hAnsi="Courier New" w:cs="Courier New"/>
    </w:rPr>
  </w:style>
  <w:style w:type="character" w:customStyle="1" w:styleId="WW8Num31z2">
    <w:name w:val="WW8Num31z2"/>
    <w:rsid w:val="008F23B7"/>
    <w:rPr>
      <w:rFonts w:ascii="Wingdings" w:hAnsi="Wingdings" w:cs="Wingdings"/>
    </w:rPr>
  </w:style>
  <w:style w:type="character" w:customStyle="1" w:styleId="WW8Num32z1">
    <w:name w:val="WW8Num32z1"/>
    <w:rsid w:val="008F23B7"/>
    <w:rPr>
      <w:rFonts w:ascii="Courier New" w:hAnsi="Courier New" w:cs="Courier New"/>
    </w:rPr>
  </w:style>
  <w:style w:type="character" w:customStyle="1" w:styleId="WW8Num32z2">
    <w:name w:val="WW8Num32z2"/>
    <w:rsid w:val="008F23B7"/>
    <w:rPr>
      <w:rFonts w:ascii="Wingdings" w:hAnsi="Wingdings" w:cs="Wingdings"/>
    </w:rPr>
  </w:style>
  <w:style w:type="character" w:customStyle="1" w:styleId="WW8Num32z3">
    <w:name w:val="WW8Num32z3"/>
    <w:rsid w:val="008F23B7"/>
    <w:rPr>
      <w:rFonts w:ascii="Wingdings" w:hAnsi="Wingdings" w:cs="Wingdings"/>
    </w:rPr>
  </w:style>
  <w:style w:type="character" w:customStyle="1" w:styleId="WW8Num33z1">
    <w:name w:val="WW8Num33z1"/>
    <w:rsid w:val="008F23B7"/>
    <w:rPr>
      <w:rFonts w:ascii="Courier New" w:hAnsi="Courier New" w:cs="Courier New"/>
    </w:rPr>
  </w:style>
  <w:style w:type="character" w:customStyle="1" w:styleId="WW8Num33z2">
    <w:name w:val="WW8Num33z2"/>
    <w:rsid w:val="008F23B7"/>
    <w:rPr>
      <w:rFonts w:ascii="Wingdings" w:hAnsi="Wingdings" w:cs="Wingdings"/>
    </w:rPr>
  </w:style>
  <w:style w:type="character" w:customStyle="1" w:styleId="WW8NumSt31z0">
    <w:name w:val="WW8NumSt31z0"/>
    <w:rsid w:val="008F23B7"/>
    <w:rPr>
      <w:rFonts w:ascii="Arial" w:hAnsi="Arial" w:cs="Arial"/>
      <w:sz w:val="16"/>
    </w:rPr>
  </w:style>
  <w:style w:type="character" w:customStyle="1" w:styleId="DefaultParagraphFont1">
    <w:name w:val="Default Paragraph Font1"/>
    <w:rsid w:val="008F23B7"/>
  </w:style>
  <w:style w:type="character" w:customStyle="1" w:styleId="WW8Num16z1">
    <w:name w:val="WW8Num16z1"/>
    <w:rsid w:val="008F23B7"/>
    <w:rPr>
      <w:rFonts w:ascii="Courier New" w:hAnsi="Courier New" w:cs="Courier New"/>
    </w:rPr>
  </w:style>
  <w:style w:type="character" w:customStyle="1" w:styleId="WW8Num20z1">
    <w:name w:val="WW8Num20z1"/>
    <w:rsid w:val="008F23B7"/>
    <w:rPr>
      <w:rFonts w:ascii="Courier New" w:hAnsi="Courier New" w:cs="Courier New"/>
    </w:rPr>
  </w:style>
  <w:style w:type="character" w:customStyle="1" w:styleId="WW8Num20z2">
    <w:name w:val="WW8Num20z2"/>
    <w:rsid w:val="008F23B7"/>
    <w:rPr>
      <w:rFonts w:ascii="Wingdings" w:hAnsi="Wingdings" w:cs="Wingdings"/>
    </w:rPr>
  </w:style>
  <w:style w:type="character" w:customStyle="1" w:styleId="WW8Num22z1">
    <w:name w:val="WW8Num22z1"/>
    <w:rsid w:val="008F23B7"/>
    <w:rPr>
      <w:rFonts w:ascii="Courier New" w:hAnsi="Courier New" w:cs="Courier New"/>
    </w:rPr>
  </w:style>
  <w:style w:type="character" w:customStyle="1" w:styleId="WW8Num22z2">
    <w:name w:val="WW8Num22z2"/>
    <w:rsid w:val="008F23B7"/>
    <w:rPr>
      <w:rFonts w:ascii="Wingdings" w:hAnsi="Wingdings" w:cs="Wingdings"/>
    </w:rPr>
  </w:style>
  <w:style w:type="character" w:customStyle="1" w:styleId="WW8Num24z1">
    <w:name w:val="WW8Num24z1"/>
    <w:rsid w:val="008F23B7"/>
    <w:rPr>
      <w:rFonts w:ascii="Courier New" w:hAnsi="Courier New" w:cs="Courier New"/>
    </w:rPr>
  </w:style>
  <w:style w:type="character" w:customStyle="1" w:styleId="WW8Num24z3">
    <w:name w:val="WW8Num24z3"/>
    <w:rsid w:val="008F23B7"/>
    <w:rPr>
      <w:rFonts w:ascii="Symbol" w:hAnsi="Symbol" w:cs="Symbol"/>
    </w:rPr>
  </w:style>
  <w:style w:type="character" w:customStyle="1" w:styleId="WW8Num25z1">
    <w:name w:val="WW8Num25z1"/>
    <w:rsid w:val="008F23B7"/>
    <w:rPr>
      <w:rFonts w:ascii="Courier New" w:hAnsi="Courier New" w:cs="Courier New"/>
    </w:rPr>
  </w:style>
  <w:style w:type="character" w:customStyle="1" w:styleId="WW8Num26z3">
    <w:name w:val="WW8Num26z3"/>
    <w:rsid w:val="008F23B7"/>
    <w:rPr>
      <w:rFonts w:ascii="Symbol" w:hAnsi="Symbol" w:cs="Symbol"/>
    </w:rPr>
  </w:style>
  <w:style w:type="character" w:customStyle="1" w:styleId="WW8Num27z3">
    <w:name w:val="WW8Num27z3"/>
    <w:rsid w:val="008F23B7"/>
    <w:rPr>
      <w:rFonts w:ascii="Symbol" w:hAnsi="Symbol" w:cs="Symbol"/>
    </w:rPr>
  </w:style>
  <w:style w:type="character" w:customStyle="1" w:styleId="WW8Num35z3">
    <w:name w:val="WW8Num35z3"/>
    <w:rsid w:val="008F23B7"/>
    <w:rPr>
      <w:rFonts w:ascii="Symbol" w:hAnsi="Symbol" w:cs="Symbol"/>
    </w:rPr>
  </w:style>
  <w:style w:type="character" w:customStyle="1" w:styleId="WW8Num36z1">
    <w:name w:val="WW8Num36z1"/>
    <w:rsid w:val="008F23B7"/>
    <w:rPr>
      <w:rFonts w:ascii="Courier New" w:hAnsi="Courier New" w:cs="Courier New"/>
    </w:rPr>
  </w:style>
  <w:style w:type="character" w:customStyle="1" w:styleId="WW8Num36z3">
    <w:name w:val="WW8Num36z3"/>
    <w:rsid w:val="008F23B7"/>
    <w:rPr>
      <w:rFonts w:ascii="Symbol" w:hAnsi="Symbol" w:cs="Symbol"/>
    </w:rPr>
  </w:style>
  <w:style w:type="character" w:customStyle="1" w:styleId="WW8Num37z1">
    <w:name w:val="WW8Num37z1"/>
    <w:rsid w:val="008F23B7"/>
    <w:rPr>
      <w:rFonts w:ascii="Courier New" w:hAnsi="Courier New" w:cs="Courier New"/>
    </w:rPr>
  </w:style>
  <w:style w:type="character" w:customStyle="1" w:styleId="WW8Num37z2">
    <w:name w:val="WW8Num37z2"/>
    <w:rsid w:val="008F23B7"/>
    <w:rPr>
      <w:rFonts w:ascii="Wingdings" w:hAnsi="Wingdings" w:cs="Wingdings"/>
    </w:rPr>
  </w:style>
  <w:style w:type="character" w:customStyle="1" w:styleId="Fuentedeprrafopredeter5">
    <w:name w:val="Fuente de párrafo predeter.5"/>
    <w:rsid w:val="008F23B7"/>
  </w:style>
  <w:style w:type="character" w:customStyle="1" w:styleId="WW-Absatz-Standardschriftart1">
    <w:name w:val="WW-Absatz-Standardschriftart1"/>
    <w:rsid w:val="008F23B7"/>
  </w:style>
  <w:style w:type="character" w:customStyle="1" w:styleId="WW-Absatz-Standardschriftart11">
    <w:name w:val="WW-Absatz-Standardschriftart11"/>
    <w:rsid w:val="008F23B7"/>
  </w:style>
  <w:style w:type="character" w:customStyle="1" w:styleId="WW-Absatz-Standardschriftart111">
    <w:name w:val="WW-Absatz-Standardschriftart111"/>
    <w:rsid w:val="008F23B7"/>
  </w:style>
  <w:style w:type="character" w:customStyle="1" w:styleId="Fuentedeprrafopredeter4">
    <w:name w:val="Fuente de párrafo predeter.4"/>
    <w:rsid w:val="008F23B7"/>
  </w:style>
  <w:style w:type="character" w:customStyle="1" w:styleId="WW8Num14z1">
    <w:name w:val="WW8Num14z1"/>
    <w:rsid w:val="008F23B7"/>
    <w:rPr>
      <w:rFonts w:ascii="Courier New" w:hAnsi="Courier New" w:cs="Courier New"/>
    </w:rPr>
  </w:style>
  <w:style w:type="character" w:customStyle="1" w:styleId="WW8Num14z2">
    <w:name w:val="WW8Num14z2"/>
    <w:rsid w:val="008F23B7"/>
    <w:rPr>
      <w:rFonts w:ascii="Wingdings" w:hAnsi="Wingdings" w:cs="Wingdings"/>
    </w:rPr>
  </w:style>
  <w:style w:type="character" w:customStyle="1" w:styleId="WW8Num18z1">
    <w:name w:val="WW8Num18z1"/>
    <w:rsid w:val="008F23B7"/>
    <w:rPr>
      <w:rFonts w:ascii="Courier New" w:hAnsi="Courier New" w:cs="Courier New"/>
    </w:rPr>
  </w:style>
  <w:style w:type="character" w:customStyle="1" w:styleId="WW8Num18z2">
    <w:name w:val="WW8Num18z2"/>
    <w:rsid w:val="008F23B7"/>
    <w:rPr>
      <w:rFonts w:ascii="Wingdings" w:hAnsi="Wingdings" w:cs="Wingdings"/>
    </w:rPr>
  </w:style>
  <w:style w:type="character" w:customStyle="1" w:styleId="WW8Num23z1">
    <w:name w:val="WW8Num23z1"/>
    <w:rsid w:val="008F23B7"/>
    <w:rPr>
      <w:rFonts w:ascii="Courier New" w:hAnsi="Courier New" w:cs="Courier New"/>
    </w:rPr>
  </w:style>
  <w:style w:type="character" w:customStyle="1" w:styleId="WW8Num23z2">
    <w:name w:val="WW8Num23z2"/>
    <w:rsid w:val="008F23B7"/>
    <w:rPr>
      <w:rFonts w:ascii="Wingdings" w:hAnsi="Wingdings" w:cs="Wingdings"/>
    </w:rPr>
  </w:style>
  <w:style w:type="character" w:customStyle="1" w:styleId="Fuentedeprrafopredeter3">
    <w:name w:val="Fuente de párrafo predeter.3"/>
    <w:rsid w:val="008F23B7"/>
  </w:style>
  <w:style w:type="character" w:customStyle="1" w:styleId="WW-Absatz-Standardschriftart1111">
    <w:name w:val="WW-Absatz-Standardschriftart1111"/>
    <w:rsid w:val="008F23B7"/>
  </w:style>
  <w:style w:type="character" w:customStyle="1" w:styleId="WW8Num5z1">
    <w:name w:val="WW8Num5z1"/>
    <w:rsid w:val="008F23B7"/>
    <w:rPr>
      <w:rFonts w:ascii="Courier New" w:hAnsi="Courier New" w:cs="Courier New"/>
    </w:rPr>
  </w:style>
  <w:style w:type="character" w:customStyle="1" w:styleId="WW8Num5z2">
    <w:name w:val="WW8Num5z2"/>
    <w:rsid w:val="008F23B7"/>
    <w:rPr>
      <w:rFonts w:ascii="Wingdings" w:hAnsi="Wingdings" w:cs="Wingdings"/>
    </w:rPr>
  </w:style>
  <w:style w:type="character" w:customStyle="1" w:styleId="Fuentedeprrafopredeter2">
    <w:name w:val="Fuente de párrafo predeter.2"/>
    <w:rsid w:val="008F23B7"/>
  </w:style>
  <w:style w:type="character" w:customStyle="1" w:styleId="WW-Absatz-Standardschriftart11111">
    <w:name w:val="WW-Absatz-Standardschriftart11111"/>
    <w:rsid w:val="008F23B7"/>
  </w:style>
  <w:style w:type="character" w:customStyle="1" w:styleId="WW-Absatz-Standardschriftart111111">
    <w:name w:val="WW-Absatz-Standardschriftart111111"/>
    <w:rsid w:val="008F23B7"/>
  </w:style>
  <w:style w:type="character" w:customStyle="1" w:styleId="Fuentedeprrafopredeter1">
    <w:name w:val="Fuente de párrafo predeter.1"/>
    <w:rsid w:val="008F23B7"/>
  </w:style>
  <w:style w:type="character" w:customStyle="1" w:styleId="EncabezadoCar">
    <w:name w:val="Encabezado Car"/>
    <w:basedOn w:val="Fuentedeprrafopredeter1"/>
    <w:rsid w:val="008F23B7"/>
    <w:rPr>
      <w:sz w:val="24"/>
      <w:szCs w:val="24"/>
    </w:rPr>
  </w:style>
  <w:style w:type="character" w:customStyle="1" w:styleId="PiedepginaCar">
    <w:name w:val="Pie de página Car"/>
    <w:basedOn w:val="Fuentedeprrafopredeter1"/>
    <w:rsid w:val="008F23B7"/>
    <w:rPr>
      <w:sz w:val="24"/>
      <w:szCs w:val="24"/>
    </w:rPr>
  </w:style>
  <w:style w:type="character" w:customStyle="1" w:styleId="TextodegloboCar">
    <w:name w:val="Texto de globo Car"/>
    <w:basedOn w:val="Fuentedeprrafopredeter1"/>
    <w:rsid w:val="008F23B7"/>
    <w:rPr>
      <w:rFonts w:ascii="Tahoma" w:hAnsi="Tahoma" w:cs="Tahoma"/>
      <w:sz w:val="16"/>
      <w:szCs w:val="16"/>
    </w:rPr>
  </w:style>
  <w:style w:type="character" w:styleId="Hipervnculo">
    <w:name w:val="Hyperlink"/>
    <w:rsid w:val="008F23B7"/>
    <w:rPr>
      <w:color w:val="000080"/>
      <w:u w:val="single"/>
    </w:rPr>
  </w:style>
  <w:style w:type="character" w:customStyle="1" w:styleId="Vietas">
    <w:name w:val="Viñetas"/>
    <w:rsid w:val="008F23B7"/>
    <w:rPr>
      <w:rFonts w:ascii="StarSymbol" w:eastAsia="StarSymbol" w:hAnsi="StarSymbol" w:cs="StarSymbol"/>
      <w:sz w:val="18"/>
      <w:szCs w:val="18"/>
    </w:rPr>
  </w:style>
  <w:style w:type="character" w:styleId="nfasis">
    <w:name w:val="Emphasis"/>
    <w:basedOn w:val="Fuentedeprrafopredeter2"/>
    <w:qFormat/>
    <w:rsid w:val="008F23B7"/>
    <w:rPr>
      <w:i/>
      <w:iCs/>
    </w:rPr>
  </w:style>
  <w:style w:type="character" w:styleId="Textoennegrita">
    <w:name w:val="Strong"/>
    <w:basedOn w:val="Fuentedeprrafopredeter2"/>
    <w:qFormat/>
    <w:rsid w:val="008F23B7"/>
    <w:rPr>
      <w:b/>
      <w:bCs/>
    </w:rPr>
  </w:style>
  <w:style w:type="character" w:customStyle="1" w:styleId="productname">
    <w:name w:val="productname"/>
    <w:basedOn w:val="Fuentedeprrafopredeter2"/>
    <w:rsid w:val="008F23B7"/>
  </w:style>
  <w:style w:type="character" w:customStyle="1" w:styleId="Ttulo4Car">
    <w:name w:val="Título 4 Car"/>
    <w:basedOn w:val="Fuentedeprrafopredeter3"/>
    <w:rsid w:val="008F23B7"/>
    <w:rPr>
      <w:rFonts w:ascii="Calibri" w:eastAsia="Times New Roman" w:hAnsi="Calibri" w:cs="Times New Roman"/>
      <w:b/>
      <w:bCs/>
      <w:sz w:val="28"/>
      <w:szCs w:val="28"/>
    </w:rPr>
  </w:style>
  <w:style w:type="character" w:customStyle="1" w:styleId="CuadroCar">
    <w:name w:val="Cuadro Car"/>
    <w:basedOn w:val="Fuentedeprrafopredeter3"/>
    <w:rsid w:val="008F23B7"/>
    <w:rPr>
      <w:rFonts w:ascii="Arial" w:hAnsi="Arial" w:cs="Arial"/>
      <w:sz w:val="16"/>
      <w:szCs w:val="16"/>
      <w:lang w:val="es-ES" w:bidi="ar-SA"/>
    </w:rPr>
  </w:style>
  <w:style w:type="character" w:styleId="Hipervnculovisitado">
    <w:name w:val="FollowedHyperlink"/>
    <w:rsid w:val="008F23B7"/>
    <w:rPr>
      <w:color w:val="800000"/>
      <w:u w:val="single"/>
    </w:rPr>
  </w:style>
  <w:style w:type="character" w:customStyle="1" w:styleId="Carcterdenumeracin">
    <w:name w:val="Carácter de numeración"/>
    <w:rsid w:val="008F23B7"/>
    <w:rPr>
      <w:b w:val="0"/>
      <w:bCs w:val="0"/>
    </w:rPr>
  </w:style>
  <w:style w:type="character" w:customStyle="1" w:styleId="Ttulo5Car">
    <w:name w:val="Título 5 Car"/>
    <w:basedOn w:val="Fuentedeprrafopredeter5"/>
    <w:rsid w:val="008F23B7"/>
    <w:rPr>
      <w:rFonts w:ascii="Calibri" w:eastAsia="Times New Roman" w:hAnsi="Calibri" w:cs="Times New Roman"/>
      <w:b/>
      <w:bCs/>
      <w:i/>
      <w:iCs/>
      <w:sz w:val="26"/>
      <w:szCs w:val="26"/>
    </w:rPr>
  </w:style>
  <w:style w:type="character" w:styleId="Nmerodepgina">
    <w:name w:val="page number"/>
    <w:basedOn w:val="DefaultParagraphFont1"/>
    <w:rsid w:val="008F23B7"/>
  </w:style>
  <w:style w:type="character" w:customStyle="1" w:styleId="ContenidodelatablaCar">
    <w:name w:val="Contenido de la tabla Car"/>
    <w:basedOn w:val="Fuentedeprrafopredeter7"/>
    <w:rsid w:val="008F23B7"/>
    <w:rPr>
      <w:sz w:val="24"/>
      <w:szCs w:val="24"/>
    </w:rPr>
  </w:style>
  <w:style w:type="character" w:customStyle="1" w:styleId="apple-style-span">
    <w:name w:val="apple-style-span"/>
    <w:basedOn w:val="Fuentedeprrafopredeter7"/>
    <w:rsid w:val="008F23B7"/>
  </w:style>
  <w:style w:type="character" w:customStyle="1" w:styleId="Estilo1Car">
    <w:name w:val="Estilo1 Car"/>
    <w:basedOn w:val="Fuentedeprrafopredeter7"/>
    <w:rsid w:val="008F23B7"/>
    <w:rPr>
      <w:rFonts w:ascii="Arial" w:hAnsi="Arial" w:cs="Arial"/>
      <w:b/>
      <w:bCs/>
      <w:sz w:val="22"/>
      <w:szCs w:val="22"/>
    </w:rPr>
  </w:style>
  <w:style w:type="character" w:customStyle="1" w:styleId="Titulo2Car">
    <w:name w:val="Titulo 2 Car"/>
    <w:basedOn w:val="Fuentedeprrafopredeter7"/>
    <w:rsid w:val="008F23B7"/>
    <w:rPr>
      <w:rFonts w:ascii="Arial" w:hAnsi="Arial" w:cs="Arial"/>
      <w:b/>
      <w:sz w:val="22"/>
      <w:szCs w:val="22"/>
      <w:u w:val="single"/>
    </w:rPr>
  </w:style>
  <w:style w:type="character" w:customStyle="1" w:styleId="Titulo1Car">
    <w:name w:val="Titulo 1 Car"/>
    <w:basedOn w:val="Estilo1Car"/>
    <w:rsid w:val="008F23B7"/>
    <w:rPr>
      <w:rFonts w:ascii="Arial" w:hAnsi="Arial" w:cs="Arial"/>
      <w:b/>
      <w:bCs/>
      <w:sz w:val="22"/>
      <w:szCs w:val="22"/>
    </w:rPr>
  </w:style>
  <w:style w:type="character" w:customStyle="1" w:styleId="Titulo3Car">
    <w:name w:val="Titulo 3 Car"/>
    <w:basedOn w:val="Ttulo3Car"/>
    <w:rsid w:val="008F23B7"/>
    <w:rPr>
      <w:rFonts w:ascii="Arial" w:hAnsi="Arial" w:cs="Arial"/>
      <w:b/>
      <w:bCs/>
      <w:sz w:val="26"/>
      <w:szCs w:val="26"/>
    </w:rPr>
  </w:style>
  <w:style w:type="character" w:customStyle="1" w:styleId="Enlacedelndice">
    <w:name w:val="Enlace del índice"/>
    <w:rsid w:val="008F23B7"/>
  </w:style>
  <w:style w:type="paragraph" w:customStyle="1" w:styleId="Encabezado8">
    <w:name w:val="Encabezado8"/>
    <w:basedOn w:val="Normal"/>
    <w:next w:val="Subttulo"/>
    <w:rsid w:val="008F23B7"/>
    <w:pPr>
      <w:jc w:val="center"/>
    </w:pPr>
    <w:rPr>
      <w:rFonts w:ascii="Arial" w:hAnsi="Arial" w:cs="Arial"/>
      <w:b/>
      <w:szCs w:val="20"/>
      <w:lang w:val="es-MX"/>
    </w:rPr>
  </w:style>
  <w:style w:type="paragraph" w:styleId="Subttulo">
    <w:name w:val="Subtitle"/>
    <w:basedOn w:val="Encabezado2"/>
    <w:next w:val="Textoindependiente"/>
    <w:qFormat/>
    <w:rsid w:val="008F23B7"/>
    <w:pPr>
      <w:jc w:val="center"/>
    </w:pPr>
    <w:rPr>
      <w:i/>
      <w:iCs/>
    </w:rPr>
  </w:style>
  <w:style w:type="paragraph" w:customStyle="1" w:styleId="Encabezado2">
    <w:name w:val="Encabezado2"/>
    <w:basedOn w:val="Normal"/>
    <w:next w:val="Textoindependiente"/>
    <w:rsid w:val="008F23B7"/>
    <w:pPr>
      <w:keepNext/>
      <w:spacing w:before="240" w:after="120"/>
    </w:pPr>
    <w:rPr>
      <w:rFonts w:ascii="DejaVu Sans" w:eastAsia="DejaVu Sans" w:hAnsi="DejaVu Sans" w:cs="DejaVu Sans"/>
      <w:sz w:val="28"/>
      <w:szCs w:val="28"/>
    </w:rPr>
  </w:style>
  <w:style w:type="paragraph" w:styleId="Textoindependiente">
    <w:name w:val="Body Text"/>
    <w:basedOn w:val="Normal"/>
    <w:rsid w:val="008F23B7"/>
    <w:pPr>
      <w:spacing w:after="120"/>
    </w:pPr>
  </w:style>
  <w:style w:type="paragraph" w:styleId="Lista">
    <w:name w:val="List"/>
    <w:basedOn w:val="Textoindependiente"/>
    <w:rsid w:val="008F23B7"/>
  </w:style>
  <w:style w:type="paragraph" w:styleId="Descripcin">
    <w:name w:val="caption"/>
    <w:basedOn w:val="Normal"/>
    <w:qFormat/>
    <w:rsid w:val="008F23B7"/>
    <w:pPr>
      <w:suppressLineNumbers/>
      <w:spacing w:before="120" w:after="120"/>
    </w:pPr>
    <w:rPr>
      <w:rFonts w:cs="FreeSans"/>
      <w:i/>
      <w:iCs/>
    </w:rPr>
  </w:style>
  <w:style w:type="paragraph" w:customStyle="1" w:styleId="ndice">
    <w:name w:val="Índice"/>
    <w:basedOn w:val="Normal"/>
    <w:rsid w:val="008F23B7"/>
    <w:pPr>
      <w:suppressLineNumbers/>
    </w:pPr>
  </w:style>
  <w:style w:type="paragraph" w:customStyle="1" w:styleId="Etiqueta">
    <w:name w:val="Etiqueta"/>
    <w:basedOn w:val="Normal"/>
    <w:rsid w:val="008F23B7"/>
    <w:pPr>
      <w:suppressLineNumbers/>
      <w:spacing w:before="120" w:after="120"/>
    </w:pPr>
    <w:rPr>
      <w:i/>
      <w:iCs/>
    </w:rPr>
  </w:style>
  <w:style w:type="paragraph" w:customStyle="1" w:styleId="Encabezado7">
    <w:name w:val="Encabezado7"/>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6">
    <w:name w:val="Encabezado6"/>
    <w:basedOn w:val="Normal"/>
    <w:next w:val="Textoindependiente"/>
    <w:rsid w:val="008F23B7"/>
    <w:pPr>
      <w:keepNext/>
      <w:spacing w:before="240" w:after="120"/>
    </w:pPr>
    <w:rPr>
      <w:rFonts w:ascii="Albany AMT" w:eastAsia="Albany AMT" w:hAnsi="Albany AMT" w:cs="Lucidasans"/>
      <w:sz w:val="28"/>
      <w:szCs w:val="28"/>
    </w:rPr>
  </w:style>
  <w:style w:type="paragraph" w:customStyle="1" w:styleId="Encabezado5">
    <w:name w:val="Encabezado5"/>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4">
    <w:name w:val="Encabezado4"/>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3">
    <w:name w:val="Encabezado3"/>
    <w:basedOn w:val="Normal"/>
    <w:next w:val="Textoindependiente"/>
    <w:rsid w:val="008F23B7"/>
    <w:pPr>
      <w:keepNext/>
      <w:spacing w:before="240" w:after="120"/>
    </w:pPr>
    <w:rPr>
      <w:rFonts w:ascii="DejaVu Sans" w:eastAsia="DejaVu Sans" w:hAnsi="DejaVu Sans" w:cs="DejaVu Sans"/>
      <w:sz w:val="28"/>
      <w:szCs w:val="28"/>
    </w:rPr>
  </w:style>
  <w:style w:type="paragraph" w:customStyle="1" w:styleId="Encabezado1">
    <w:name w:val="Encabezado1"/>
    <w:basedOn w:val="Normal"/>
    <w:next w:val="Textoindependiente"/>
    <w:rsid w:val="008F23B7"/>
    <w:pPr>
      <w:keepNext/>
      <w:spacing w:before="240" w:after="120"/>
    </w:pPr>
    <w:rPr>
      <w:rFonts w:ascii="DejaVu Sans" w:eastAsia="DejaVu Sans" w:hAnsi="DejaVu Sans" w:cs="DejaVu Sans"/>
      <w:sz w:val="28"/>
      <w:szCs w:val="28"/>
    </w:rPr>
  </w:style>
  <w:style w:type="paragraph" w:styleId="Encabezado">
    <w:name w:val="header"/>
    <w:basedOn w:val="Normal"/>
    <w:rsid w:val="008F23B7"/>
    <w:pPr>
      <w:tabs>
        <w:tab w:val="center" w:pos="4252"/>
        <w:tab w:val="right" w:pos="8504"/>
      </w:tabs>
    </w:pPr>
  </w:style>
  <w:style w:type="paragraph" w:styleId="Piedepgina">
    <w:name w:val="footer"/>
    <w:basedOn w:val="Normal"/>
    <w:rsid w:val="008F23B7"/>
    <w:pPr>
      <w:tabs>
        <w:tab w:val="center" w:pos="4252"/>
        <w:tab w:val="right" w:pos="8504"/>
      </w:tabs>
    </w:pPr>
  </w:style>
  <w:style w:type="paragraph" w:styleId="Textodeglobo">
    <w:name w:val="Balloon Text"/>
    <w:basedOn w:val="Normal"/>
    <w:rsid w:val="008F23B7"/>
    <w:rPr>
      <w:rFonts w:ascii="Tahoma" w:hAnsi="Tahoma" w:cs="Tahoma"/>
      <w:sz w:val="16"/>
      <w:szCs w:val="16"/>
    </w:rPr>
  </w:style>
  <w:style w:type="paragraph" w:customStyle="1" w:styleId="Contenidodelatabla">
    <w:name w:val="Contenido de la tabla"/>
    <w:basedOn w:val="Normal"/>
    <w:rsid w:val="008F23B7"/>
    <w:pPr>
      <w:suppressLineNumbers/>
    </w:pPr>
  </w:style>
  <w:style w:type="paragraph" w:customStyle="1" w:styleId="Encabezadodelatabla">
    <w:name w:val="Encabezado de la tabla"/>
    <w:basedOn w:val="Contenidodelatabla"/>
    <w:rsid w:val="008F23B7"/>
    <w:pPr>
      <w:jc w:val="center"/>
    </w:pPr>
    <w:rPr>
      <w:b/>
      <w:bCs/>
    </w:rPr>
  </w:style>
  <w:style w:type="paragraph" w:customStyle="1" w:styleId="Prrafodelista1">
    <w:name w:val="Párrafo de lista1"/>
    <w:basedOn w:val="Normal"/>
    <w:rsid w:val="008F23B7"/>
    <w:pPr>
      <w:ind w:left="708"/>
    </w:pPr>
  </w:style>
  <w:style w:type="paragraph" w:styleId="NormalWeb">
    <w:name w:val="Normal (Web)"/>
    <w:basedOn w:val="Normal"/>
    <w:rsid w:val="008F23B7"/>
    <w:pPr>
      <w:suppressAutoHyphens w:val="0"/>
      <w:spacing w:before="280" w:after="280"/>
    </w:pPr>
  </w:style>
  <w:style w:type="paragraph" w:customStyle="1" w:styleId="Listaconvietas21">
    <w:name w:val="Lista con viñetas 21"/>
    <w:basedOn w:val="Normal"/>
    <w:rsid w:val="008F23B7"/>
    <w:pPr>
      <w:tabs>
        <w:tab w:val="left" w:pos="720"/>
      </w:tabs>
      <w:ind w:left="-2520"/>
    </w:pPr>
    <w:rPr>
      <w:rFonts w:ascii="Arial" w:hAnsi="Arial" w:cs="Arial"/>
      <w:szCs w:val="20"/>
    </w:rPr>
  </w:style>
  <w:style w:type="paragraph" w:customStyle="1" w:styleId="Tablatitulo">
    <w:name w:val="Tabla titulo"/>
    <w:basedOn w:val="Normal"/>
    <w:rsid w:val="008F23B7"/>
    <w:pPr>
      <w:spacing w:line="360" w:lineRule="auto"/>
      <w:jc w:val="center"/>
    </w:pPr>
    <w:rPr>
      <w:rFonts w:ascii="Arial" w:hAnsi="Arial" w:cs="Arial"/>
      <w:sz w:val="22"/>
    </w:rPr>
  </w:style>
  <w:style w:type="paragraph" w:customStyle="1" w:styleId="CuadroTtulo">
    <w:name w:val="Cuadro Título"/>
    <w:rsid w:val="008F23B7"/>
    <w:pPr>
      <w:suppressAutoHyphens/>
      <w:ind w:right="-164"/>
      <w:jc w:val="center"/>
    </w:pPr>
    <w:rPr>
      <w:rFonts w:ascii="Arial" w:eastAsia="Arial" w:hAnsi="Arial" w:cs="Arial"/>
      <w:b/>
      <w:caps/>
      <w:sz w:val="16"/>
      <w:lang w:eastAsia="zh-CN"/>
    </w:rPr>
  </w:style>
  <w:style w:type="paragraph" w:customStyle="1" w:styleId="Cuadro">
    <w:name w:val="Cuadro"/>
    <w:rsid w:val="008F23B7"/>
    <w:pPr>
      <w:widowControl w:val="0"/>
      <w:suppressAutoHyphens/>
      <w:ind w:left="3" w:right="104" w:hanging="6"/>
      <w:jc w:val="both"/>
    </w:pPr>
    <w:rPr>
      <w:rFonts w:ascii="Arial" w:eastAsia="Arial" w:hAnsi="Arial" w:cs="Arial"/>
      <w:sz w:val="16"/>
      <w:szCs w:val="16"/>
      <w:lang w:eastAsia="zh-CN"/>
    </w:rPr>
  </w:style>
  <w:style w:type="paragraph" w:customStyle="1" w:styleId="Contenidodelmarco">
    <w:name w:val="Contenido del marco"/>
    <w:basedOn w:val="Textoindependiente"/>
    <w:rsid w:val="008F23B7"/>
  </w:style>
  <w:style w:type="paragraph" w:customStyle="1" w:styleId="TtulodeTDC1">
    <w:name w:val="Título de TDC1"/>
    <w:basedOn w:val="Ttulo1"/>
    <w:next w:val="Normal"/>
    <w:rsid w:val="008F23B7"/>
    <w:pPr>
      <w:keepLines/>
      <w:suppressAutoHyphens w:val="0"/>
      <w:spacing w:before="480" w:after="0" w:line="276" w:lineRule="auto"/>
    </w:pPr>
    <w:rPr>
      <w:rFonts w:ascii="Cambria" w:hAnsi="Cambria" w:cs="Times New Roman"/>
      <w:color w:val="365F91"/>
      <w:sz w:val="28"/>
      <w:szCs w:val="28"/>
    </w:rPr>
  </w:style>
  <w:style w:type="paragraph" w:styleId="ndice1">
    <w:name w:val="index 1"/>
    <w:basedOn w:val="Normal"/>
    <w:next w:val="Normal"/>
    <w:rsid w:val="008F23B7"/>
    <w:pPr>
      <w:ind w:left="240" w:hanging="240"/>
    </w:pPr>
  </w:style>
  <w:style w:type="paragraph" w:styleId="TDC1">
    <w:name w:val="toc 1"/>
    <w:basedOn w:val="Normal"/>
    <w:next w:val="Normal"/>
    <w:rsid w:val="008F23B7"/>
  </w:style>
  <w:style w:type="paragraph" w:styleId="TDC2">
    <w:name w:val="toc 2"/>
    <w:basedOn w:val="Normal"/>
    <w:next w:val="Normal"/>
    <w:rsid w:val="008F23B7"/>
    <w:pPr>
      <w:ind w:left="240"/>
    </w:pPr>
  </w:style>
  <w:style w:type="paragraph" w:styleId="TDC3">
    <w:name w:val="toc 3"/>
    <w:basedOn w:val="Normal"/>
    <w:next w:val="Normal"/>
    <w:rsid w:val="008F23B7"/>
    <w:pPr>
      <w:ind w:left="480"/>
    </w:pPr>
  </w:style>
  <w:style w:type="paragraph" w:customStyle="1" w:styleId="Epgrafe1">
    <w:name w:val="Epígrafe1"/>
    <w:basedOn w:val="Normal"/>
    <w:next w:val="Normal"/>
    <w:rsid w:val="008F23B7"/>
    <w:rPr>
      <w:b/>
      <w:bCs/>
      <w:sz w:val="20"/>
      <w:szCs w:val="20"/>
    </w:rPr>
  </w:style>
  <w:style w:type="paragraph" w:customStyle="1" w:styleId="Tabladeilustraciones1">
    <w:name w:val="Tabla de ilustraciones1"/>
    <w:basedOn w:val="Normal"/>
    <w:next w:val="Normal"/>
    <w:rsid w:val="008F23B7"/>
  </w:style>
  <w:style w:type="paragraph" w:customStyle="1" w:styleId="Textopreformateado">
    <w:name w:val="Texto preformateado"/>
    <w:basedOn w:val="Normal"/>
    <w:rsid w:val="008F23B7"/>
    <w:rPr>
      <w:rFonts w:ascii="Cumberland AMT" w:eastAsia="Cumberland AMT" w:hAnsi="Cumberland AMT" w:cs="Cumberland AMT"/>
      <w:sz w:val="20"/>
      <w:szCs w:val="20"/>
    </w:rPr>
  </w:style>
  <w:style w:type="paragraph" w:styleId="Prrafodelista">
    <w:name w:val="List Paragraph"/>
    <w:basedOn w:val="Normal"/>
    <w:qFormat/>
    <w:rsid w:val="008F23B7"/>
    <w:pPr>
      <w:ind w:left="708"/>
    </w:pPr>
  </w:style>
  <w:style w:type="paragraph" w:customStyle="1" w:styleId="Estilo1">
    <w:name w:val="Estilo1"/>
    <w:basedOn w:val="Normal"/>
    <w:rsid w:val="008F23B7"/>
    <w:pPr>
      <w:spacing w:line="360" w:lineRule="auto"/>
      <w:jc w:val="center"/>
    </w:pPr>
    <w:rPr>
      <w:rFonts w:ascii="Arial" w:hAnsi="Arial" w:cs="Arial"/>
      <w:b/>
      <w:bCs/>
      <w:sz w:val="22"/>
      <w:szCs w:val="22"/>
    </w:rPr>
  </w:style>
  <w:style w:type="paragraph" w:customStyle="1" w:styleId="Titulo2">
    <w:name w:val="Titulo 2"/>
    <w:basedOn w:val="Normal"/>
    <w:next w:val="Ttulo2"/>
    <w:rsid w:val="008F23B7"/>
    <w:pPr>
      <w:tabs>
        <w:tab w:val="num" w:pos="0"/>
      </w:tabs>
      <w:spacing w:line="360" w:lineRule="auto"/>
      <w:outlineLvl w:val="1"/>
    </w:pPr>
    <w:rPr>
      <w:rFonts w:ascii="Arial" w:hAnsi="Arial" w:cs="Arial"/>
      <w:b/>
      <w:sz w:val="22"/>
      <w:szCs w:val="22"/>
      <w:u w:val="single"/>
    </w:rPr>
  </w:style>
  <w:style w:type="paragraph" w:customStyle="1" w:styleId="Titulo1">
    <w:name w:val="Titulo 1"/>
    <w:basedOn w:val="Estilo1"/>
    <w:next w:val="Ttulo1"/>
    <w:rsid w:val="008F23B7"/>
  </w:style>
  <w:style w:type="paragraph" w:customStyle="1" w:styleId="Titulo3">
    <w:name w:val="Titulo 3"/>
    <w:basedOn w:val="Ttulo3"/>
    <w:next w:val="Ttulo3"/>
    <w:rsid w:val="008F23B7"/>
    <w:pPr>
      <w:tabs>
        <w:tab w:val="num" w:pos="630"/>
      </w:tabs>
      <w:spacing w:before="0" w:after="0" w:line="360" w:lineRule="auto"/>
    </w:pPr>
    <w:rPr>
      <w:sz w:val="22"/>
      <w:szCs w:val="22"/>
    </w:rPr>
  </w:style>
  <w:style w:type="paragraph" w:styleId="TtuloTDC">
    <w:name w:val="TOC Heading"/>
    <w:basedOn w:val="Ttulo1"/>
    <w:next w:val="Normal"/>
    <w:qFormat/>
    <w:rsid w:val="008F23B7"/>
    <w:pPr>
      <w:keepLines/>
      <w:tabs>
        <w:tab w:val="clear" w:pos="0"/>
      </w:tabs>
      <w:suppressAutoHyphens w:val="0"/>
      <w:spacing w:before="480" w:after="0" w:line="276" w:lineRule="auto"/>
    </w:pPr>
    <w:rPr>
      <w:rFonts w:ascii="Cambria" w:hAnsi="Cambria" w:cs="Times New Roman"/>
      <w:color w:val="365F91"/>
      <w:sz w:val="28"/>
      <w:szCs w:val="28"/>
    </w:rPr>
  </w:style>
  <w:style w:type="paragraph" w:styleId="TDC4">
    <w:name w:val="toc 4"/>
    <w:basedOn w:val="Normal"/>
    <w:next w:val="Normal"/>
    <w:rsid w:val="008F23B7"/>
    <w:pPr>
      <w:ind w:left="720"/>
    </w:pPr>
  </w:style>
  <w:style w:type="paragraph" w:styleId="TDC5">
    <w:name w:val="toc 5"/>
    <w:basedOn w:val="Normal"/>
    <w:next w:val="Normal"/>
    <w:rsid w:val="008F23B7"/>
    <w:pPr>
      <w:suppressAutoHyphens w:val="0"/>
      <w:spacing w:after="100" w:line="276" w:lineRule="auto"/>
      <w:ind w:left="880"/>
    </w:pPr>
    <w:rPr>
      <w:rFonts w:ascii="Calibri" w:hAnsi="Calibri"/>
      <w:sz w:val="22"/>
      <w:szCs w:val="22"/>
    </w:rPr>
  </w:style>
  <w:style w:type="paragraph" w:styleId="TDC6">
    <w:name w:val="toc 6"/>
    <w:basedOn w:val="Normal"/>
    <w:next w:val="Normal"/>
    <w:rsid w:val="008F23B7"/>
    <w:pPr>
      <w:suppressAutoHyphens w:val="0"/>
      <w:spacing w:after="100" w:line="276" w:lineRule="auto"/>
      <w:ind w:left="1100"/>
    </w:pPr>
    <w:rPr>
      <w:rFonts w:ascii="Calibri" w:hAnsi="Calibri"/>
      <w:sz w:val="22"/>
      <w:szCs w:val="22"/>
    </w:rPr>
  </w:style>
  <w:style w:type="paragraph" w:styleId="TDC7">
    <w:name w:val="toc 7"/>
    <w:basedOn w:val="Normal"/>
    <w:next w:val="Normal"/>
    <w:rsid w:val="008F23B7"/>
    <w:pPr>
      <w:suppressAutoHyphens w:val="0"/>
      <w:spacing w:after="100" w:line="276" w:lineRule="auto"/>
      <w:ind w:left="1320"/>
    </w:pPr>
    <w:rPr>
      <w:rFonts w:ascii="Calibri" w:hAnsi="Calibri"/>
      <w:sz w:val="22"/>
      <w:szCs w:val="22"/>
    </w:rPr>
  </w:style>
  <w:style w:type="paragraph" w:styleId="TDC8">
    <w:name w:val="toc 8"/>
    <w:basedOn w:val="Normal"/>
    <w:next w:val="Normal"/>
    <w:rsid w:val="008F23B7"/>
    <w:pPr>
      <w:suppressAutoHyphens w:val="0"/>
      <w:spacing w:after="100" w:line="276" w:lineRule="auto"/>
      <w:ind w:left="1540"/>
    </w:pPr>
    <w:rPr>
      <w:rFonts w:ascii="Calibri" w:hAnsi="Calibri"/>
      <w:sz w:val="22"/>
      <w:szCs w:val="22"/>
    </w:rPr>
  </w:style>
  <w:style w:type="paragraph" w:styleId="TDC9">
    <w:name w:val="toc 9"/>
    <w:basedOn w:val="Normal"/>
    <w:next w:val="Normal"/>
    <w:rsid w:val="008F23B7"/>
    <w:pPr>
      <w:suppressAutoHyphens w:val="0"/>
      <w:spacing w:after="100" w:line="276" w:lineRule="auto"/>
      <w:ind w:left="1760"/>
    </w:pPr>
    <w:rPr>
      <w:rFonts w:ascii="Calibri" w:hAnsi="Calibri"/>
      <w:sz w:val="22"/>
      <w:szCs w:val="22"/>
    </w:rPr>
  </w:style>
  <w:style w:type="paragraph" w:styleId="Sinespaciado">
    <w:name w:val="No Spacing"/>
    <w:qFormat/>
    <w:rsid w:val="008F23B7"/>
    <w:pPr>
      <w:suppressAutoHyphens/>
    </w:pPr>
    <w:rPr>
      <w:rFonts w:ascii="Calibri" w:hAnsi="Calibri" w:cs="Calibri"/>
      <w:sz w:val="22"/>
      <w:szCs w:val="22"/>
      <w:lang w:val="es-VE" w:eastAsia="zh-CN"/>
    </w:rPr>
  </w:style>
  <w:style w:type="paragraph" w:customStyle="1" w:styleId="ndicel10">
    <w:name w:val="Índicel 10"/>
    <w:basedOn w:val="ndice"/>
    <w:rsid w:val="008F23B7"/>
    <w:pPr>
      <w:tabs>
        <w:tab w:val="right" w:leader="dot" w:pos="7425"/>
      </w:tabs>
      <w:ind w:left="2547"/>
    </w:pPr>
  </w:style>
  <w:style w:type="paragraph" w:customStyle="1" w:styleId="justificar">
    <w:name w:val="justificar"/>
    <w:basedOn w:val="Normal"/>
    <w:rsid w:val="00E1427B"/>
    <w:pPr>
      <w:spacing w:before="280" w:after="280"/>
    </w:pPr>
    <w:rPr>
      <w:color w:val="00000A"/>
      <w:kern w:val="1"/>
      <w:lang w:val="es-VE" w:eastAsia="es-ES"/>
    </w:rPr>
  </w:style>
  <w:style w:type="paragraph" w:customStyle="1" w:styleId="DireccinHTML1">
    <w:name w:val="Dirección HTML1"/>
    <w:basedOn w:val="Normal"/>
    <w:rsid w:val="00E1427B"/>
    <w:rPr>
      <w:i/>
      <w:iCs/>
      <w:color w:val="00000A"/>
      <w:kern w:val="1"/>
      <w:lang w:val="es-VE" w:eastAsia="es-ES"/>
    </w:rPr>
  </w:style>
  <w:style w:type="table" w:customStyle="1" w:styleId="Sombreadoclaro-nfasis11">
    <w:name w:val="Sombreado claro - Énfasis 11"/>
    <w:basedOn w:val="Tablanormal"/>
    <w:uiPriority w:val="60"/>
    <w:rsid w:val="00E1427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
    <w:name w:val="Table Grid"/>
    <w:basedOn w:val="Tablanormal"/>
    <w:uiPriority w:val="59"/>
    <w:rsid w:val="0050482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Cuadrculaclara1">
    <w:name w:val="Cuadrícula clara1"/>
    <w:basedOn w:val="Tablanormal"/>
    <w:uiPriority w:val="62"/>
    <w:rsid w:val="003B022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
    <w:name w:val="Cuadrícula clara - Énfasis 11"/>
    <w:basedOn w:val="Tablanormal"/>
    <w:uiPriority w:val="62"/>
    <w:rsid w:val="003B022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3">
    <w:name w:val="Light Grid Accent 3"/>
    <w:basedOn w:val="Tablanormal"/>
    <w:uiPriority w:val="62"/>
    <w:rsid w:val="003B022D"/>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TableContents">
    <w:name w:val="Table Contents"/>
    <w:basedOn w:val="Normal"/>
    <w:rsid w:val="009211D6"/>
    <w:pPr>
      <w:widowControl w:val="0"/>
      <w:suppressLineNumbers/>
    </w:pPr>
    <w:rPr>
      <w:rFonts w:ascii="Liberation Serif" w:eastAsia="Droid Sans Fallback" w:hAnsi="Liberation Serif" w:cs="FreeSans"/>
      <w:kern w:val="1"/>
      <w:lang w:val="es-VE" w:bidi="hi-IN"/>
    </w:rPr>
  </w:style>
  <w:style w:type="character" w:styleId="Refdecomentario">
    <w:name w:val="annotation reference"/>
    <w:basedOn w:val="Fuentedeprrafopredeter"/>
    <w:uiPriority w:val="99"/>
    <w:semiHidden/>
    <w:unhideWhenUsed/>
    <w:rsid w:val="004D34CC"/>
    <w:rPr>
      <w:sz w:val="16"/>
      <w:szCs w:val="16"/>
    </w:rPr>
  </w:style>
  <w:style w:type="paragraph" w:styleId="Textocomentario">
    <w:name w:val="annotation text"/>
    <w:basedOn w:val="Normal"/>
    <w:link w:val="TextocomentarioCar"/>
    <w:uiPriority w:val="99"/>
    <w:semiHidden/>
    <w:unhideWhenUsed/>
    <w:rsid w:val="004D34CC"/>
    <w:rPr>
      <w:sz w:val="20"/>
      <w:szCs w:val="20"/>
    </w:rPr>
  </w:style>
  <w:style w:type="character" w:customStyle="1" w:styleId="TextocomentarioCar">
    <w:name w:val="Texto comentario Car"/>
    <w:basedOn w:val="Fuentedeprrafopredeter"/>
    <w:link w:val="Textocomentario"/>
    <w:uiPriority w:val="99"/>
    <w:semiHidden/>
    <w:rsid w:val="004D34CC"/>
    <w:rPr>
      <w:lang w:eastAsia="zh-CN"/>
    </w:rPr>
  </w:style>
  <w:style w:type="paragraph" w:styleId="Asuntodelcomentario">
    <w:name w:val="annotation subject"/>
    <w:basedOn w:val="Textocomentario"/>
    <w:next w:val="Textocomentario"/>
    <w:link w:val="AsuntodelcomentarioCar"/>
    <w:uiPriority w:val="99"/>
    <w:semiHidden/>
    <w:unhideWhenUsed/>
    <w:rsid w:val="004D34CC"/>
    <w:rPr>
      <w:b/>
      <w:bCs/>
    </w:rPr>
  </w:style>
  <w:style w:type="character" w:customStyle="1" w:styleId="AsuntodelcomentarioCar">
    <w:name w:val="Asunto del comentario Car"/>
    <w:basedOn w:val="TextocomentarioCar"/>
    <w:link w:val="Asuntodelcomentario"/>
    <w:uiPriority w:val="99"/>
    <w:semiHidden/>
    <w:rsid w:val="004D34CC"/>
    <w:rPr>
      <w:b/>
      <w:bC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81651">
      <w:bodyDiv w:val="1"/>
      <w:marLeft w:val="0"/>
      <w:marRight w:val="0"/>
      <w:marTop w:val="0"/>
      <w:marBottom w:val="0"/>
      <w:divBdr>
        <w:top w:val="none" w:sz="0" w:space="0" w:color="auto"/>
        <w:left w:val="none" w:sz="0" w:space="0" w:color="auto"/>
        <w:bottom w:val="none" w:sz="0" w:space="0" w:color="auto"/>
        <w:right w:val="none" w:sz="0" w:space="0" w:color="auto"/>
      </w:divBdr>
      <w:divsChild>
        <w:div w:id="1034617302">
          <w:marLeft w:val="0"/>
          <w:marRight w:val="0"/>
          <w:marTop w:val="0"/>
          <w:marBottom w:val="0"/>
          <w:divBdr>
            <w:top w:val="none" w:sz="0" w:space="0" w:color="auto"/>
            <w:left w:val="none" w:sz="0" w:space="0" w:color="auto"/>
            <w:bottom w:val="none" w:sz="0" w:space="0" w:color="auto"/>
            <w:right w:val="none" w:sz="0" w:space="0" w:color="auto"/>
          </w:divBdr>
        </w:div>
      </w:divsChild>
    </w:div>
    <w:div w:id="554660724">
      <w:bodyDiv w:val="1"/>
      <w:marLeft w:val="0"/>
      <w:marRight w:val="0"/>
      <w:marTop w:val="0"/>
      <w:marBottom w:val="0"/>
      <w:divBdr>
        <w:top w:val="none" w:sz="0" w:space="0" w:color="auto"/>
        <w:left w:val="none" w:sz="0" w:space="0" w:color="auto"/>
        <w:bottom w:val="none" w:sz="0" w:space="0" w:color="auto"/>
        <w:right w:val="none" w:sz="0" w:space="0" w:color="auto"/>
      </w:divBdr>
      <w:divsChild>
        <w:div w:id="671907579">
          <w:marLeft w:val="0"/>
          <w:marRight w:val="0"/>
          <w:marTop w:val="0"/>
          <w:marBottom w:val="0"/>
          <w:divBdr>
            <w:top w:val="none" w:sz="0" w:space="0" w:color="auto"/>
            <w:left w:val="none" w:sz="0" w:space="0" w:color="auto"/>
            <w:bottom w:val="none" w:sz="0" w:space="0" w:color="auto"/>
            <w:right w:val="none" w:sz="0" w:space="0" w:color="auto"/>
          </w:divBdr>
        </w:div>
      </w:divsChild>
    </w:div>
    <w:div w:id="1323242373">
      <w:bodyDiv w:val="1"/>
      <w:marLeft w:val="0"/>
      <w:marRight w:val="0"/>
      <w:marTop w:val="0"/>
      <w:marBottom w:val="0"/>
      <w:divBdr>
        <w:top w:val="none" w:sz="0" w:space="0" w:color="auto"/>
        <w:left w:val="none" w:sz="0" w:space="0" w:color="auto"/>
        <w:bottom w:val="none" w:sz="0" w:space="0" w:color="auto"/>
        <w:right w:val="none" w:sz="0" w:space="0" w:color="auto"/>
      </w:divBdr>
      <w:divsChild>
        <w:div w:id="651520883">
          <w:marLeft w:val="0"/>
          <w:marRight w:val="0"/>
          <w:marTop w:val="0"/>
          <w:marBottom w:val="0"/>
          <w:divBdr>
            <w:top w:val="none" w:sz="0" w:space="0" w:color="auto"/>
            <w:left w:val="none" w:sz="0" w:space="0" w:color="auto"/>
            <w:bottom w:val="none" w:sz="0" w:space="0" w:color="auto"/>
            <w:right w:val="none" w:sz="0" w:space="0" w:color="auto"/>
          </w:divBdr>
        </w:div>
      </w:divsChild>
    </w:div>
    <w:div w:id="1361978615">
      <w:bodyDiv w:val="1"/>
      <w:marLeft w:val="0"/>
      <w:marRight w:val="0"/>
      <w:marTop w:val="0"/>
      <w:marBottom w:val="0"/>
      <w:divBdr>
        <w:top w:val="none" w:sz="0" w:space="0" w:color="auto"/>
        <w:left w:val="none" w:sz="0" w:space="0" w:color="auto"/>
        <w:bottom w:val="none" w:sz="0" w:space="0" w:color="auto"/>
        <w:right w:val="none" w:sz="0" w:space="0" w:color="auto"/>
      </w:divBdr>
    </w:div>
    <w:div w:id="181772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00/sfp-tipovariables" TargetMode="External"/><Relationship Id="rId117" Type="http://schemas.openxmlformats.org/officeDocument/2006/relationships/theme" Target="theme/theme1.xml"/><Relationship Id="rId21" Type="http://schemas.openxmlformats.org/officeDocument/2006/relationships/hyperlink" Target="http://localhost:8000/sfp-plancuentas"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6" Type="http://schemas.openxmlformats.org/officeDocument/2006/relationships/image" Target="media/image6.jpeg"/><Relationship Id="rId107" Type="http://schemas.openxmlformats.org/officeDocument/2006/relationships/image" Target="media/image84.png"/><Relationship Id="rId11" Type="http://schemas.openxmlformats.org/officeDocument/2006/relationships/comments" Target="comments.xml"/><Relationship Id="rId24" Type="http://schemas.openxmlformats.org/officeDocument/2006/relationships/hyperlink" Target="http://localhost:8000/sfp-unidadmedidas" TargetMode="External"/><Relationship Id="rId32" Type="http://schemas.openxmlformats.org/officeDocument/2006/relationships/hyperlink" Target="http://localhost:8000/sfp-fuentefinanciamientos"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102" Type="http://schemas.openxmlformats.org/officeDocument/2006/relationships/image" Target="media/image79.png"/><Relationship Id="rId110" Type="http://schemas.openxmlformats.org/officeDocument/2006/relationships/image" Target="media/image87.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localhost:8000/sfp-centrocostos" TargetMode="External"/><Relationship Id="rId27" Type="http://schemas.openxmlformats.org/officeDocument/2006/relationships/hyperlink" Target="http://localhost:8000/sfp-variableeconomicas" TargetMode="External"/><Relationship Id="rId30" Type="http://schemas.openxmlformats.org/officeDocument/2006/relationships/hyperlink" Target="http://localhost:8000/sfp-accionespecificas"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13" Type="http://schemas.openxmlformats.org/officeDocument/2006/relationships/image" Target="media/image90.png"/><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hyperlink" Target="http://localhost:8000/sfp-recursos"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microsoft.com/office/2011/relationships/people" Target="people.xml"/><Relationship Id="rId20" Type="http://schemas.openxmlformats.org/officeDocument/2006/relationships/hyperlink" Target="http://localhost:8000/sfp-empresas"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localhost:8000/sfp-partes" TargetMode="External"/><Relationship Id="rId28" Type="http://schemas.openxmlformats.org/officeDocument/2006/relationships/hyperlink" Target="http://localhost:8000/sfp-proyectos"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0" Type="http://schemas.openxmlformats.org/officeDocument/2006/relationships/footer" Target="footer1.xml"/><Relationship Id="rId31" Type="http://schemas.openxmlformats.org/officeDocument/2006/relationships/hyperlink" Target="http://localhost:8000/sfp-actividades"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8.png"/><Relationship Id="rId39" Type="http://schemas.openxmlformats.org/officeDocument/2006/relationships/image" Target="media/image16.png"/><Relationship Id="rId109" Type="http://schemas.openxmlformats.org/officeDocument/2006/relationships/image" Target="media/image8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hyperlink" Target="http://localhost:8000/sfp-unidadadministrativa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717D0-4ABC-433D-9BDA-230EE312E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1</Pages>
  <Words>12633</Words>
  <Characters>69483</Characters>
  <Application>Microsoft Office Word</Application>
  <DocSecurity>0</DocSecurity>
  <Lines>579</Lines>
  <Paragraphs>163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81953</CharactersWithSpaces>
  <SharedDoc>false</SharedDoc>
  <HLinks>
    <vt:vector size="198" baseType="variant">
      <vt:variant>
        <vt:i4>7143455</vt:i4>
      </vt:variant>
      <vt:variant>
        <vt:i4>96</vt:i4>
      </vt:variant>
      <vt:variant>
        <vt:i4>0</vt:i4>
      </vt:variant>
      <vt:variant>
        <vt:i4>5</vt:i4>
      </vt:variant>
      <vt:variant>
        <vt:lpwstr/>
      </vt:variant>
      <vt:variant>
        <vt:lpwstr>__RefHeading__65_1895054565</vt:lpwstr>
      </vt:variant>
      <vt:variant>
        <vt:i4>7012383</vt:i4>
      </vt:variant>
      <vt:variant>
        <vt:i4>93</vt:i4>
      </vt:variant>
      <vt:variant>
        <vt:i4>0</vt:i4>
      </vt:variant>
      <vt:variant>
        <vt:i4>5</vt:i4>
      </vt:variant>
      <vt:variant>
        <vt:lpwstr/>
      </vt:variant>
      <vt:variant>
        <vt:lpwstr>__RefHeading__63_1895054565</vt:lpwstr>
      </vt:variant>
      <vt:variant>
        <vt:i4>6881311</vt:i4>
      </vt:variant>
      <vt:variant>
        <vt:i4>90</vt:i4>
      </vt:variant>
      <vt:variant>
        <vt:i4>0</vt:i4>
      </vt:variant>
      <vt:variant>
        <vt:i4>5</vt:i4>
      </vt:variant>
      <vt:variant>
        <vt:lpwstr/>
      </vt:variant>
      <vt:variant>
        <vt:lpwstr>__RefHeading__61_1895054565</vt:lpwstr>
      </vt:variant>
      <vt:variant>
        <vt:i4>6357020</vt:i4>
      </vt:variant>
      <vt:variant>
        <vt:i4>87</vt:i4>
      </vt:variant>
      <vt:variant>
        <vt:i4>0</vt:i4>
      </vt:variant>
      <vt:variant>
        <vt:i4>5</vt:i4>
      </vt:variant>
      <vt:variant>
        <vt:lpwstr/>
      </vt:variant>
      <vt:variant>
        <vt:lpwstr>__RefHeading__59_1895054565</vt:lpwstr>
      </vt:variant>
      <vt:variant>
        <vt:i4>7274524</vt:i4>
      </vt:variant>
      <vt:variant>
        <vt:i4>84</vt:i4>
      </vt:variant>
      <vt:variant>
        <vt:i4>0</vt:i4>
      </vt:variant>
      <vt:variant>
        <vt:i4>5</vt:i4>
      </vt:variant>
      <vt:variant>
        <vt:lpwstr/>
      </vt:variant>
      <vt:variant>
        <vt:lpwstr>__RefHeading__57_1895054565</vt:lpwstr>
      </vt:variant>
      <vt:variant>
        <vt:i4>7143452</vt:i4>
      </vt:variant>
      <vt:variant>
        <vt:i4>81</vt:i4>
      </vt:variant>
      <vt:variant>
        <vt:i4>0</vt:i4>
      </vt:variant>
      <vt:variant>
        <vt:i4>5</vt:i4>
      </vt:variant>
      <vt:variant>
        <vt:lpwstr/>
      </vt:variant>
      <vt:variant>
        <vt:lpwstr>__RefHeading__55_1895054565</vt:lpwstr>
      </vt:variant>
      <vt:variant>
        <vt:i4>7012380</vt:i4>
      </vt:variant>
      <vt:variant>
        <vt:i4>78</vt:i4>
      </vt:variant>
      <vt:variant>
        <vt:i4>0</vt:i4>
      </vt:variant>
      <vt:variant>
        <vt:i4>5</vt:i4>
      </vt:variant>
      <vt:variant>
        <vt:lpwstr/>
      </vt:variant>
      <vt:variant>
        <vt:lpwstr>__RefHeading__53_1895054565</vt:lpwstr>
      </vt:variant>
      <vt:variant>
        <vt:i4>6881308</vt:i4>
      </vt:variant>
      <vt:variant>
        <vt:i4>75</vt:i4>
      </vt:variant>
      <vt:variant>
        <vt:i4>0</vt:i4>
      </vt:variant>
      <vt:variant>
        <vt:i4>5</vt:i4>
      </vt:variant>
      <vt:variant>
        <vt:lpwstr/>
      </vt:variant>
      <vt:variant>
        <vt:lpwstr>__RefHeading__51_1895054565</vt:lpwstr>
      </vt:variant>
      <vt:variant>
        <vt:i4>6357021</vt:i4>
      </vt:variant>
      <vt:variant>
        <vt:i4>72</vt:i4>
      </vt:variant>
      <vt:variant>
        <vt:i4>0</vt:i4>
      </vt:variant>
      <vt:variant>
        <vt:i4>5</vt:i4>
      </vt:variant>
      <vt:variant>
        <vt:lpwstr/>
      </vt:variant>
      <vt:variant>
        <vt:lpwstr>__RefHeading__49_1895054565</vt:lpwstr>
      </vt:variant>
      <vt:variant>
        <vt:i4>7274525</vt:i4>
      </vt:variant>
      <vt:variant>
        <vt:i4>69</vt:i4>
      </vt:variant>
      <vt:variant>
        <vt:i4>0</vt:i4>
      </vt:variant>
      <vt:variant>
        <vt:i4>5</vt:i4>
      </vt:variant>
      <vt:variant>
        <vt:lpwstr/>
      </vt:variant>
      <vt:variant>
        <vt:lpwstr>__RefHeading__47_1895054565</vt:lpwstr>
      </vt:variant>
      <vt:variant>
        <vt:i4>7143453</vt:i4>
      </vt:variant>
      <vt:variant>
        <vt:i4>66</vt:i4>
      </vt:variant>
      <vt:variant>
        <vt:i4>0</vt:i4>
      </vt:variant>
      <vt:variant>
        <vt:i4>5</vt:i4>
      </vt:variant>
      <vt:variant>
        <vt:lpwstr/>
      </vt:variant>
      <vt:variant>
        <vt:lpwstr>__RefHeading__45_1895054565</vt:lpwstr>
      </vt:variant>
      <vt:variant>
        <vt:i4>7012381</vt:i4>
      </vt:variant>
      <vt:variant>
        <vt:i4>63</vt:i4>
      </vt:variant>
      <vt:variant>
        <vt:i4>0</vt:i4>
      </vt:variant>
      <vt:variant>
        <vt:i4>5</vt:i4>
      </vt:variant>
      <vt:variant>
        <vt:lpwstr/>
      </vt:variant>
      <vt:variant>
        <vt:lpwstr>__RefHeading__43_1895054565</vt:lpwstr>
      </vt:variant>
      <vt:variant>
        <vt:i4>6881309</vt:i4>
      </vt:variant>
      <vt:variant>
        <vt:i4>60</vt:i4>
      </vt:variant>
      <vt:variant>
        <vt:i4>0</vt:i4>
      </vt:variant>
      <vt:variant>
        <vt:i4>5</vt:i4>
      </vt:variant>
      <vt:variant>
        <vt:lpwstr/>
      </vt:variant>
      <vt:variant>
        <vt:lpwstr>__RefHeading__41_1895054565</vt:lpwstr>
      </vt:variant>
      <vt:variant>
        <vt:i4>6357018</vt:i4>
      </vt:variant>
      <vt:variant>
        <vt:i4>57</vt:i4>
      </vt:variant>
      <vt:variant>
        <vt:i4>0</vt:i4>
      </vt:variant>
      <vt:variant>
        <vt:i4>5</vt:i4>
      </vt:variant>
      <vt:variant>
        <vt:lpwstr/>
      </vt:variant>
      <vt:variant>
        <vt:lpwstr>__RefHeading__39_1895054565</vt:lpwstr>
      </vt:variant>
      <vt:variant>
        <vt:i4>7274522</vt:i4>
      </vt:variant>
      <vt:variant>
        <vt:i4>54</vt:i4>
      </vt:variant>
      <vt:variant>
        <vt:i4>0</vt:i4>
      </vt:variant>
      <vt:variant>
        <vt:i4>5</vt:i4>
      </vt:variant>
      <vt:variant>
        <vt:lpwstr/>
      </vt:variant>
      <vt:variant>
        <vt:lpwstr>__RefHeading__37_1895054565</vt:lpwstr>
      </vt:variant>
      <vt:variant>
        <vt:i4>7143450</vt:i4>
      </vt:variant>
      <vt:variant>
        <vt:i4>51</vt:i4>
      </vt:variant>
      <vt:variant>
        <vt:i4>0</vt:i4>
      </vt:variant>
      <vt:variant>
        <vt:i4>5</vt:i4>
      </vt:variant>
      <vt:variant>
        <vt:lpwstr/>
      </vt:variant>
      <vt:variant>
        <vt:lpwstr>__RefHeading__35_1895054565</vt:lpwstr>
      </vt:variant>
      <vt:variant>
        <vt:i4>7012378</vt:i4>
      </vt:variant>
      <vt:variant>
        <vt:i4>48</vt:i4>
      </vt:variant>
      <vt:variant>
        <vt:i4>0</vt:i4>
      </vt:variant>
      <vt:variant>
        <vt:i4>5</vt:i4>
      </vt:variant>
      <vt:variant>
        <vt:lpwstr/>
      </vt:variant>
      <vt:variant>
        <vt:lpwstr>__RefHeading__33_1895054565</vt:lpwstr>
      </vt:variant>
      <vt:variant>
        <vt:i4>6881306</vt:i4>
      </vt:variant>
      <vt:variant>
        <vt:i4>45</vt:i4>
      </vt:variant>
      <vt:variant>
        <vt:i4>0</vt:i4>
      </vt:variant>
      <vt:variant>
        <vt:i4>5</vt:i4>
      </vt:variant>
      <vt:variant>
        <vt:lpwstr/>
      </vt:variant>
      <vt:variant>
        <vt:lpwstr>__RefHeading__31_1895054565</vt:lpwstr>
      </vt:variant>
      <vt:variant>
        <vt:i4>6357019</vt:i4>
      </vt:variant>
      <vt:variant>
        <vt:i4>42</vt:i4>
      </vt:variant>
      <vt:variant>
        <vt:i4>0</vt:i4>
      </vt:variant>
      <vt:variant>
        <vt:i4>5</vt:i4>
      </vt:variant>
      <vt:variant>
        <vt:lpwstr/>
      </vt:variant>
      <vt:variant>
        <vt:lpwstr>__RefHeading__29_1895054565</vt:lpwstr>
      </vt:variant>
      <vt:variant>
        <vt:i4>7274523</vt:i4>
      </vt:variant>
      <vt:variant>
        <vt:i4>39</vt:i4>
      </vt:variant>
      <vt:variant>
        <vt:i4>0</vt:i4>
      </vt:variant>
      <vt:variant>
        <vt:i4>5</vt:i4>
      </vt:variant>
      <vt:variant>
        <vt:lpwstr/>
      </vt:variant>
      <vt:variant>
        <vt:lpwstr>__RefHeading__27_1895054565</vt:lpwstr>
      </vt:variant>
      <vt:variant>
        <vt:i4>7143451</vt:i4>
      </vt:variant>
      <vt:variant>
        <vt:i4>36</vt:i4>
      </vt:variant>
      <vt:variant>
        <vt:i4>0</vt:i4>
      </vt:variant>
      <vt:variant>
        <vt:i4>5</vt:i4>
      </vt:variant>
      <vt:variant>
        <vt:lpwstr/>
      </vt:variant>
      <vt:variant>
        <vt:lpwstr>__RefHeading__25_1895054565</vt:lpwstr>
      </vt:variant>
      <vt:variant>
        <vt:i4>7012379</vt:i4>
      </vt:variant>
      <vt:variant>
        <vt:i4>33</vt:i4>
      </vt:variant>
      <vt:variant>
        <vt:i4>0</vt:i4>
      </vt:variant>
      <vt:variant>
        <vt:i4>5</vt:i4>
      </vt:variant>
      <vt:variant>
        <vt:lpwstr/>
      </vt:variant>
      <vt:variant>
        <vt:lpwstr>__RefHeading__23_1895054565</vt:lpwstr>
      </vt:variant>
      <vt:variant>
        <vt:i4>6881307</vt:i4>
      </vt:variant>
      <vt:variant>
        <vt:i4>30</vt:i4>
      </vt:variant>
      <vt:variant>
        <vt:i4>0</vt:i4>
      </vt:variant>
      <vt:variant>
        <vt:i4>5</vt:i4>
      </vt:variant>
      <vt:variant>
        <vt:lpwstr/>
      </vt:variant>
      <vt:variant>
        <vt:lpwstr>__RefHeading__21_1895054565</vt:lpwstr>
      </vt:variant>
      <vt:variant>
        <vt:i4>6357016</vt:i4>
      </vt:variant>
      <vt:variant>
        <vt:i4>27</vt:i4>
      </vt:variant>
      <vt:variant>
        <vt:i4>0</vt:i4>
      </vt:variant>
      <vt:variant>
        <vt:i4>5</vt:i4>
      </vt:variant>
      <vt:variant>
        <vt:lpwstr/>
      </vt:variant>
      <vt:variant>
        <vt:lpwstr>__RefHeading__19_1895054565</vt:lpwstr>
      </vt:variant>
      <vt:variant>
        <vt:i4>7274520</vt:i4>
      </vt:variant>
      <vt:variant>
        <vt:i4>24</vt:i4>
      </vt:variant>
      <vt:variant>
        <vt:i4>0</vt:i4>
      </vt:variant>
      <vt:variant>
        <vt:i4>5</vt:i4>
      </vt:variant>
      <vt:variant>
        <vt:lpwstr/>
      </vt:variant>
      <vt:variant>
        <vt:lpwstr>__RefHeading__17_1895054565</vt:lpwstr>
      </vt:variant>
      <vt:variant>
        <vt:i4>7143448</vt:i4>
      </vt:variant>
      <vt:variant>
        <vt:i4>21</vt:i4>
      </vt:variant>
      <vt:variant>
        <vt:i4>0</vt:i4>
      </vt:variant>
      <vt:variant>
        <vt:i4>5</vt:i4>
      </vt:variant>
      <vt:variant>
        <vt:lpwstr/>
      </vt:variant>
      <vt:variant>
        <vt:lpwstr>__RefHeading__15_1895054565</vt:lpwstr>
      </vt:variant>
      <vt:variant>
        <vt:i4>7012376</vt:i4>
      </vt:variant>
      <vt:variant>
        <vt:i4>18</vt:i4>
      </vt:variant>
      <vt:variant>
        <vt:i4>0</vt:i4>
      </vt:variant>
      <vt:variant>
        <vt:i4>5</vt:i4>
      </vt:variant>
      <vt:variant>
        <vt:lpwstr/>
      </vt:variant>
      <vt:variant>
        <vt:lpwstr>__RefHeading__13_1895054565</vt:lpwstr>
      </vt:variant>
      <vt:variant>
        <vt:i4>6881304</vt:i4>
      </vt:variant>
      <vt:variant>
        <vt:i4>15</vt:i4>
      </vt:variant>
      <vt:variant>
        <vt:i4>0</vt:i4>
      </vt:variant>
      <vt:variant>
        <vt:i4>5</vt:i4>
      </vt:variant>
      <vt:variant>
        <vt:lpwstr/>
      </vt:variant>
      <vt:variant>
        <vt:lpwstr>__RefHeading__11_1895054565</vt:lpwstr>
      </vt:variant>
      <vt:variant>
        <vt:i4>327800</vt:i4>
      </vt:variant>
      <vt:variant>
        <vt:i4>12</vt:i4>
      </vt:variant>
      <vt:variant>
        <vt:i4>0</vt:i4>
      </vt:variant>
      <vt:variant>
        <vt:i4>5</vt:i4>
      </vt:variant>
      <vt:variant>
        <vt:lpwstr/>
      </vt:variant>
      <vt:variant>
        <vt:lpwstr>__RefHeading__9_1895054565</vt:lpwstr>
      </vt:variant>
      <vt:variant>
        <vt:i4>327798</vt:i4>
      </vt:variant>
      <vt:variant>
        <vt:i4>9</vt:i4>
      </vt:variant>
      <vt:variant>
        <vt:i4>0</vt:i4>
      </vt:variant>
      <vt:variant>
        <vt:i4>5</vt:i4>
      </vt:variant>
      <vt:variant>
        <vt:lpwstr/>
      </vt:variant>
      <vt:variant>
        <vt:lpwstr>__RefHeading__7_1895054565</vt:lpwstr>
      </vt:variant>
      <vt:variant>
        <vt:i4>327796</vt:i4>
      </vt:variant>
      <vt:variant>
        <vt:i4>6</vt:i4>
      </vt:variant>
      <vt:variant>
        <vt:i4>0</vt:i4>
      </vt:variant>
      <vt:variant>
        <vt:i4>5</vt:i4>
      </vt:variant>
      <vt:variant>
        <vt:lpwstr/>
      </vt:variant>
      <vt:variant>
        <vt:lpwstr>__RefHeading__5_1895054565</vt:lpwstr>
      </vt:variant>
      <vt:variant>
        <vt:i4>327794</vt:i4>
      </vt:variant>
      <vt:variant>
        <vt:i4>3</vt:i4>
      </vt:variant>
      <vt:variant>
        <vt:i4>0</vt:i4>
      </vt:variant>
      <vt:variant>
        <vt:i4>5</vt:i4>
      </vt:variant>
      <vt:variant>
        <vt:lpwstr/>
      </vt:variant>
      <vt:variant>
        <vt:lpwstr>__RefHeading__3_1895054565</vt:lpwstr>
      </vt:variant>
      <vt:variant>
        <vt:i4>327792</vt:i4>
      </vt:variant>
      <vt:variant>
        <vt:i4>0</vt:i4>
      </vt:variant>
      <vt:variant>
        <vt:i4>0</vt:i4>
      </vt:variant>
      <vt:variant>
        <vt:i4>5</vt:i4>
      </vt:variant>
      <vt:variant>
        <vt:lpwstr/>
      </vt:variant>
      <vt:variant>
        <vt:lpwstr>__RefHeading__1_1895054565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c:creator>
  <cp:lastModifiedBy>Carlos Abaffy</cp:lastModifiedBy>
  <cp:revision>291</cp:revision>
  <cp:lastPrinted>2009-10-19T14:45:00Z</cp:lastPrinted>
  <dcterms:created xsi:type="dcterms:W3CDTF">2018-06-19T05:59:00Z</dcterms:created>
  <dcterms:modified xsi:type="dcterms:W3CDTF">2018-10-09T11:26:00Z</dcterms:modified>
</cp:coreProperties>
</file>